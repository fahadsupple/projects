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ixdut0erdv1j" w:id="0"/>
      <w:bookmarkEnd w:id="0"/>
      <w:r w:rsidDel="00000000" w:rsidR="00000000" w:rsidRPr="00000000">
        <w:rPr>
          <w:b w:val="1"/>
          <w:bCs w:val="1"/>
          <w:rtl w:val="0"/>
        </w:rPr>
        <w:t xml:space="preserve">Page 1 </w:t>
      </w:r>
    </w:p>
    <w:p w:rsidR="00000000" w:rsidDel="00000000" w:rsidP="00000000" w:rsidRDefault="00000000" w:rsidRPr="00000000" w14:paraId="00000002">
      <w:pPr>
        <w:rPr>
          <w:b w:val="1"/>
          <w:bCs w:val="1"/>
        </w:rPr>
      </w:pPr>
      <w:r w:rsidDel="00000000" w:rsidR="00000000" w:rsidRPr="00000000">
        <w:rPr>
          <w:b w:val="1"/>
          <w:bCs w:val="1"/>
          <w:rtl w:val="0"/>
        </w:rPr>
        <w:t xml:space="preserve">URL: https://flourishelc.com.au/daycare-childcare-oakville-nsw/</w:t>
      </w:r>
    </w:p>
    <w:p w:rsidR="00000000" w:rsidDel="00000000" w:rsidP="00000000" w:rsidRDefault="00000000" w:rsidRPr="00000000" w14:paraId="00000003">
      <w:pPr>
        <w:rPr/>
      </w:pPr>
      <w:r w:rsidDel="00000000" w:rsidR="00000000" w:rsidRPr="00000000">
        <w:rPr>
          <w:rtl w:val="0"/>
        </w:rPr>
        <w:t xml:space="preserve">Page Type: Location Page</w:t>
      </w:r>
    </w:p>
    <w:p w:rsidR="00000000" w:rsidDel="00000000" w:rsidP="00000000" w:rsidRDefault="00000000" w:rsidRPr="00000000" w14:paraId="00000004">
      <w:pPr>
        <w:rPr/>
      </w:pPr>
      <w:r w:rsidDel="00000000" w:rsidR="00000000" w:rsidRPr="00000000">
        <w:rPr>
          <w:rtl w:val="0"/>
        </w:rPr>
        <w:t xml:space="preserve">Content Type: New Content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Keywords:</w:t>
      </w:r>
    </w:p>
    <w:p w:rsidR="00000000" w:rsidDel="00000000" w:rsidP="00000000" w:rsidRDefault="00000000" w:rsidRPr="00000000" w14:paraId="00000007">
      <w:pPr>
        <w:rPr>
          <w:b w:val="1"/>
          <w:bCs w:val="1"/>
        </w:rPr>
      </w:pPr>
      <w:r w:rsidDel="00000000" w:rsidR="00000000" w:rsidRPr="00000000">
        <w:rPr>
          <w:b w:val="1"/>
          <w:bCs w:val="1"/>
          <w:rtl w:val="0"/>
        </w:rPr>
        <w:t xml:space="preserve">Primary keyword: childcare oakville</w:t>
      </w:r>
    </w:p>
    <w:p w:rsidR="00000000" w:rsidDel="00000000" w:rsidP="00000000" w:rsidRDefault="00000000" w:rsidRPr="00000000" w14:paraId="00000008">
      <w:pPr>
        <w:rPr/>
      </w:pPr>
      <w:r w:rsidDel="00000000" w:rsidR="00000000" w:rsidRPr="00000000">
        <w:rPr>
          <w:rtl w:val="0"/>
        </w:rPr>
        <w:t xml:space="preserve">Secondary keywords: daycare oakville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Content:</w:t>
      </w:r>
    </w:p>
    <w:p w:rsidR="00000000" w:rsidDel="00000000" w:rsidP="00000000" w:rsidRDefault="00000000" w:rsidRPr="00000000" w14:paraId="0000000B">
      <w:pPr>
        <w:rPr/>
      </w:pPr>
      <w:r w:rsidDel="00000000" w:rsidR="00000000" w:rsidRPr="00000000">
        <w:rPr>
          <w:rtl w:val="0"/>
        </w:rPr>
        <w:t xml:space="preserve">Meta Title: Expert Childcare Oakville - Premium Early Learning Centre</w:t>
      </w:r>
    </w:p>
    <w:p w:rsidR="00000000" w:rsidDel="00000000" w:rsidP="00000000" w:rsidRDefault="00000000" w:rsidRPr="00000000" w14:paraId="0000000C">
      <w:pPr>
        <w:rPr/>
      </w:pPr>
      <w:r w:rsidDel="00000000" w:rsidR="00000000" w:rsidRPr="00000000">
        <w:rPr>
          <w:rtl w:val="0"/>
        </w:rPr>
        <w:t xml:space="preserve">Meta Description: Find exceptional childcare in Oakville. Purpose-built facility with </w:t>
      </w:r>
      <w:ins w:author="Cassandra Gorman" w:id="0" w:date="2026-05-05T10:47:15Z">
        <w:r w:rsidDel="00000000" w:rsidR="00000000" w:rsidRPr="00000000">
          <w:rPr>
            <w:rtl w:val="0"/>
          </w:rPr>
          <w:t xml:space="preserve">generous natural outdoor spaces, </w:t>
        </w:r>
      </w:ins>
      <w:del w:author="Cassandra Gorman" w:id="0" w:date="2026-05-05T10:47:15Z">
        <w:r w:rsidDel="00000000" w:rsidR="00000000" w:rsidRPr="00000000">
          <w:rPr>
            <w:rtl w:val="0"/>
          </w:rPr>
          <w:delText xml:space="preserve">bushfire</w:delText>
        </w:r>
      </w:del>
      <w:r w:rsidDel="00000000" w:rsidR="00000000" w:rsidRPr="00000000">
        <w:rPr>
          <w:rtl w:val="0"/>
        </w:rPr>
        <w:t xml:space="preserve"> </w:t>
      </w:r>
      <w:del w:author="Cassandra Gorman" w:id="1" w:date="2026-05-05T10:47:33Z">
        <w:r w:rsidDel="00000000" w:rsidR="00000000" w:rsidRPr="00000000">
          <w:rPr>
            <w:rtl w:val="0"/>
          </w:rPr>
          <w:delText xml:space="preserve">safety compliance, </w:delText>
        </w:r>
      </w:del>
      <w:r w:rsidDel="00000000" w:rsidR="00000000" w:rsidRPr="00000000">
        <w:rPr>
          <w:rtl w:val="0"/>
        </w:rPr>
        <w:t xml:space="preserve">school readiness programs, and modern learning environments for local families.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H1: Premium Childcare Oakville: Where Safety Meets Excellence in Early Learning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At our Oakville centre, safety and educational excellence </w:t>
      </w:r>
      <w:ins w:author="Cassandra Gorman" w:id="2" w:date="2026-05-05T10:48:07Z">
        <w:r w:rsidDel="00000000" w:rsidR="00000000" w:rsidRPr="00000000">
          <w:rPr>
            <w:rtl w:val="0"/>
          </w:rPr>
          <w:t xml:space="preserve">are </w:t>
        </w:r>
        <w:r w:rsidDel="00000000" w:rsidR="00000000" w:rsidRPr="00000000">
          <w:rPr>
            <w:rtl w:val="0"/>
            <w:rPrChange w:author="Cassandra Gorman" w:id="3" w:date="2026-05-05T10:48:07Z">
              <w:rPr/>
            </w:rPrChange>
          </w:rPr>
          <w:t xml:space="preserve">continuously</w:t>
        </w:r>
        <w:r w:rsidDel="00000000" w:rsidR="00000000" w:rsidRPr="00000000">
          <w:rPr>
            <w:rtl w:val="0"/>
          </w:rPr>
          <w:t xml:space="preserve"> reviewed against best practice and are at </w:t>
        </w:r>
      </w:ins>
      <w:del w:author="Cassandra Gorman" w:id="2" w:date="2026-05-05T10:48:07Z">
        <w:r w:rsidDel="00000000" w:rsidR="00000000" w:rsidRPr="00000000">
          <w:rPr>
            <w:rtl w:val="0"/>
          </w:rPr>
          <w:delText xml:space="preserve">aren't afterthoughts. They're</w:delText>
        </w:r>
      </w:del>
      <w:r w:rsidDel="00000000" w:rsidR="00000000" w:rsidRPr="00000000">
        <w:rPr>
          <w:rtl w:val="0"/>
        </w:rPr>
        <w:t xml:space="preserve"> the foundation of everything we do. From secure, purpose-built facilities to qualified educators who nurture every stage of your child's development, we've designed a place where Oakville families can feel confident their child is truly thriving.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demand for exceptional and safe early education is clear. Yet many parents face the challenging decision between settling for basic local care or enduring long commutes to access the quality education their children deserve.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H2: Understanding Oakville Families' Early Education Concerns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H3: Academic Excellence Without the Commute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Our </w:t>
      </w:r>
      <w:ins w:author="Cassandra Gorman" w:id="4" w:date="2026-05-13T02:29:55Z">
        <w:r w:rsidDel="00000000" w:rsidR="00000000" w:rsidRPr="00000000">
          <w:rPr>
            <w:rtl w:val="0"/>
          </w:rPr>
          <w:t xml:space="preserve">qualified teacher</w:t>
        </w:r>
      </w:ins>
      <w:del w:author="Cassandra Gorman" w:id="4" w:date="2026-05-13T02:29:55Z">
        <w:r w:rsidDel="00000000" w:rsidR="00000000" w:rsidRPr="00000000">
          <w:rPr>
            <w:rtl w:val="0"/>
          </w:rPr>
          <w:delText xml:space="preserve">university</w:delText>
        </w:r>
      </w:del>
      <w:r w:rsidDel="00000000" w:rsidR="00000000" w:rsidRPr="00000000">
        <w:rPr>
          <w:rtl w:val="0"/>
        </w:rPr>
        <w:t xml:space="preserve">-developed, play-based curriculum brings first-class early learning directly to Oakville. We combine structured school readiness programs with nature-based exploration, making sure that your child receives the educational foundation they need while staying connected to their local community.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Our modern facility features dedicated learning spaces designed for different developmental stages, from sensory exploration areas for infants to pre-literacy zones for preschoolers preparing for their transition to schools like Oakville Public School.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[Schedule a tour to see our innovative learning environments]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H3: Purpose-Built Safety for Peace of Mind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ins w:author="Cassandra Gorman" w:id="5" w:date="2026-05-13T02:30:34Z">
        <w:r w:rsidDel="00000000" w:rsidR="00000000" w:rsidRPr="00000000">
          <w:rPr>
            <w:rtl w:val="0"/>
          </w:rPr>
          <w:t xml:space="preserve">Our</w:t>
        </w:r>
      </w:ins>
      <w:del w:author="Cassandra Gorman" w:id="5" w:date="2026-05-13T02:30:34Z">
        <w:r w:rsidDel="00000000" w:rsidR="00000000" w:rsidRPr="00000000">
          <w:rPr>
            <w:rtl w:val="0"/>
          </w:rPr>
          <w:delText xml:space="preserve">Living in a designated bushfire-prone area, we</w:delText>
        </w:r>
      </w:del>
      <w:r w:rsidDel="00000000" w:rsidR="00000000" w:rsidRPr="00000000">
        <w:rPr>
          <w:rtl w:val="0"/>
        </w:rPr>
        <w:t xml:space="preserve"> purpose-built </w:t>
      </w:r>
      <w:del w:author="Cassandra Gorman" w:id="6" w:date="2026-05-13T02:30:44Z">
        <w:r w:rsidDel="00000000" w:rsidR="00000000" w:rsidRPr="00000000">
          <w:rPr>
            <w:rtl w:val="0"/>
          </w:rPr>
          <w:delText xml:space="preserve">our </w:delText>
        </w:r>
      </w:del>
      <w:r w:rsidDel="00000000" w:rsidR="00000000" w:rsidRPr="00000000">
        <w:rPr>
          <w:rtl w:val="0"/>
        </w:rPr>
        <w:t xml:space="preserve">facility </w:t>
      </w:r>
      <w:ins w:author="Cassandra Gorman" w:id="7" w:date="2026-05-13T02:30:52Z">
        <w:r w:rsidDel="00000000" w:rsidR="00000000" w:rsidRPr="00000000">
          <w:rPr>
            <w:rtl w:val="0"/>
          </w:rPr>
          <w:t xml:space="preserve">meets all</w:t>
        </w:r>
      </w:ins>
      <w:del w:author="Cassandra Gorman" w:id="7" w:date="2026-05-13T02:30:52Z">
        <w:r w:rsidDel="00000000" w:rsidR="00000000" w:rsidRPr="00000000">
          <w:rPr>
            <w:rtl w:val="0"/>
          </w:rPr>
          <w:delText xml:space="preserve">to exceed</w:delText>
        </w:r>
      </w:del>
      <w:r w:rsidDel="00000000" w:rsidR="00000000" w:rsidRPr="00000000">
        <w:rPr>
          <w:rtl w:val="0"/>
        </w:rPr>
        <w:t xml:space="preserve"> Hawkesbury City Council requirements</w:t>
      </w:r>
      <w:ins w:author="Cassandra Gorman" w:id="8" w:date="2026-05-13T02:31:01Z">
        <w:r w:rsidDel="00000000" w:rsidR="00000000" w:rsidRPr="00000000">
          <w:rPr>
            <w:rtl w:val="0"/>
          </w:rPr>
          <w:t xml:space="preserve">.</w:t>
        </w:r>
      </w:ins>
      <w:del w:author="Cassandra Gorman" w:id="8" w:date="2026-05-13T02:31:01Z">
        <w:r w:rsidDel="00000000" w:rsidR="00000000" w:rsidRPr="00000000">
          <w:rPr>
            <w:rtl w:val="0"/>
          </w:rPr>
          <w:delText xml:space="preserve"> including appropriate BAL (Bushfire Attack Level) ratings.</w:delText>
        </w:r>
      </w:del>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ins w:author="Cassandra Gorman" w:id="9" w:date="2026-05-13T02:31:23Z">
        <w:r w:rsidDel="00000000" w:rsidR="00000000" w:rsidRPr="00000000">
          <w:rPr>
            <w:rtl w:val="0"/>
          </w:rPr>
          <w:t xml:space="preserve">We have developed and tested</w:t>
        </w:r>
      </w:ins>
      <w:del w:author="Cassandra Gorman" w:id="9" w:date="2026-05-13T02:31:23Z">
        <w:r w:rsidDel="00000000" w:rsidR="00000000" w:rsidRPr="00000000">
          <w:rPr>
            <w:rtl w:val="0"/>
          </w:rPr>
          <w:delText xml:space="preserve">This means reinforced construction materials, strategic landscaping that creates defensible spaces, and</w:delText>
        </w:r>
      </w:del>
      <w:r w:rsidDel="00000000" w:rsidR="00000000" w:rsidRPr="00000000">
        <w:rPr>
          <w:rtl w:val="0"/>
        </w:rPr>
        <w:t xml:space="preserve"> extensive emergency procedures </w:t>
      </w:r>
      <w:del w:author="Cassandra Gorman" w:id="10" w:date="2026-05-13T02:31:32Z">
        <w:r w:rsidDel="00000000" w:rsidR="00000000" w:rsidRPr="00000000">
          <w:rPr>
            <w:rtl w:val="0"/>
          </w:rPr>
          <w:delText xml:space="preserve">developed </w:delText>
        </w:r>
      </w:del>
      <w:r w:rsidDel="00000000" w:rsidR="00000000" w:rsidRPr="00000000">
        <w:rPr>
          <w:rtl w:val="0"/>
        </w:rPr>
        <w:t xml:space="preserve">specifically for our local conditions. During those hot, dry summers when bushfire risk </w:t>
      </w:r>
      <w:ins w:author="Cassandra Gorman" w:id="11" w:date="2026-05-13T02:31:44Z">
        <w:r w:rsidDel="00000000" w:rsidR="00000000" w:rsidRPr="00000000">
          <w:rPr>
            <w:rtl w:val="0"/>
          </w:rPr>
          <w:t xml:space="preserve">or wildlife </w:t>
        </w:r>
      </w:ins>
      <w:r w:rsidDel="00000000" w:rsidR="00000000" w:rsidRPr="00000000">
        <w:rPr>
          <w:rtl w:val="0"/>
        </w:rPr>
        <w:t xml:space="preserve">concerns every Oakville parent, you'll have absolute confidence in your child's safety.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H2: Your Local Daycare Oakville Experts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Serving families across Oakville, we understand the unique aspirations of your community. You chose this area for the space, the nature, and the quality of life it offers your family. Our centre extends that choice into your child's early education journey.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Our educators bring together professional qualifications with genuine understanding of local family values. We know you want your children to benefit from our semi-rural setting while receiving an education that prepares them for academic success. The open spaces, connection to nature, and strong community bonds define what makes Oakville special.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[Contact us to discuss your family's specific needs]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H2: Why Choose Our Oakville Early Learning Centre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H3: Purpose-Built for Local Families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We designed our facility specifically for Oakville families. Every aspect, from our </w:t>
      </w:r>
      <w:del w:author="Cassandra Gorman" w:id="12" w:date="2026-05-13T02:32:12Z">
        <w:r w:rsidDel="00000000" w:rsidR="00000000" w:rsidRPr="00000000">
          <w:rPr>
            <w:rtl w:val="0"/>
          </w:rPr>
          <w:delText xml:space="preserve">bushfire-</w:delText>
        </w:r>
      </w:del>
      <w:r w:rsidDel="00000000" w:rsidR="00000000" w:rsidRPr="00000000">
        <w:rPr>
          <w:rtl w:val="0"/>
        </w:rPr>
        <w:t xml:space="preserve">compliant construction to our nature-integrated play spaces, reflects deep understanding of what local parents value.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H3: Educational Excellence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Our play-based learning framework, developed by university education specialists, helps children develop crucial skills while maintaining their natural love of learning. From early literacy and numeracy to social-emotional development, we prepare children for stress-free transitions to local primary schools.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H3: Uncompromising Safety Standards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As a purpose-built centre in a bushfire-prone area, </w:t>
      </w:r>
      <w:ins w:author="Cassandra Gorman" w:id="13" w:date="2026-05-13T02:32:49Z">
        <w:r w:rsidDel="00000000" w:rsidR="00000000" w:rsidRPr="00000000">
          <w:rPr>
            <w:rtl w:val="0"/>
          </w:rPr>
          <w:t xml:space="preserve">our recent upgrades ensures</w:t>
        </w:r>
      </w:ins>
      <w:del w:author="Cassandra Gorman" w:id="13" w:date="2026-05-13T02:32:49Z">
        <w:r w:rsidDel="00000000" w:rsidR="00000000" w:rsidRPr="00000000">
          <w:rPr>
            <w:rtl w:val="0"/>
          </w:rPr>
          <w:delText xml:space="preserve">we offer safety features that repurposed buildings cannot match.</w:delText>
        </w:r>
      </w:del>
      <w:r w:rsidDel="00000000" w:rsidR="00000000" w:rsidRPr="00000000">
        <w:rPr>
          <w:rtl w:val="0"/>
        </w:rPr>
        <w:t xml:space="preserve"> </w:t>
      </w:r>
      <w:ins w:author="Cassandra Gorman" w:id="14" w:date="2026-05-13T02:32:59Z">
        <w:r w:rsidDel="00000000" w:rsidR="00000000" w:rsidRPr="00000000">
          <w:rPr>
            <w:rtl w:val="0"/>
          </w:rPr>
          <w:t xml:space="preserve">o</w:t>
        </w:r>
      </w:ins>
      <w:del w:author="Cassandra Gorman" w:id="14" w:date="2026-05-13T02:32:59Z">
        <w:r w:rsidDel="00000000" w:rsidR="00000000" w:rsidRPr="00000000">
          <w:rPr>
            <w:rtl w:val="0"/>
          </w:rPr>
          <w:delText xml:space="preserve">O</w:delText>
        </w:r>
      </w:del>
      <w:r w:rsidDel="00000000" w:rsidR="00000000" w:rsidRPr="00000000">
        <w:rPr>
          <w:rtl w:val="0"/>
        </w:rPr>
        <w:t xml:space="preserve">ur compliance with Hawkesbury Council regulations </w:t>
      </w:r>
      <w:del w:author="Cassandra Gorman" w:id="15" w:date="2026-05-13T02:33:12Z">
        <w:r w:rsidDel="00000000" w:rsidR="00000000" w:rsidRPr="00000000">
          <w:rPr>
            <w:rtl w:val="0"/>
          </w:rPr>
          <w:delText xml:space="preserve">and BAL ratings </w:delText>
        </w:r>
      </w:del>
      <w:r w:rsidDel="00000000" w:rsidR="00000000" w:rsidRPr="00000000">
        <w:rPr>
          <w:rtl w:val="0"/>
        </w:rPr>
        <w:t xml:space="preserve">provides the peace of mind every parent deserves.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H2: Frequently Asked Questions About Childcare in Oakville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Q: What makes your centre different from other daycare Oakville options?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Our purpose-built facility specifically addresses Oakville's unique requirements, from </w:t>
      </w:r>
      <w:ins w:author="Cassandra Gorman" w:id="16" w:date="2026-05-13T02:33:34Z">
        <w:r w:rsidDel="00000000" w:rsidR="00000000" w:rsidRPr="00000000">
          <w:rPr>
            <w:rtl w:val="0"/>
          </w:rPr>
          <w:t xml:space="preserve">council safety</w:t>
        </w:r>
      </w:ins>
      <w:del w:author="Cassandra Gorman" w:id="16" w:date="2026-05-13T02:33:34Z">
        <w:r w:rsidDel="00000000" w:rsidR="00000000" w:rsidRPr="00000000">
          <w:rPr>
            <w:rtl w:val="0"/>
          </w:rPr>
          <w:delText xml:space="preserve">bushfire safety</w:delText>
        </w:r>
      </w:del>
      <w:r w:rsidDel="00000000" w:rsidR="00000000" w:rsidRPr="00000000">
        <w:rPr>
          <w:rtl w:val="0"/>
        </w:rPr>
        <w:t xml:space="preserve"> compliance to modern learning environments that match the quality of local family homes. We combine university-developed curricula with deep local knowledge to deliver excellence without compromise.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Q: How do you make sure that children are ready for local schools?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Our school readiness program aligns with NSW Early Years Learning Framework while specifically preparing children for transitions to schools like Oakville Public School. We focus on literacy, numeracy, and social skills essential for academic success.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del w:author="Cassandra Gorman" w:id="17" w:date="2026-05-13T02:34:29Z"/>
          <w:b w:val="1"/>
          <w:bCs w:val="1"/>
        </w:rPr>
      </w:pPr>
      <w:del w:author="Cassandra Gorman" w:id="17" w:date="2026-05-13T02:34:29Z">
        <w:r w:rsidDel="00000000" w:rsidR="00000000" w:rsidRPr="00000000">
          <w:rPr>
            <w:b w:val="1"/>
            <w:bCs w:val="1"/>
            <w:rtl w:val="0"/>
          </w:rPr>
          <w:delText xml:space="preserve">Q: What safety measures are in place for our bushfire-prone location?</w:delText>
        </w:r>
      </w:del>
    </w:p>
    <w:p w:rsidR="00000000" w:rsidDel="00000000" w:rsidP="00000000" w:rsidRDefault="00000000" w:rsidRPr="00000000" w14:paraId="00000046">
      <w:pPr>
        <w:rPr>
          <w:del w:author="Cassandra Gorman" w:id="17" w:date="2026-05-13T02:34:29Z"/>
        </w:rPr>
      </w:pPr>
      <w:del w:author="Cassandra Gorman" w:id="17" w:date="2026-05-13T02:34:29Z">
        <w:r w:rsidDel="00000000" w:rsidR="00000000" w:rsidRPr="00000000">
          <w:rPr>
            <w:rtl w:val="0"/>
          </w:rPr>
        </w:r>
      </w:del>
    </w:p>
    <w:p w:rsidR="00000000" w:rsidDel="00000000" w:rsidP="00000000" w:rsidRDefault="00000000" w:rsidRPr="00000000" w14:paraId="00000047">
      <w:pPr>
        <w:rPr/>
      </w:pPr>
      <w:del w:author="Cassandra Gorman" w:id="17" w:date="2026-05-13T02:34:29Z">
        <w:r w:rsidDel="00000000" w:rsidR="00000000" w:rsidRPr="00000000">
          <w:rPr>
            <w:rtl w:val="0"/>
          </w:rPr>
          <w:delText xml:space="preserve">Our facility meets all Hawkesbury City Council requirements and Building Code of Australia standards for bushfire safety. This includes appropriate BAL ratings, emergency procedures, and construction materials designed for our specific environmental conditions.</w:delText>
        </w:r>
      </w:del>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Q: Do you accommodate the varied schedules of Oakville families?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Understanding that many families balance professional commitments with their semi-rural lifestyle, we offer flexible </w:t>
      </w:r>
      <w:ins w:author="Cassandra Gorman" w:id="18" w:date="2026-05-13T02:34:47Z">
        <w:r w:rsidDel="00000000" w:rsidR="00000000" w:rsidRPr="00000000">
          <w:rPr>
            <w:rtl w:val="0"/>
          </w:rPr>
          <w:t xml:space="preserve">arrival and departure times within our opening hours of 7am until 6pm Monday to Friday (excluding public holidays) giving</w:t>
        </w:r>
      </w:ins>
      <w:del w:author="Cassandra Gorman" w:id="18" w:date="2026-05-13T02:34:47Z">
        <w:r w:rsidDel="00000000" w:rsidR="00000000" w:rsidRPr="00000000">
          <w:rPr>
            <w:rtl w:val="0"/>
          </w:rPr>
          <w:delText xml:space="preserve">scheduling</w:delText>
        </w:r>
      </w:del>
      <w:r w:rsidDel="00000000" w:rsidR="00000000" w:rsidRPr="00000000">
        <w:rPr>
          <w:rtl w:val="0"/>
        </w:rPr>
        <w:t xml:space="preserve"> options to support diverse family needs while maintaining consistent, quality care.</w:t>
      </w:r>
      <w:ins w:author="Cassandra Gorman" w:id="19" w:date="2026-05-13T02:35:44Z">
        <w:r w:rsidDel="00000000" w:rsidR="00000000" w:rsidRPr="00000000">
          <w:rPr>
            <w:rtl w:val="0"/>
          </w:rPr>
          <w:t xml:space="preserve"> We continue to operate throughout the Christmas break, with the exception of public holidays when we are closed.</w:t>
        </w:r>
      </w:ins>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Q: </w:t>
      </w:r>
      <w:commentRangeStart w:id="0"/>
      <w:r w:rsidDel="00000000" w:rsidR="00000000" w:rsidRPr="00000000">
        <w:rPr>
          <w:b w:val="1"/>
          <w:bCs w:val="1"/>
          <w:rtl w:val="0"/>
        </w:rPr>
        <w:t xml:space="preserve">What are your specific operating hours for Oakville families?</w:t>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Our centre is open from 7:00 am to 6:00 pm, Monday to Friday. These hours are designed to support local parents who may be commuting to nearby business hubs while ensuring children have a consistent, high-quality learning routine.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commentRangeEnd w:id="0"/>
      <w:r w:rsidDel="00000000" w:rsidR="00000000" w:rsidRPr="00000000">
        <w:commentReference w:id="0"/>
      </w:r>
      <w:r w:rsidDel="00000000" w:rsidR="00000000" w:rsidRPr="00000000">
        <w:rPr>
          <w:b w:val="1"/>
          <w:bCs w:val="1"/>
          <w:rtl w:val="0"/>
        </w:rPr>
        <w:t xml:space="preserve">Q: </w:t>
      </w:r>
      <w:commentRangeStart w:id="1"/>
      <w:r w:rsidDel="00000000" w:rsidR="00000000" w:rsidRPr="00000000">
        <w:rPr>
          <w:b w:val="1"/>
          <w:bCs w:val="1"/>
          <w:rtl w:val="0"/>
        </w:rPr>
        <w:t xml:space="preserve">Do you provide meals for the children?</w:t>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Yes, we provide </w:t>
      </w:r>
      <w:del w:author="Cassandra Gorman" w:id="20" w:date="2026-05-13T02:36:31Z">
        <w:r w:rsidDel="00000000" w:rsidR="00000000" w:rsidRPr="00000000">
          <w:rPr>
            <w:rtl w:val="0"/>
          </w:rPr>
          <w:delText xml:space="preserve">five </w:delText>
        </w:r>
      </w:del>
      <w:r w:rsidDel="00000000" w:rsidR="00000000" w:rsidRPr="00000000">
        <w:rPr>
          <w:rtl w:val="0"/>
        </w:rPr>
        <w:t xml:space="preserve">nutritious </w:t>
      </w:r>
      <w:ins w:author="Cassandra Gorman" w:id="21" w:date="2026-05-13T02:36:34Z">
        <w:r w:rsidDel="00000000" w:rsidR="00000000" w:rsidRPr="00000000">
          <w:rPr>
            <w:rtl w:val="0"/>
          </w:rPr>
          <w:t xml:space="preserve">snacks and </w:t>
        </w:r>
      </w:ins>
      <w:r w:rsidDel="00000000" w:rsidR="00000000" w:rsidRPr="00000000">
        <w:rPr>
          <w:rtl w:val="0"/>
        </w:rPr>
        <w:t xml:space="preserve">meals daily, including </w:t>
      </w:r>
      <w:del w:author="Cassandra Gorman" w:id="22" w:date="2026-05-13T02:36:42Z">
        <w:r w:rsidDel="00000000" w:rsidR="00000000" w:rsidRPr="00000000">
          <w:rPr>
            <w:rtl w:val="0"/>
          </w:rPr>
          <w:delText xml:space="preserve">breakfast, </w:delText>
        </w:r>
      </w:del>
      <w:r w:rsidDel="00000000" w:rsidR="00000000" w:rsidRPr="00000000">
        <w:rPr>
          <w:rtl w:val="0"/>
        </w:rPr>
        <w:t xml:space="preserve">morning tea, lunch, afternoon tea, and a late snack. Our on-site chef prepares balanced menus that cater to all dietary requirements and allergies common in early childhood.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commentRangeEnd w:id="1"/>
      <w:r w:rsidDel="00000000" w:rsidR="00000000" w:rsidRPr="00000000">
        <w:commentReference w:id="1"/>
      </w:r>
      <w:r w:rsidDel="00000000" w:rsidR="00000000" w:rsidRPr="00000000">
        <w:rPr>
          <w:b w:val="1"/>
          <w:bCs w:val="1"/>
          <w:rtl w:val="0"/>
        </w:rPr>
        <w:t xml:space="preserve">Q: </w:t>
      </w:r>
      <w:commentRangeStart w:id="2"/>
      <w:r w:rsidDel="00000000" w:rsidR="00000000" w:rsidRPr="00000000">
        <w:rPr>
          <w:b w:val="1"/>
          <w:bCs w:val="1"/>
          <w:rtl w:val="0"/>
        </w:rPr>
        <w:t xml:space="preserve">Is there a waitlist for the Oakville location?</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As a premium facility in a growing area, spots fill quickly. We recommend joining our waitlist as early as possible. Priority is often given to siblings of children already enrolled and families requiring full-time care.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Q: How do you incorporate Oakville's natural environment into learning?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Our outdoor learning areas thoughtfully integrate native landscapes, allowing children to connect with nature while maintaining safety. We use our eucalypt surroundings as living classrooms for environmental education and sensory exploration.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Your search for exceptional childcare in Oakville ends here. Give your child the premium early learning experience they deserve without leaving your carefully chosen community. Our combination of purpose-built safety, educational excellence, and deep local understanding provides everything Oakville families need for their children's crucial early years. [Book your tour today and find the difference]</w:t>
      </w: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b w:val="1"/>
          <w:bCs w:val="1"/>
        </w:rPr>
      </w:pPr>
      <w:bookmarkStart w:colFirst="0" w:colLast="0" w:name="_1x9rkvp7fmv" w:id="1"/>
      <w:bookmarkEnd w:id="1"/>
      <w:r w:rsidDel="00000000" w:rsidR="00000000" w:rsidRPr="00000000">
        <w:rPr>
          <w:b w:val="1"/>
          <w:bCs w:val="1"/>
          <w:rtl w:val="0"/>
        </w:rPr>
        <w:t xml:space="preserve">Page 2 </w:t>
      </w:r>
    </w:p>
    <w:p w:rsidR="00000000" w:rsidDel="00000000" w:rsidP="00000000" w:rsidRDefault="00000000" w:rsidRPr="00000000" w14:paraId="0000005F">
      <w:pPr>
        <w:rPr>
          <w:b w:val="1"/>
          <w:bCs w:val="1"/>
        </w:rPr>
      </w:pPr>
      <w:r w:rsidDel="00000000" w:rsidR="00000000" w:rsidRPr="00000000">
        <w:rPr>
          <w:b w:val="1"/>
          <w:bCs w:val="1"/>
          <w:rtl w:val="0"/>
        </w:rPr>
        <w:t xml:space="preserve">URL: https://flourishelc.com.au/daycare-childcare-box-hill-nsw/</w:t>
      </w:r>
    </w:p>
    <w:p w:rsidR="00000000" w:rsidDel="00000000" w:rsidP="00000000" w:rsidRDefault="00000000" w:rsidRPr="00000000" w14:paraId="00000060">
      <w:pPr>
        <w:rPr/>
      </w:pPr>
      <w:r w:rsidDel="00000000" w:rsidR="00000000" w:rsidRPr="00000000">
        <w:rPr>
          <w:rtl w:val="0"/>
        </w:rPr>
        <w:t xml:space="preserve">Page Type: Location Page</w:t>
      </w:r>
    </w:p>
    <w:p w:rsidR="00000000" w:rsidDel="00000000" w:rsidP="00000000" w:rsidRDefault="00000000" w:rsidRPr="00000000" w14:paraId="00000061">
      <w:pPr>
        <w:rPr/>
      </w:pPr>
      <w:r w:rsidDel="00000000" w:rsidR="00000000" w:rsidRPr="00000000">
        <w:rPr>
          <w:rtl w:val="0"/>
        </w:rPr>
        <w:t xml:space="preserve">Content Type: New Content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Keywords:</w:t>
      </w:r>
    </w:p>
    <w:p w:rsidR="00000000" w:rsidDel="00000000" w:rsidP="00000000" w:rsidRDefault="00000000" w:rsidRPr="00000000" w14:paraId="00000064">
      <w:pPr>
        <w:rPr>
          <w:b w:val="1"/>
          <w:bCs w:val="1"/>
        </w:rPr>
      </w:pPr>
      <w:r w:rsidDel="00000000" w:rsidR="00000000" w:rsidRPr="00000000">
        <w:rPr>
          <w:b w:val="1"/>
          <w:bCs w:val="1"/>
          <w:rtl w:val="0"/>
        </w:rPr>
        <w:t xml:space="preserve">Primary keyword: childcare near box hill</w:t>
      </w:r>
    </w:p>
    <w:p w:rsidR="00000000" w:rsidDel="00000000" w:rsidP="00000000" w:rsidRDefault="00000000" w:rsidRPr="00000000" w14:paraId="00000065">
      <w:pPr>
        <w:rPr/>
      </w:pPr>
      <w:r w:rsidDel="00000000" w:rsidR="00000000" w:rsidRPr="00000000">
        <w:rPr>
          <w:rtl w:val="0"/>
        </w:rPr>
        <w:t xml:space="preserve">Secondary keywords: daycare near box hill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Content:</w:t>
      </w:r>
    </w:p>
    <w:p w:rsidR="00000000" w:rsidDel="00000000" w:rsidP="00000000" w:rsidRDefault="00000000" w:rsidRPr="00000000" w14:paraId="00000068">
      <w:pPr>
        <w:rPr/>
      </w:pPr>
      <w:r w:rsidDel="00000000" w:rsidR="00000000" w:rsidRPr="00000000">
        <w:rPr>
          <w:rtl w:val="0"/>
        </w:rPr>
        <w:t xml:space="preserve">Meta Title: Childcare Near Box Hill NSW | Flourish Early Learning</w:t>
      </w:r>
    </w:p>
    <w:p w:rsidR="00000000" w:rsidDel="00000000" w:rsidP="00000000" w:rsidRDefault="00000000" w:rsidRPr="00000000" w14:paraId="00000069">
      <w:pPr>
        <w:rPr/>
      </w:pPr>
      <w:r w:rsidDel="00000000" w:rsidR="00000000" w:rsidRPr="00000000">
        <w:rPr>
          <w:rtl w:val="0"/>
        </w:rPr>
        <w:t xml:space="preserve">Meta Description: Searching for childcare near Box Hill? Join families who trust our purpose-built centre. Convenient Windsor Rd location. Book your tour today!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H1: Childcare Near Box Hill: Your Local Early Learning Centre for Growing Families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Finding reliable, high-quality childcare near Box Hill can feel overwhelming, especially as our community experiences exceptional growth. The demand for premium early learning services has never been greater. Flourish Early Learning Centre provides the stable, nurturing environment your family needs right here in the heart of Box Hill.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We've established our purpose-built centre strategically within your community, creating a convenient service that saves precious family time while delivering exceptional early education.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H2: The Box Hill Childcare Challenge: How We Help Local Families Thrive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The Morning Rush Without the Detour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Long commutes are challenging enough without adding extra kilometres to your journey. Flourish Early Learning Centre childcare is directly along your route. Our convenient location means no more racing against the clock or choosing between quality care and punctuality at work.</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Our service includes:</w:t>
      </w:r>
    </w:p>
    <w:p w:rsidR="00000000" w:rsidDel="00000000" w:rsidP="00000000" w:rsidRDefault="00000000" w:rsidRPr="00000000" w14:paraId="00000078">
      <w:pPr>
        <w:numPr>
          <w:ilvl w:val="0"/>
          <w:numId w:val="45"/>
        </w:numPr>
        <w:ind w:left="720" w:hanging="360"/>
        <w:rPr>
          <w:u w:val="none"/>
        </w:rPr>
      </w:pPr>
      <w:r w:rsidDel="00000000" w:rsidR="00000000" w:rsidRPr="00000000">
        <w:rPr>
          <w:rtl w:val="0"/>
        </w:rPr>
        <w:t xml:space="preserve">Extended operating hours designed for commuting families.</w:t>
      </w:r>
    </w:p>
    <w:p w:rsidR="00000000" w:rsidDel="00000000" w:rsidP="00000000" w:rsidRDefault="00000000" w:rsidRPr="00000000" w14:paraId="00000079">
      <w:pPr>
        <w:numPr>
          <w:ilvl w:val="0"/>
          <w:numId w:val="45"/>
        </w:numPr>
        <w:ind w:left="720" w:hanging="360"/>
        <w:rPr>
          <w:u w:val="none"/>
        </w:rPr>
      </w:pPr>
      <w:r w:rsidDel="00000000" w:rsidR="00000000" w:rsidRPr="00000000">
        <w:rPr>
          <w:rtl w:val="0"/>
        </w:rPr>
        <w:t xml:space="preserve">Streamlined drop-off and pick-up procedures.</w:t>
      </w:r>
    </w:p>
    <w:p w:rsidR="00000000" w:rsidDel="00000000" w:rsidP="00000000" w:rsidRDefault="00000000" w:rsidRPr="00000000" w14:paraId="0000007A">
      <w:pPr>
        <w:numPr>
          <w:ilvl w:val="0"/>
          <w:numId w:val="45"/>
        </w:numPr>
        <w:ind w:left="720" w:hanging="360"/>
        <w:rPr>
          <w:u w:val="none"/>
        </w:rPr>
      </w:pPr>
      <w:r w:rsidDel="00000000" w:rsidR="00000000" w:rsidRPr="00000000">
        <w:rPr>
          <w:rtl w:val="0"/>
        </w:rPr>
        <w:t xml:space="preserve">Ample on-site parking to ease morning congestion.</w:t>
      </w:r>
    </w:p>
    <w:p w:rsidR="00000000" w:rsidDel="00000000" w:rsidP="00000000" w:rsidRDefault="00000000" w:rsidRPr="00000000" w14:paraId="0000007B">
      <w:pPr>
        <w:numPr>
          <w:ilvl w:val="0"/>
          <w:numId w:val="45"/>
        </w:numPr>
        <w:ind w:left="720" w:hanging="360"/>
        <w:rPr>
          <w:u w:val="none"/>
        </w:rPr>
      </w:pPr>
      <w:r w:rsidDel="00000000" w:rsidR="00000000" w:rsidRPr="00000000">
        <w:rPr>
          <w:rtl w:val="0"/>
        </w:rPr>
        <w:t xml:space="preserve">Direct access from major roads serving The Gables and surrounding estates.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[Book your tour today and see how convenient quality childcare can be]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Building Community in a Growing Suburb</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At Flourish, we create that missing piece of community infrastructure Box Hill families are looking for. Our educators understand the importance of establishing roots in a rapidly developing area, providing consistency and connection for both children and parents.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We foster community through:</w:t>
      </w:r>
    </w:p>
    <w:p w:rsidR="00000000" w:rsidDel="00000000" w:rsidP="00000000" w:rsidRDefault="00000000" w:rsidRPr="00000000" w14:paraId="00000084">
      <w:pPr>
        <w:numPr>
          <w:ilvl w:val="0"/>
          <w:numId w:val="25"/>
        </w:numPr>
        <w:ind w:left="720" w:hanging="360"/>
        <w:rPr>
          <w:u w:val="none"/>
        </w:rPr>
      </w:pPr>
      <w:r w:rsidDel="00000000" w:rsidR="00000000" w:rsidRPr="00000000">
        <w:rPr>
          <w:rtl w:val="0"/>
        </w:rPr>
        <w:t xml:space="preserve">Regular family events and celebrations.</w:t>
      </w:r>
    </w:p>
    <w:p w:rsidR="00000000" w:rsidDel="00000000" w:rsidP="00000000" w:rsidRDefault="00000000" w:rsidRPr="00000000" w14:paraId="00000085">
      <w:pPr>
        <w:numPr>
          <w:ilvl w:val="0"/>
          <w:numId w:val="25"/>
        </w:numPr>
        <w:ind w:left="720" w:hanging="360"/>
        <w:rPr>
          <w:u w:val="none"/>
        </w:rPr>
      </w:pPr>
      <w:r w:rsidDel="00000000" w:rsidR="00000000" w:rsidRPr="00000000">
        <w:rPr>
          <w:rtl w:val="0"/>
        </w:rPr>
        <w:t xml:space="preserve">Parent communication apps keeping you connected throughout the day.</w:t>
      </w:r>
    </w:p>
    <w:p w:rsidR="00000000" w:rsidDel="00000000" w:rsidP="00000000" w:rsidRDefault="00000000" w:rsidRPr="00000000" w14:paraId="00000086">
      <w:pPr>
        <w:numPr>
          <w:ilvl w:val="0"/>
          <w:numId w:val="25"/>
        </w:numPr>
        <w:ind w:left="720" w:hanging="360"/>
        <w:rPr>
          <w:u w:val="none"/>
        </w:rPr>
      </w:pPr>
      <w:r w:rsidDel="00000000" w:rsidR="00000000" w:rsidRPr="00000000">
        <w:rPr>
          <w:rtl w:val="0"/>
        </w:rPr>
        <w:t xml:space="preserve">Opportunities to meet other local families.</w:t>
      </w:r>
    </w:p>
    <w:p w:rsidR="00000000" w:rsidDel="00000000" w:rsidP="00000000" w:rsidRDefault="00000000" w:rsidRPr="00000000" w14:paraId="00000087">
      <w:pPr>
        <w:numPr>
          <w:ilvl w:val="0"/>
          <w:numId w:val="25"/>
        </w:numPr>
        <w:ind w:left="720" w:hanging="360"/>
        <w:rPr>
          <w:u w:val="none"/>
        </w:rPr>
      </w:pPr>
      <w:r w:rsidDel="00000000" w:rsidR="00000000" w:rsidRPr="00000000">
        <w:rPr>
          <w:rtl w:val="0"/>
        </w:rPr>
        <w:t xml:space="preserve">Partnerships with Box Hill Public School for smooth transitions.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Exceeding Standards in Every Way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Our purpose-built facility </w:t>
      </w:r>
      <w:del w:author="Cassandra Gorman" w:id="23" w:date="2026-05-13T02:38:02Z">
        <w:r w:rsidDel="00000000" w:rsidR="00000000" w:rsidRPr="00000000">
          <w:rPr>
            <w:rtl w:val="0"/>
          </w:rPr>
          <w:delText xml:space="preserve">exceeds The Hills Shire Council's Development Control Plan (DCP) requirements. This commitment </w:delText>
        </w:r>
      </w:del>
      <w:r w:rsidDel="00000000" w:rsidR="00000000" w:rsidRPr="00000000">
        <w:rPr>
          <w:rtl w:val="0"/>
        </w:rPr>
        <w:t xml:space="preserve">achieves </w:t>
      </w:r>
      <w:ins w:author="Cassandra Gorman" w:id="24" w:date="2026-05-13T02:38:12Z">
        <w:r w:rsidDel="00000000" w:rsidR="00000000" w:rsidRPr="00000000">
          <w:rPr>
            <w:rtl w:val="0"/>
          </w:rPr>
          <w:t xml:space="preserve">high</w:t>
        </w:r>
      </w:ins>
      <w:del w:author="Cassandra Gorman" w:id="24" w:date="2026-05-13T02:38:12Z">
        <w:r w:rsidDel="00000000" w:rsidR="00000000" w:rsidRPr="00000000">
          <w:rPr>
            <w:rtl w:val="0"/>
          </w:rPr>
          <w:delText xml:space="preserve">the highest</w:delText>
        </w:r>
      </w:del>
      <w:r w:rsidDel="00000000" w:rsidR="00000000" w:rsidRPr="00000000">
        <w:rPr>
          <w:rtl w:val="0"/>
        </w:rPr>
        <w:t xml:space="preserve"> standards of safety, design, and outdoor play space for your child. Our modern architecture features natural light, sustainable materials, and thoughtfully designed learning spaces.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H2: Your Local Daycare Near Box Hill NSW</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Flourish Early Learning Centre isn't just another generic childcare chain. We're a purpose-built facility designed specifically for families. Our deep understanding of the local community means we've crafted every aspect of our service to meet your unique needs.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Local Knowledge That Makes a Difference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Our team lives and works in The Hills District, giving us invaluable insight into what Box Hill families truly need. This local knowledge translates into practical benefits like understanding peak traffic times on Windsor Road, recognising the importance of bushfire-safe design given our proximity to bushfire-prone areas, and creating programs that prepare children for local schools.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Purpose-Built for Modern Families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Our centre reflects your quality and style. From our contemporary façade to our state-of-the-art facilities, we provide an environment that matches the aspirational standards of our community. Every classroom features abundant natural light, premium learning resources, and age-appropriate technology integration.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[Check out why Box Hill families choose Flourish – schedule your personal tour]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H2: Why Choose Flourish Early Learning Centre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Convenience Meets Excellence</w:t>
      </w:r>
    </w:p>
    <w:p w:rsidR="00000000" w:rsidDel="00000000" w:rsidP="00000000" w:rsidRDefault="00000000" w:rsidRPr="00000000" w14:paraId="0000009E">
      <w:pPr>
        <w:numPr>
          <w:ilvl w:val="0"/>
          <w:numId w:val="86"/>
        </w:numPr>
        <w:ind w:left="720" w:hanging="360"/>
        <w:rPr>
          <w:u w:val="none"/>
        </w:rPr>
      </w:pPr>
      <w:r w:rsidDel="00000000" w:rsidR="00000000" w:rsidRPr="00000000">
        <w:rPr>
          <w:rtl w:val="0"/>
        </w:rPr>
        <w:t xml:space="preserve">Strategic location eliminating stressful detours from your daily commute.</w:t>
      </w:r>
    </w:p>
    <w:p w:rsidR="00000000" w:rsidDel="00000000" w:rsidP="00000000" w:rsidRDefault="00000000" w:rsidRPr="00000000" w14:paraId="0000009F">
      <w:pPr>
        <w:numPr>
          <w:ilvl w:val="0"/>
          <w:numId w:val="86"/>
        </w:numPr>
        <w:ind w:left="720" w:hanging="360"/>
        <w:rPr>
          <w:u w:val="none"/>
        </w:rPr>
      </w:pPr>
      <w:r w:rsidDel="00000000" w:rsidR="00000000" w:rsidRPr="00000000">
        <w:rPr>
          <w:rtl w:val="0"/>
        </w:rPr>
        <w:t xml:space="preserve">Purpose-built facility exceeding all council requirements.</w:t>
      </w:r>
    </w:p>
    <w:p w:rsidR="00000000" w:rsidDel="00000000" w:rsidP="00000000" w:rsidRDefault="00000000" w:rsidRPr="00000000" w14:paraId="000000A0">
      <w:pPr>
        <w:numPr>
          <w:ilvl w:val="0"/>
          <w:numId w:val="86"/>
        </w:numPr>
        <w:ind w:left="720" w:hanging="360"/>
        <w:rPr>
          <w:u w:val="none"/>
        </w:rPr>
      </w:pPr>
      <w:r w:rsidDel="00000000" w:rsidR="00000000" w:rsidRPr="00000000">
        <w:rPr>
          <w:rtl w:val="0"/>
        </w:rPr>
        <w:t xml:space="preserve">Extended hours supporting busy professional families.</w:t>
      </w:r>
    </w:p>
    <w:p w:rsidR="00000000" w:rsidDel="00000000" w:rsidP="00000000" w:rsidRDefault="00000000" w:rsidRPr="00000000" w14:paraId="000000A1">
      <w:pPr>
        <w:numPr>
          <w:ilvl w:val="0"/>
          <w:numId w:val="86"/>
        </w:numPr>
        <w:ind w:left="720" w:hanging="360"/>
        <w:rPr>
          <w:u w:val="none"/>
        </w:rPr>
      </w:pPr>
      <w:r w:rsidDel="00000000" w:rsidR="00000000" w:rsidRPr="00000000">
        <w:rPr>
          <w:rtl w:val="0"/>
        </w:rPr>
        <w:t xml:space="preserve">Smooth integration with your Box Hill lifestyle.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Educational Excellence</w:t>
      </w:r>
    </w:p>
    <w:p w:rsidR="00000000" w:rsidDel="00000000" w:rsidP="00000000" w:rsidRDefault="00000000" w:rsidRPr="00000000" w14:paraId="000000A4">
      <w:pPr>
        <w:numPr>
          <w:ilvl w:val="0"/>
          <w:numId w:val="1"/>
        </w:numPr>
        <w:ind w:left="720" w:hanging="360"/>
        <w:rPr>
          <w:u w:val="none"/>
        </w:rPr>
      </w:pPr>
      <w:r w:rsidDel="00000000" w:rsidR="00000000" w:rsidRPr="00000000">
        <w:rPr>
          <w:rtl w:val="0"/>
        </w:rPr>
        <w:t xml:space="preserve">Qualified educators passionate about early childhood development.</w:t>
      </w:r>
    </w:p>
    <w:p w:rsidR="00000000" w:rsidDel="00000000" w:rsidP="00000000" w:rsidRDefault="00000000" w:rsidRPr="00000000" w14:paraId="000000A5">
      <w:pPr>
        <w:numPr>
          <w:ilvl w:val="0"/>
          <w:numId w:val="1"/>
        </w:numPr>
        <w:ind w:left="720" w:hanging="360"/>
        <w:rPr>
          <w:u w:val="none"/>
        </w:rPr>
      </w:pPr>
      <w:r w:rsidDel="00000000" w:rsidR="00000000" w:rsidRPr="00000000">
        <w:rPr>
          <w:rtl w:val="0"/>
        </w:rPr>
        <w:t xml:space="preserve">Play-based learning curriculum preparing children for school success.</w:t>
      </w:r>
    </w:p>
    <w:p w:rsidR="00000000" w:rsidDel="00000000" w:rsidP="00000000" w:rsidRDefault="00000000" w:rsidRPr="00000000" w14:paraId="000000A6">
      <w:pPr>
        <w:numPr>
          <w:ilvl w:val="0"/>
          <w:numId w:val="1"/>
        </w:numPr>
        <w:ind w:left="720" w:hanging="360"/>
        <w:rPr>
          <w:u w:val="none"/>
        </w:rPr>
      </w:pPr>
      <w:r w:rsidDel="00000000" w:rsidR="00000000" w:rsidRPr="00000000">
        <w:rPr>
          <w:rtl w:val="0"/>
        </w:rPr>
        <w:t xml:space="preserve">Small group sizes providing individual attention.</w:t>
      </w:r>
    </w:p>
    <w:p w:rsidR="00000000" w:rsidDel="00000000" w:rsidP="00000000" w:rsidRDefault="00000000" w:rsidRPr="00000000" w14:paraId="000000A7">
      <w:pPr>
        <w:numPr>
          <w:ilvl w:val="0"/>
          <w:numId w:val="1"/>
        </w:numPr>
        <w:ind w:left="720" w:hanging="360"/>
        <w:rPr>
          <w:u w:val="none"/>
        </w:rPr>
      </w:pPr>
      <w:r w:rsidDel="00000000" w:rsidR="00000000" w:rsidRPr="00000000">
        <w:rPr>
          <w:rtl w:val="0"/>
        </w:rPr>
        <w:t xml:space="preserve">Regular progress updates and parent partnerships.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Community-Focused Approach</w:t>
      </w:r>
    </w:p>
    <w:p w:rsidR="00000000" w:rsidDel="00000000" w:rsidP="00000000" w:rsidRDefault="00000000" w:rsidRPr="00000000" w14:paraId="000000AA">
      <w:pPr>
        <w:numPr>
          <w:ilvl w:val="0"/>
          <w:numId w:val="76"/>
        </w:numPr>
        <w:ind w:left="720" w:hanging="360"/>
        <w:rPr>
          <w:u w:val="none"/>
        </w:rPr>
      </w:pPr>
      <w:r w:rsidDel="00000000" w:rsidR="00000000" w:rsidRPr="00000000">
        <w:rPr>
          <w:rtl w:val="0"/>
        </w:rPr>
        <w:t xml:space="preserve">Creating connections between local families.</w:t>
      </w:r>
    </w:p>
    <w:p w:rsidR="00000000" w:rsidDel="00000000" w:rsidP="00000000" w:rsidRDefault="00000000" w:rsidRPr="00000000" w14:paraId="000000AB">
      <w:pPr>
        <w:numPr>
          <w:ilvl w:val="0"/>
          <w:numId w:val="76"/>
        </w:numPr>
        <w:ind w:left="720" w:hanging="360"/>
        <w:rPr>
          <w:u w:val="none"/>
        </w:rPr>
      </w:pPr>
      <w:r w:rsidDel="00000000" w:rsidR="00000000" w:rsidRPr="00000000">
        <w:rPr>
          <w:rtl w:val="0"/>
        </w:rPr>
        <w:t xml:space="preserve">Supporting the growth of Box Hill's community fabric.</w:t>
      </w:r>
    </w:p>
    <w:p w:rsidR="00000000" w:rsidDel="00000000" w:rsidP="00000000" w:rsidRDefault="00000000" w:rsidRPr="00000000" w14:paraId="000000AC">
      <w:pPr>
        <w:numPr>
          <w:ilvl w:val="0"/>
          <w:numId w:val="76"/>
        </w:numPr>
        <w:ind w:left="720" w:hanging="360"/>
        <w:rPr>
          <w:u w:val="none"/>
        </w:rPr>
      </w:pPr>
      <w:r w:rsidDel="00000000" w:rsidR="00000000" w:rsidRPr="00000000">
        <w:rPr>
          <w:rtl w:val="0"/>
        </w:rPr>
        <w:t xml:space="preserve">Understanding and addressing unique suburban challenges.</w:t>
      </w:r>
    </w:p>
    <w:p w:rsidR="00000000" w:rsidDel="00000000" w:rsidP="00000000" w:rsidRDefault="00000000" w:rsidRPr="00000000" w14:paraId="000000AD">
      <w:pPr>
        <w:numPr>
          <w:ilvl w:val="0"/>
          <w:numId w:val="76"/>
        </w:numPr>
        <w:ind w:left="720" w:hanging="360"/>
        <w:rPr>
          <w:u w:val="none"/>
        </w:rPr>
      </w:pPr>
      <w:r w:rsidDel="00000000" w:rsidR="00000000" w:rsidRPr="00000000">
        <w:rPr>
          <w:rtl w:val="0"/>
        </w:rPr>
        <w:t xml:space="preserve">Building tomorrow's community leaders today.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Premium Facilities</w:t>
      </w:r>
    </w:p>
    <w:p w:rsidR="00000000" w:rsidDel="00000000" w:rsidP="00000000" w:rsidRDefault="00000000" w:rsidRPr="00000000" w14:paraId="000000B0">
      <w:pPr>
        <w:numPr>
          <w:ilvl w:val="0"/>
          <w:numId w:val="41"/>
        </w:numPr>
        <w:ind w:left="720" w:hanging="360"/>
        <w:rPr>
          <w:u w:val="none"/>
        </w:rPr>
      </w:pPr>
      <w:r w:rsidDel="00000000" w:rsidR="00000000" w:rsidRPr="00000000">
        <w:rPr>
          <w:rtl w:val="0"/>
        </w:rPr>
        <w:t xml:space="preserve">Modern, architecturally designed spaces.</w:t>
      </w:r>
    </w:p>
    <w:p w:rsidR="00000000" w:rsidDel="00000000" w:rsidP="00000000" w:rsidRDefault="00000000" w:rsidRPr="00000000" w14:paraId="000000B1">
      <w:pPr>
        <w:numPr>
          <w:ilvl w:val="0"/>
          <w:numId w:val="41"/>
        </w:numPr>
        <w:ind w:left="720" w:hanging="360"/>
        <w:rPr>
          <w:u w:val="none"/>
        </w:rPr>
      </w:pPr>
      <w:r w:rsidDel="00000000" w:rsidR="00000000" w:rsidRPr="00000000">
        <w:rPr>
          <w:rtl w:val="0"/>
        </w:rPr>
        <w:t xml:space="preserve">Extensive outdoor play areas with natural elements.</w:t>
      </w:r>
    </w:p>
    <w:p w:rsidR="00000000" w:rsidDel="00000000" w:rsidP="00000000" w:rsidRDefault="00000000" w:rsidRPr="00000000" w14:paraId="000000B2">
      <w:pPr>
        <w:numPr>
          <w:ilvl w:val="0"/>
          <w:numId w:val="41"/>
        </w:numPr>
        <w:ind w:left="720" w:hanging="360"/>
        <w:rPr>
          <w:u w:val="none"/>
        </w:rPr>
      </w:pPr>
      <w:r w:rsidDel="00000000" w:rsidR="00000000" w:rsidRPr="00000000">
        <w:rPr>
          <w:rtl w:val="0"/>
        </w:rPr>
        <w:t xml:space="preserve">Age-specific rooms equipped with quality resources.</w:t>
      </w:r>
    </w:p>
    <w:p w:rsidR="00000000" w:rsidDel="00000000" w:rsidP="00000000" w:rsidRDefault="00000000" w:rsidRPr="00000000" w14:paraId="000000B3">
      <w:pPr>
        <w:numPr>
          <w:ilvl w:val="0"/>
          <w:numId w:val="41"/>
        </w:numPr>
        <w:ind w:left="720" w:hanging="360"/>
        <w:rPr>
          <w:u w:val="none"/>
        </w:rPr>
      </w:pPr>
      <w:r w:rsidDel="00000000" w:rsidR="00000000" w:rsidRPr="00000000">
        <w:rPr>
          <w:rtl w:val="0"/>
        </w:rPr>
        <w:t xml:space="preserve">Safe, secure environment with controlled access.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H2: Our Programs for Every Stage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Nursery Program (6 weeks - 2 years)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Our nurturing nursery provides the perfect introduction to early learning. With dedicated sleep rooms, age-appropriate play spaces, and industry experts, we support your baby's crucial early development while you focus on your career knowing they're in expert hands.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Toddler Program (2 - 3 years)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Curious toddlers investigate, find, and grow through our engaging curriculum. We channel their natural enthusiasm into learning opportunities that build confidence, social skills, and independence, all within walking distance of your Box Hill home.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Preschool Program (3 - 5 years)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Our wide-ranging preschool program prepares children for the transition to Box Hill Public School and beyond. Through intentional teaching and play-based learning, we develop the academic, social, and emotional skills needed for school success.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b w:val="1"/>
          <w:bCs w:val="1"/>
          <w:rtl w:val="0"/>
        </w:rPr>
        <w:t xml:space="preserve">H2: Frequently Asked Questions About Childcare Near Box Hill</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Q: What makes Flourish different from other daycare options near Box Hill?</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Unlike generic chains, we're </w:t>
      </w:r>
      <w:ins w:author="Cassandra Gorman" w:id="25" w:date="2026-05-13T02:39:08Z">
        <w:r w:rsidDel="00000000" w:rsidR="00000000" w:rsidRPr="00000000">
          <w:rPr>
            <w:rtl w:val="0"/>
          </w:rPr>
          <w:t xml:space="preserve">ideally located to service</w:t>
        </w:r>
      </w:ins>
      <w:del w:author="Cassandra Gorman" w:id="25" w:date="2026-05-13T02:39:08Z">
        <w:r w:rsidDel="00000000" w:rsidR="00000000" w:rsidRPr="00000000">
          <w:rPr>
            <w:rtl w:val="0"/>
          </w:rPr>
          <w:delText xml:space="preserve">purpose-built </w:delText>
        </w:r>
      </w:del>
      <w:del w:author="Cassandra Gorman" w:id="26" w:date="2026-05-13T02:39:18Z">
        <w:r w:rsidDel="00000000" w:rsidR="00000000" w:rsidRPr="00000000">
          <w:rPr>
            <w:rtl w:val="0"/>
          </w:rPr>
          <w:delText xml:space="preserve">for</w:delText>
        </w:r>
      </w:del>
      <w:r w:rsidDel="00000000" w:rsidR="00000000" w:rsidRPr="00000000">
        <w:rPr>
          <w:rtl w:val="0"/>
        </w:rPr>
        <w:t xml:space="preserve"> Box Hill families. Our convenient location, understanding of local challenges like commute times, and commitment to exceeding </w:t>
      </w:r>
      <w:del w:author="Cassandra Gorman" w:id="27" w:date="2026-05-13T02:39:41Z">
        <w:r w:rsidDel="00000000" w:rsidR="00000000" w:rsidRPr="00000000">
          <w:rPr>
            <w:rtl w:val="0"/>
          </w:rPr>
          <w:delText xml:space="preserve">The Hills Shire Council </w:delText>
        </w:r>
      </w:del>
      <w:r w:rsidDel="00000000" w:rsidR="00000000" w:rsidRPr="00000000">
        <w:rPr>
          <w:rtl w:val="0"/>
        </w:rPr>
        <w:t xml:space="preserve">standards set us apart. We're not just in your community – we're part of it.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Q: How do you handle the high demand for childcare in Box Hill?</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With our suburb's 437.9% population growth, we understand the urgency of securing quality care. We offer priority touring appointments and maintain a transparent waitlist system. Our advice? Book your tour early to avoid disappointment, especially for our sought-after nursery places.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b w:val="1"/>
          <w:bCs w:val="1"/>
          <w:rtl w:val="0"/>
        </w:rPr>
        <w:t xml:space="preserve">Q: What are your operating hours?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We've designed our hours specifically for commuting families, opening early enough for Sydney-bound professionals and staying open to accommodate return journeys via Windsor Road. </w:t>
      </w:r>
      <w:ins w:author="Cassandra Gorman" w:id="28" w:date="2026-05-13T02:40:06Z">
        <w:r w:rsidDel="00000000" w:rsidR="00000000" w:rsidRPr="00000000">
          <w:rPr>
            <w:rtl w:val="0"/>
          </w:rPr>
          <w:t xml:space="preserve">We are open Monday to Friday, 7am until 6pm 52 weeks a year. We are closed on public holidays. We offer the flexibility of drop off and pick up any time within our opening hours.</w:t>
        </w:r>
      </w:ins>
      <w:del w:author="Cassandra Gorman" w:id="28" w:date="2026-05-13T02:40:06Z">
        <w:r w:rsidDel="00000000" w:rsidR="00000000" w:rsidRPr="00000000">
          <w:rPr>
            <w:rtl w:val="0"/>
          </w:rPr>
          <w:delText xml:space="preserve">Contact us for specific times that work with your schedule</w:delText>
        </w:r>
      </w:del>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Q: How do you support working parents?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Beyond convenient hours and location, we provide regular updates through our parent app, offer flexible booking options, and understand the juggle of modern family life. Our streamlined processes minimise your time spent on administration, maximising quality time with your children.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tl w:val="0"/>
        </w:rPr>
        <w:t xml:space="preserve">Q: How do you handle the high temperatures in Box Hill during summer?</w:t>
      </w:r>
    </w:p>
    <w:p w:rsidR="00000000" w:rsidDel="00000000" w:rsidP="00000000" w:rsidRDefault="00000000" w:rsidRPr="00000000" w14:paraId="000000D6">
      <w:pPr>
        <w:rPr>
          <w:b w:val="1"/>
          <w:bCs w:val="1"/>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Our purpose-built facility features </w:t>
      </w:r>
      <w:ins w:author="Cassandra Gorman" w:id="29" w:date="2026-05-13T02:41:31Z">
        <w:r w:rsidDel="00000000" w:rsidR="00000000" w:rsidRPr="00000000">
          <w:rPr>
            <w:rtl w:val="0"/>
          </w:rPr>
          <w:t xml:space="preserve">ducted</w:t>
        </w:r>
      </w:ins>
      <w:del w:author="Cassandra Gorman" w:id="29" w:date="2026-05-13T02:41:31Z">
        <w:r w:rsidDel="00000000" w:rsidR="00000000" w:rsidRPr="00000000">
          <w:rPr>
            <w:rtl w:val="0"/>
          </w:rPr>
          <w:delText xml:space="preserve">high-performance</w:delText>
        </w:r>
      </w:del>
      <w:r w:rsidDel="00000000" w:rsidR="00000000" w:rsidRPr="00000000">
        <w:rPr>
          <w:rtl w:val="0"/>
        </w:rPr>
        <w:t xml:space="preserve"> climate control </w:t>
      </w:r>
      <w:ins w:author="Cassandra Gorman" w:id="30" w:date="2026-05-13T02:41:37Z">
        <w:r w:rsidDel="00000000" w:rsidR="00000000" w:rsidRPr="00000000">
          <w:rPr>
            <w:rtl w:val="0"/>
          </w:rPr>
          <w:t xml:space="preserve">airconditioned rooms </w:t>
        </w:r>
      </w:ins>
      <w:r w:rsidDel="00000000" w:rsidR="00000000" w:rsidRPr="00000000">
        <w:rPr>
          <w:rtl w:val="0"/>
        </w:rPr>
        <w:t xml:space="preserve">indoors and extensive UV-rated shade structures over all outdoor play areas. We follow a strict heat policy, moving activities indoors during peak temperature periods to ensure child safety.</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b w:val="1"/>
          <w:bCs w:val="1"/>
          <w:rtl w:val="0"/>
        </w:rPr>
        <w:t xml:space="preserve">Q: What is the educator-to-child ratio in your Box Hill rooms?</w:t>
      </w:r>
    </w:p>
    <w:p w:rsidR="00000000" w:rsidDel="00000000" w:rsidP="00000000" w:rsidRDefault="00000000" w:rsidRPr="00000000" w14:paraId="000000DA">
      <w:pPr>
        <w:rPr>
          <w:b w:val="1"/>
          <w:bCs w:val="1"/>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We strictly adhere to and often exceed the NSW National Quality Framework ratios. This ensures that every child, from our nursery to preschool, receives the individual attention and emotional support necessary for their development.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b w:val="1"/>
          <w:bCs w:val="1"/>
          <w:rtl w:val="0"/>
        </w:rPr>
        <w:t xml:space="preserve">Q: Do you offer orientations for new families?</w:t>
      </w:r>
    </w:p>
    <w:p w:rsidR="00000000" w:rsidDel="00000000" w:rsidP="00000000" w:rsidRDefault="00000000" w:rsidRPr="00000000" w14:paraId="000000DE">
      <w:pPr>
        <w:rPr>
          <w:b w:val="1"/>
          <w:bCs w:val="1"/>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Absolutely. We provide </w:t>
      </w:r>
      <w:ins w:author="Cassandra Gorman" w:id="31" w:date="2026-05-13T02:42:17Z">
        <w:r w:rsidDel="00000000" w:rsidR="00000000" w:rsidRPr="00000000">
          <w:rPr>
            <w:rtl w:val="0"/>
          </w:rPr>
          <w:t xml:space="preserve">unlimited </w:t>
        </w:r>
      </w:ins>
      <w:r w:rsidDel="00000000" w:rsidR="00000000" w:rsidRPr="00000000">
        <w:rPr>
          <w:rtl w:val="0"/>
        </w:rPr>
        <w:t xml:space="preserve">"Stay and Play" orientation sessions to help children </w:t>
      </w:r>
      <w:ins w:author="Cassandra Gorman" w:id="32" w:date="2026-05-13T02:42:25Z">
        <w:r w:rsidDel="00000000" w:rsidR="00000000" w:rsidRPr="00000000">
          <w:rPr>
            <w:rtl w:val="0"/>
          </w:rPr>
          <w:t xml:space="preserve">settle into </w:t>
        </w:r>
      </w:ins>
      <w:del w:author="Cassandra Gorman" w:id="32" w:date="2026-05-13T02:42:25Z">
        <w:r w:rsidDel="00000000" w:rsidR="00000000" w:rsidRPr="00000000">
          <w:rPr>
            <w:rtl w:val="0"/>
          </w:rPr>
          <w:delText xml:space="preserve">acclimate </w:delText>
        </w:r>
      </w:del>
      <w:r w:rsidDel="00000000" w:rsidR="00000000" w:rsidRPr="00000000">
        <w:rPr>
          <w:rtl w:val="0"/>
        </w:rPr>
        <w:t xml:space="preserve">to their new environment and </w:t>
      </w:r>
      <w:ins w:author="Cassandra Gorman" w:id="33" w:date="2026-05-13T02:42:39Z">
        <w:r w:rsidDel="00000000" w:rsidR="00000000" w:rsidRPr="00000000">
          <w:rPr>
            <w:rtl w:val="0"/>
          </w:rPr>
          <w:t xml:space="preserve">build relationships with our </w:t>
        </w:r>
      </w:ins>
      <w:r w:rsidDel="00000000" w:rsidR="00000000" w:rsidRPr="00000000">
        <w:rPr>
          <w:rtl w:val="0"/>
        </w:rPr>
        <w:t xml:space="preserve">educators. This process is vital for reducing separation anxiety and building trust between parents and our team</w:t>
      </w:r>
      <w:ins w:author="Cassandra Gorman" w:id="34" w:date="2026-05-13T02:42:48Z">
        <w:r w:rsidDel="00000000" w:rsidR="00000000" w:rsidRPr="00000000">
          <w:rPr>
            <w:rtl w:val="0"/>
          </w:rPr>
          <w:t xml:space="preserve">. Talk to us about how we can cater for your child’s specific social and emotional needs</w:t>
        </w:r>
      </w:ins>
      <w:del w:author="Cassandra Gorman" w:id="34" w:date="2026-05-13T02:42:48Z">
        <w:r w:rsidDel="00000000" w:rsidR="00000000" w:rsidRPr="00000000">
          <w:rPr>
            <w:rtl w:val="0"/>
          </w:rPr>
          <w:delText xml:space="preserve">.</w:delText>
        </w:r>
      </w:del>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b w:val="1"/>
          <w:bCs w:val="1"/>
          <w:rtl w:val="0"/>
        </w:rPr>
        <w:t xml:space="preserve">Q: Is there availability for immediate enrolment?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With hundreds of families moving into The Gables and surrounding estates, our 2024 spots are filling quickly. We recommend booking a tour immediately to discuss current availability and secure your child's place.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b w:val="1"/>
          <w:bCs w:val="1"/>
          <w:rtl w:val="0"/>
        </w:rPr>
        <w:t xml:space="preserve">H2: Join the Flourish Family Today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rapid growth of Box Hill presents unique challenges, but finding exceptional childcare doesn't have to be one of them. Flourish Early Learning Centre provides the stable, high-quality, and convenient service your family deserves. We're more than just daycare near Box Hill. We're your partners in raising confident, capable children while building the connected community you moved here to find.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Don't let another day pass wondering if you'll find the right childcare service. With demand far exceeding supply in our booming suburb, securing your child's place at Flourish means one less worry as you settle into your Box Hill life.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[Book your tour today and find why Flourish is Box Hill's preferred early learning choice]</w:t>
      </w: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rPr>
          <w:b w:val="1"/>
          <w:bCs w:val="1"/>
        </w:rPr>
      </w:pPr>
      <w:bookmarkStart w:colFirst="0" w:colLast="0" w:name="_drpqq9v5t4e2" w:id="2"/>
      <w:bookmarkEnd w:id="2"/>
      <w:r w:rsidDel="00000000" w:rsidR="00000000" w:rsidRPr="00000000">
        <w:rPr>
          <w:b w:val="1"/>
          <w:bCs w:val="1"/>
          <w:rtl w:val="0"/>
        </w:rPr>
        <w:t xml:space="preserve">Page 3 </w:t>
      </w:r>
    </w:p>
    <w:p w:rsidR="00000000" w:rsidDel="00000000" w:rsidP="00000000" w:rsidRDefault="00000000" w:rsidRPr="00000000" w14:paraId="000000ED">
      <w:pPr>
        <w:rPr>
          <w:b w:val="1"/>
          <w:bCs w:val="1"/>
        </w:rPr>
      </w:pPr>
      <w:r w:rsidDel="00000000" w:rsidR="00000000" w:rsidRPr="00000000">
        <w:rPr>
          <w:b w:val="1"/>
          <w:bCs w:val="1"/>
          <w:rtl w:val="0"/>
        </w:rPr>
        <w:t xml:space="preserve">URL: https://flourishelc.com.au/daycare-childcare-vineyard-nsw/</w:t>
      </w:r>
    </w:p>
    <w:p w:rsidR="00000000" w:rsidDel="00000000" w:rsidP="00000000" w:rsidRDefault="00000000" w:rsidRPr="00000000" w14:paraId="000000EE">
      <w:pPr>
        <w:rPr/>
      </w:pPr>
      <w:r w:rsidDel="00000000" w:rsidR="00000000" w:rsidRPr="00000000">
        <w:rPr>
          <w:rtl w:val="0"/>
        </w:rPr>
        <w:t xml:space="preserve">Page Type: Location Page</w:t>
      </w:r>
    </w:p>
    <w:p w:rsidR="00000000" w:rsidDel="00000000" w:rsidP="00000000" w:rsidRDefault="00000000" w:rsidRPr="00000000" w14:paraId="000000EF">
      <w:pPr>
        <w:rPr/>
      </w:pPr>
      <w:r w:rsidDel="00000000" w:rsidR="00000000" w:rsidRPr="00000000">
        <w:rPr>
          <w:rtl w:val="0"/>
        </w:rPr>
        <w:t xml:space="preserve">Content Type: New Content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Keywords:</w:t>
      </w:r>
    </w:p>
    <w:p w:rsidR="00000000" w:rsidDel="00000000" w:rsidP="00000000" w:rsidRDefault="00000000" w:rsidRPr="00000000" w14:paraId="000000F2">
      <w:pPr>
        <w:rPr>
          <w:b w:val="1"/>
          <w:bCs w:val="1"/>
        </w:rPr>
      </w:pPr>
      <w:r w:rsidDel="00000000" w:rsidR="00000000" w:rsidRPr="00000000">
        <w:rPr>
          <w:b w:val="1"/>
          <w:bCs w:val="1"/>
          <w:rtl w:val="0"/>
        </w:rPr>
        <w:t xml:space="preserve">Primary keyword: childcare near vineyard</w:t>
      </w:r>
    </w:p>
    <w:p w:rsidR="00000000" w:rsidDel="00000000" w:rsidP="00000000" w:rsidRDefault="00000000" w:rsidRPr="00000000" w14:paraId="000000F3">
      <w:pPr>
        <w:rPr/>
      </w:pPr>
      <w:r w:rsidDel="00000000" w:rsidR="00000000" w:rsidRPr="00000000">
        <w:rPr>
          <w:rtl w:val="0"/>
        </w:rPr>
        <w:t xml:space="preserve">Secondary keywords: daycare near vineyard</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Content:</w:t>
      </w:r>
    </w:p>
    <w:p w:rsidR="00000000" w:rsidDel="00000000" w:rsidP="00000000" w:rsidRDefault="00000000" w:rsidRPr="00000000" w14:paraId="000000F6">
      <w:pPr>
        <w:rPr/>
      </w:pPr>
      <w:r w:rsidDel="00000000" w:rsidR="00000000" w:rsidRPr="00000000">
        <w:rPr>
          <w:rtl w:val="0"/>
        </w:rPr>
        <w:t xml:space="preserve">Meta Title: Childcare Near Vineyard NSW | Modern Early Learning Centre</w:t>
      </w:r>
    </w:p>
    <w:p w:rsidR="00000000" w:rsidDel="00000000" w:rsidP="00000000" w:rsidRDefault="00000000" w:rsidRPr="00000000" w14:paraId="000000F7">
      <w:pPr>
        <w:rPr/>
      </w:pPr>
      <w:r w:rsidDel="00000000" w:rsidR="00000000" w:rsidRPr="00000000">
        <w:rPr>
          <w:rtl w:val="0"/>
        </w:rPr>
        <w:t xml:space="preserve">Meta Description: Finding quality childcare near Vineyard shouldn't be stressful. Purpose-built centre serving new estates, designed for busy families. Book your tour today.</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H1: Premium Childcare Near Vineyard for Growing Families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As your family grows, so do your expectations for childcare. Our brand-new, purpose-built centre near Vineyard is designed with expanding families in mind, offering the premium facilities, qualified educators, and nurturing environment that give you confidence from your child's very first day.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b w:val="1"/>
          <w:bCs w:val="1"/>
          <w:rtl w:val="0"/>
        </w:rPr>
        <w:t xml:space="preserve">H2: Why Vineyard Families Choose Our Centre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In Vineyard, families with children are the heart of the community. This demographic boom means exceptional demand for quality early learning services.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b w:val="1"/>
          <w:bCs w:val="1"/>
          <w:rtl w:val="0"/>
        </w:rPr>
        <w:t xml:space="preserve">We solve the key challenges facing local families: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numPr>
          <w:ilvl w:val="0"/>
          <w:numId w:val="89"/>
        </w:numPr>
        <w:ind w:left="720" w:hanging="360"/>
        <w:rPr>
          <w:u w:val="none"/>
        </w:rPr>
      </w:pPr>
      <w:r w:rsidDel="00000000" w:rsidR="00000000" w:rsidRPr="00000000">
        <w:rPr>
          <w:b w:val="1"/>
          <w:bCs w:val="1"/>
          <w:rtl w:val="0"/>
        </w:rPr>
        <w:t xml:space="preserve">Guaranteed Places</w:t>
      </w:r>
      <w:r w:rsidDel="00000000" w:rsidR="00000000" w:rsidRPr="00000000">
        <w:rPr>
          <w:rtl w:val="0"/>
        </w:rPr>
        <w:t xml:space="preserve">: While other centres maintain lengthy waitlists, </w:t>
      </w:r>
      <w:ins w:author="Cassandra Gorman" w:id="35" w:date="2026-05-13T02:44:05Z">
        <w:r w:rsidDel="00000000" w:rsidR="00000000" w:rsidRPr="00000000">
          <w:rPr>
            <w:rtl w:val="0"/>
          </w:rPr>
          <w:t xml:space="preserve">subject to availability </w:t>
        </w:r>
      </w:ins>
      <w:r w:rsidDel="00000000" w:rsidR="00000000" w:rsidRPr="00000000">
        <w:rPr>
          <w:rtl w:val="0"/>
        </w:rPr>
        <w:t xml:space="preserve">we </w:t>
      </w:r>
      <w:ins w:author="Cassandra Gorman" w:id="36" w:date="2026-05-13T02:44:14Z">
        <w:r w:rsidDel="00000000" w:rsidR="00000000" w:rsidRPr="00000000">
          <w:rPr>
            <w:rtl w:val="0"/>
          </w:rPr>
          <w:t xml:space="preserve">may be able to </w:t>
        </w:r>
      </w:ins>
      <w:r w:rsidDel="00000000" w:rsidR="00000000" w:rsidRPr="00000000">
        <w:rPr>
          <w:rtl w:val="0"/>
        </w:rPr>
        <w:t xml:space="preserve">offer immediate enrolment opportunities for families ready to secure their spot.</w:t>
      </w:r>
    </w:p>
    <w:p w:rsidR="00000000" w:rsidDel="00000000" w:rsidP="00000000" w:rsidRDefault="00000000" w:rsidRPr="00000000" w14:paraId="00000104">
      <w:pPr>
        <w:numPr>
          <w:ilvl w:val="0"/>
          <w:numId w:val="89"/>
        </w:numPr>
        <w:ind w:left="720" w:hanging="360"/>
        <w:rPr>
          <w:u w:val="none"/>
        </w:rPr>
      </w:pPr>
      <w:r w:rsidDel="00000000" w:rsidR="00000000" w:rsidRPr="00000000">
        <w:rPr>
          <w:b w:val="1"/>
          <w:bCs w:val="1"/>
          <w:rtl w:val="0"/>
        </w:rPr>
        <w:t xml:space="preserve">Commuter-Friendly Hours</w:t>
      </w:r>
      <w:r w:rsidDel="00000000" w:rsidR="00000000" w:rsidRPr="00000000">
        <w:rPr>
          <w:rtl w:val="0"/>
        </w:rPr>
        <w:t xml:space="preserve">: Extended operating hours designed specifically for dual-income families travelling to Sydney or Parramatta.</w:t>
      </w:r>
    </w:p>
    <w:p w:rsidR="00000000" w:rsidDel="00000000" w:rsidP="00000000" w:rsidRDefault="00000000" w:rsidRPr="00000000" w14:paraId="00000105">
      <w:pPr>
        <w:numPr>
          <w:ilvl w:val="0"/>
          <w:numId w:val="89"/>
        </w:numPr>
        <w:ind w:left="720" w:hanging="360"/>
        <w:rPr>
          <w:u w:val="none"/>
        </w:rPr>
      </w:pPr>
      <w:r w:rsidDel="00000000" w:rsidR="00000000" w:rsidRPr="00000000">
        <w:rPr>
          <w:b w:val="1"/>
          <w:bCs w:val="1"/>
          <w:rtl w:val="0"/>
        </w:rPr>
        <w:t xml:space="preserve">Community Connection</w:t>
      </w:r>
      <w:r w:rsidDel="00000000" w:rsidR="00000000" w:rsidRPr="00000000">
        <w:rPr>
          <w:rtl w:val="0"/>
        </w:rPr>
        <w:t xml:space="preserve">: A welcoming environment where new-to-area families build lasting friendships and support networks.</w:t>
      </w:r>
    </w:p>
    <w:p w:rsidR="00000000" w:rsidDel="00000000" w:rsidP="00000000" w:rsidRDefault="00000000" w:rsidRPr="00000000" w14:paraId="00000106">
      <w:pPr>
        <w:numPr>
          <w:ilvl w:val="0"/>
          <w:numId w:val="89"/>
        </w:numPr>
        <w:ind w:left="720" w:hanging="360"/>
        <w:rPr>
          <w:u w:val="none"/>
        </w:rPr>
      </w:pPr>
      <w:r w:rsidDel="00000000" w:rsidR="00000000" w:rsidRPr="00000000">
        <w:rPr>
          <w:b w:val="1"/>
          <w:bCs w:val="1"/>
          <w:rtl w:val="0"/>
        </w:rPr>
        <w:t xml:space="preserve">Modern Facilities</w:t>
      </w:r>
      <w:r w:rsidDel="00000000" w:rsidR="00000000" w:rsidRPr="00000000">
        <w:rPr>
          <w:rtl w:val="0"/>
        </w:rPr>
        <w:t xml:space="preserve">: State-of-the-art air conditioning and extensive outdoor shade services we provide essential for Western Sydney's climate.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[Book a tour today to secure your child's place]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H2: Purpose-Built Daycare Near Vineyard's New Estates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Our centre isn't just located </w:t>
      </w:r>
      <w:ins w:author="Cassandra Gorman" w:id="37" w:date="2026-05-13T02:44:44Z">
        <w:r w:rsidDel="00000000" w:rsidR="00000000" w:rsidRPr="00000000">
          <w:rPr>
            <w:rtl w:val="0"/>
          </w:rPr>
          <w:t xml:space="preserve">near</w:t>
        </w:r>
      </w:ins>
      <w:del w:author="Cassandra Gorman" w:id="37" w:date="2026-05-13T02:44:44Z">
        <w:r w:rsidDel="00000000" w:rsidR="00000000" w:rsidRPr="00000000">
          <w:rPr>
            <w:rtl w:val="0"/>
          </w:rPr>
          <w:delText xml:space="preserve">in</w:delText>
        </w:r>
      </w:del>
      <w:r w:rsidDel="00000000" w:rsidR="00000000" w:rsidRPr="00000000">
        <w:rPr>
          <w:rtl w:val="0"/>
        </w:rPr>
        <w:t xml:space="preserve"> Vineyard; we </w:t>
      </w:r>
      <w:ins w:author="Cassandra Gorman" w:id="38" w:date="2026-05-13T02:45:06Z">
        <w:r w:rsidDel="00000000" w:rsidR="00000000" w:rsidRPr="00000000">
          <w:rPr>
            <w:rtl w:val="0"/>
          </w:rPr>
          <w:t xml:space="preserve">are readily accessible to </w:t>
        </w:r>
      </w:ins>
      <w:del w:author="Cassandra Gorman" w:id="38" w:date="2026-05-13T02:45:06Z">
        <w:r w:rsidDel="00000000" w:rsidR="00000000" w:rsidRPr="00000000">
          <w:rPr>
            <w:rtl w:val="0"/>
          </w:rPr>
          <w:delText xml:space="preserve">specifically designed it for </w:delText>
        </w:r>
      </w:del>
      <w:r w:rsidDel="00000000" w:rsidR="00000000" w:rsidRPr="00000000">
        <w:rPr>
          <w:rtl w:val="0"/>
        </w:rPr>
        <w:t xml:space="preserve">Vineyard</w:t>
      </w:r>
      <w:ins w:author="Cassandra Gorman" w:id="39" w:date="2026-05-13T02:45:17Z">
        <w:r w:rsidDel="00000000" w:rsidR="00000000" w:rsidRPr="00000000">
          <w:rPr>
            <w:rtl w:val="0"/>
          </w:rPr>
          <w:t xml:space="preserve"> and surrounding areas given our unique location</w:t>
        </w:r>
      </w:ins>
      <w:r w:rsidDel="00000000" w:rsidR="00000000" w:rsidRPr="00000000">
        <w:rPr>
          <w:rtl w:val="0"/>
        </w:rPr>
        <w:t xml:space="preserve">. We worked closely with </w:t>
      </w:r>
      <w:ins w:author="Cassandra Gorman" w:id="40" w:date="2026-05-13T02:45:45Z">
        <w:r w:rsidDel="00000000" w:rsidR="00000000" w:rsidRPr="00000000">
          <w:rPr>
            <w:rtl w:val="0"/>
          </w:rPr>
          <w:t xml:space="preserve">local</w:t>
        </w:r>
      </w:ins>
      <w:del w:author="Cassandra Gorman" w:id="40" w:date="2026-05-13T02:45:45Z">
        <w:r w:rsidDel="00000000" w:rsidR="00000000" w:rsidRPr="00000000">
          <w:rPr>
            <w:rtl w:val="0"/>
          </w:rPr>
          <w:delText xml:space="preserve">Blacktown City</w:delText>
        </w:r>
      </w:del>
      <w:r w:rsidDel="00000000" w:rsidR="00000000" w:rsidRPr="00000000">
        <w:rPr>
          <w:rtl w:val="0"/>
        </w:rPr>
        <w:t xml:space="preserve"> Council so that our centre not only meets but exceeds the stringent requirements for early learning facilities within the North West Growth Area.</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b w:val="1"/>
          <w:bCs w:val="1"/>
          <w:rtl w:val="0"/>
        </w:rPr>
        <w:t xml:space="preserve">What sets our facility apart: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numPr>
          <w:ilvl w:val="0"/>
          <w:numId w:val="91"/>
        </w:numPr>
        <w:ind w:left="720" w:hanging="360"/>
        <w:rPr>
          <w:u w:val="none"/>
        </w:rPr>
      </w:pPr>
      <w:r w:rsidDel="00000000" w:rsidR="00000000" w:rsidRPr="00000000">
        <w:rPr>
          <w:rtl w:val="0"/>
        </w:rPr>
        <w:t xml:space="preserve">Contemporary design </w:t>
      </w:r>
      <w:ins w:author="Cassandra Gorman" w:id="41" w:date="2026-05-13T02:46:30Z">
        <w:r w:rsidDel="00000000" w:rsidR="00000000" w:rsidRPr="00000000">
          <w:rPr>
            <w:rtl w:val="0"/>
          </w:rPr>
          <w:t xml:space="preserve">incorporating generous outdoor natural play spaces, perfect for</w:t>
        </w:r>
      </w:ins>
      <w:del w:author="Cassandra Gorman" w:id="41" w:date="2026-05-13T02:46:30Z">
        <w:r w:rsidDel="00000000" w:rsidR="00000000" w:rsidRPr="00000000">
          <w:rPr>
            <w:rtl w:val="0"/>
          </w:rPr>
          <w:delText xml:space="preserve">complementing</w:delText>
        </w:r>
      </w:del>
      <w:r w:rsidDel="00000000" w:rsidR="00000000" w:rsidRPr="00000000">
        <w:rPr>
          <w:rtl w:val="0"/>
        </w:rPr>
        <w:t xml:space="preserve"> Vineyard</w:t>
      </w:r>
      <w:ins w:author="Cassandra Gorman" w:id="42" w:date="2026-05-13T02:46:12Z">
        <w:r w:rsidDel="00000000" w:rsidR="00000000" w:rsidRPr="00000000">
          <w:rPr>
            <w:rtl w:val="0"/>
          </w:rPr>
          <w:t xml:space="preserve"> residents. </w:t>
        </w:r>
        <w:del w:author="Cassandra Gorman" w:id="42" w:date="2026-05-13T02:46:12Z">
          <w:r w:rsidDel="00000000" w:rsidR="00000000" w:rsidRPr="00000000">
            <w:rPr>
              <w:rtl w:val="0"/>
            </w:rPr>
            <w:delText xml:space="preserve">and surrounds</w:delText>
          </w:r>
        </w:del>
      </w:ins>
      <w:del w:author="Cassandra Gorman" w:id="42" w:date="2026-05-13T02:46:12Z">
        <w:r w:rsidDel="00000000" w:rsidR="00000000" w:rsidRPr="00000000">
          <w:rPr>
            <w:rtl w:val="0"/>
          </w:rPr>
          <w:delText xml:space="preserve">'s modern double-storey project homes.</w:delText>
        </w:r>
      </w:del>
      <w:r w:rsidDel="00000000" w:rsidR="00000000" w:rsidRPr="00000000">
        <w:rPr>
          <w:rtl w:val="0"/>
        </w:rPr>
      </w:r>
    </w:p>
    <w:p w:rsidR="00000000" w:rsidDel="00000000" w:rsidP="00000000" w:rsidRDefault="00000000" w:rsidRPr="00000000" w14:paraId="00000111">
      <w:pPr>
        <w:numPr>
          <w:ilvl w:val="0"/>
          <w:numId w:val="91"/>
        </w:numPr>
        <w:ind w:left="720" w:hanging="360"/>
        <w:rPr>
          <w:u w:val="none"/>
        </w:rPr>
      </w:pPr>
      <w:r w:rsidDel="00000000" w:rsidR="00000000" w:rsidRPr="00000000">
        <w:rPr>
          <w:rtl w:val="0"/>
        </w:rPr>
        <w:t xml:space="preserve">Advanced climate control systems for year-round comfort.</w:t>
      </w:r>
    </w:p>
    <w:p w:rsidR="00000000" w:rsidDel="00000000" w:rsidP="00000000" w:rsidRDefault="00000000" w:rsidRPr="00000000" w14:paraId="00000112">
      <w:pPr>
        <w:numPr>
          <w:ilvl w:val="0"/>
          <w:numId w:val="91"/>
        </w:numPr>
        <w:ind w:left="720" w:hanging="360"/>
        <w:rPr>
          <w:u w:val="none"/>
        </w:rPr>
      </w:pPr>
      <w:r w:rsidDel="00000000" w:rsidR="00000000" w:rsidRPr="00000000">
        <w:rPr>
          <w:rtl w:val="0"/>
        </w:rPr>
        <w:t xml:space="preserve">Extensive outdoor play areas with custom-designed shade structures.</w:t>
      </w:r>
    </w:p>
    <w:p w:rsidR="00000000" w:rsidDel="00000000" w:rsidP="00000000" w:rsidRDefault="00000000" w:rsidRPr="00000000" w14:paraId="00000113">
      <w:pPr>
        <w:numPr>
          <w:ilvl w:val="0"/>
          <w:numId w:val="91"/>
        </w:numPr>
        <w:ind w:left="720" w:hanging="360"/>
        <w:rPr>
          <w:u w:val="none"/>
        </w:rPr>
      </w:pPr>
      <w:r w:rsidDel="00000000" w:rsidR="00000000" w:rsidRPr="00000000">
        <w:rPr>
          <w:rtl w:val="0"/>
        </w:rPr>
        <w:t xml:space="preserve">Secure, convenient parking for stress-free morning drop-offs.</w:t>
      </w:r>
    </w:p>
    <w:p w:rsidR="00000000" w:rsidDel="00000000" w:rsidP="00000000" w:rsidRDefault="00000000" w:rsidRPr="00000000" w14:paraId="00000114">
      <w:pPr>
        <w:numPr>
          <w:ilvl w:val="0"/>
          <w:numId w:val="91"/>
        </w:numPr>
        <w:ind w:left="720" w:hanging="360"/>
        <w:rPr>
          <w:u w:val="none"/>
        </w:rPr>
      </w:pPr>
      <w:r w:rsidDel="00000000" w:rsidR="00000000" w:rsidRPr="00000000">
        <w:rPr>
          <w:rtl w:val="0"/>
        </w:rPr>
        <w:t xml:space="preserve">Purpose-built rooms for different age groups and learning activities.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As the new estates fall under Blacktown City Council's jurisdiction, we purpose-built our centre</w:t>
      </w:r>
      <w:ins w:author="Cassandra Gorman" w:id="43" w:date="2026-05-13T02:47:47Z">
        <w:r w:rsidDel="00000000" w:rsidR="00000000" w:rsidRPr="00000000">
          <w:rPr>
            <w:rtl w:val="0"/>
          </w:rPr>
          <w:t xml:space="preserve"> close by</w:t>
        </w:r>
      </w:ins>
      <w:r w:rsidDel="00000000" w:rsidR="00000000" w:rsidRPr="00000000">
        <w:rPr>
          <w:rtl w:val="0"/>
        </w:rPr>
        <w:t xml:space="preserve"> to </w:t>
      </w:r>
      <w:ins w:author="Cassandra Gorman" w:id="44" w:date="2026-05-13T02:47:59Z">
        <w:r w:rsidDel="00000000" w:rsidR="00000000" w:rsidRPr="00000000">
          <w:rPr>
            <w:rtl w:val="0"/>
          </w:rPr>
          <w:t xml:space="preserve">service</w:t>
        </w:r>
      </w:ins>
      <w:del w:author="Cassandra Gorman" w:id="44" w:date="2026-05-13T02:47:59Z">
        <w:r w:rsidDel="00000000" w:rsidR="00000000" w:rsidRPr="00000000">
          <w:rPr>
            <w:rtl w:val="0"/>
          </w:rPr>
          <w:delText xml:space="preserve">exceed</w:delText>
        </w:r>
      </w:del>
      <w:r w:rsidDel="00000000" w:rsidR="00000000" w:rsidRPr="00000000">
        <w:rPr>
          <w:rtl w:val="0"/>
        </w:rPr>
        <w:t xml:space="preserve"> the specific requirements of their Development Control Plans for the North West Growth Area, making sure that we meet the highest standards of safety and design.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[Contact us to discuss your family's needs]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b w:val="1"/>
          <w:bCs w:val="1"/>
        </w:rPr>
      </w:pPr>
      <w:r w:rsidDel="00000000" w:rsidR="00000000" w:rsidRPr="00000000">
        <w:rPr>
          <w:b w:val="1"/>
          <w:bCs w:val="1"/>
          <w:rtl w:val="0"/>
        </w:rPr>
        <w:t xml:space="preserve">H2: Your Local Early Learning Experts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We understand that choosing childcare near Vineyard means finding more than just supervision; you need a genuine partner in your child's development. Our team brings fresh innovation and modern early learning approaches to support your child's growth.</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b w:val="1"/>
          <w:bCs w:val="1"/>
          <w:rtl w:val="0"/>
        </w:rPr>
        <w:t xml:space="preserve">Our industry experience includes: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b w:val="1"/>
          <w:bCs w:val="1"/>
          <w:rtl w:val="0"/>
        </w:rPr>
        <w:t xml:space="preserve">H3: School Readiness Programs</w:t>
      </w:r>
    </w:p>
    <w:p w:rsidR="00000000" w:rsidDel="00000000" w:rsidP="00000000" w:rsidRDefault="00000000" w:rsidRPr="00000000" w14:paraId="00000121">
      <w:pPr>
        <w:rPr/>
      </w:pPr>
      <w:r w:rsidDel="00000000" w:rsidR="00000000" w:rsidRPr="00000000">
        <w:rPr>
          <w:rtl w:val="0"/>
        </w:rPr>
        <w:t xml:space="preserve">Structured curriculum preparing children for their transition to local primary schools, with focus on literacy, numeracy, and social skills development essential for academic success.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b w:val="1"/>
          <w:bCs w:val="1"/>
          <w:rtl w:val="0"/>
        </w:rPr>
        <w:t xml:space="preserve">H3: Qualified Educators</w:t>
      </w:r>
    </w:p>
    <w:p w:rsidR="00000000" w:rsidDel="00000000" w:rsidP="00000000" w:rsidRDefault="00000000" w:rsidRPr="00000000" w14:paraId="00000124">
      <w:pPr>
        <w:rPr/>
      </w:pPr>
      <w:r w:rsidDel="00000000" w:rsidR="00000000" w:rsidRPr="00000000">
        <w:rPr>
          <w:rtl w:val="0"/>
        </w:rPr>
        <w:t xml:space="preserve">Passionate teachers committed to nurturing each child's unique potential, providing customised attention and regular progress updates to keep you connected to your child's journey.</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b w:val="1"/>
          <w:bCs w:val="1"/>
          <w:rtl w:val="0"/>
        </w:rPr>
        <w:t xml:space="preserve">H3: Community Integration</w:t>
      </w:r>
    </w:p>
    <w:p w:rsidR="00000000" w:rsidDel="00000000" w:rsidP="00000000" w:rsidRDefault="00000000" w:rsidRPr="00000000" w14:paraId="00000127">
      <w:pPr>
        <w:rPr/>
      </w:pPr>
      <w:r w:rsidDel="00000000" w:rsidR="00000000" w:rsidRPr="00000000">
        <w:rPr>
          <w:rtl w:val="0"/>
        </w:rPr>
        <w:t xml:space="preserve">Building connections between families new to Vineyard, creating a supportive network that extends beyond our centre walls and helps establish roots in your new community.</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b w:val="1"/>
          <w:bCs w:val="1"/>
          <w:rtl w:val="0"/>
        </w:rPr>
        <w:t xml:space="preserve">H2: Why Choose Our Childcare Near Vineyard?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tl w:val="0"/>
        </w:rPr>
        <w:t xml:space="preserve">Modern Approach, Lasting Results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numPr>
          <w:ilvl w:val="0"/>
          <w:numId w:val="97"/>
        </w:numPr>
        <w:ind w:left="720" w:hanging="360"/>
        <w:rPr>
          <w:u w:val="none"/>
        </w:rPr>
      </w:pPr>
      <w:r w:rsidDel="00000000" w:rsidR="00000000" w:rsidRPr="00000000">
        <w:rPr>
          <w:b w:val="1"/>
          <w:bCs w:val="1"/>
          <w:rtl w:val="0"/>
        </w:rPr>
        <w:t xml:space="preserve">Boutique Service Model</w:t>
      </w:r>
      <w:r w:rsidDel="00000000" w:rsidR="00000000" w:rsidRPr="00000000">
        <w:rPr>
          <w:rtl w:val="0"/>
        </w:rPr>
        <w:t xml:space="preserve">: Focused attention on each family's unique needs rather than a one-size-fits-all approach.</w:t>
      </w:r>
    </w:p>
    <w:p w:rsidR="00000000" w:rsidDel="00000000" w:rsidP="00000000" w:rsidRDefault="00000000" w:rsidRPr="00000000" w14:paraId="0000012E">
      <w:pPr>
        <w:numPr>
          <w:ilvl w:val="0"/>
          <w:numId w:val="97"/>
        </w:numPr>
        <w:ind w:left="720" w:hanging="360"/>
        <w:rPr>
          <w:u w:val="none"/>
        </w:rPr>
      </w:pPr>
      <w:r w:rsidDel="00000000" w:rsidR="00000000" w:rsidRPr="00000000">
        <w:rPr>
          <w:b w:val="1"/>
          <w:bCs w:val="1"/>
          <w:rtl w:val="0"/>
        </w:rPr>
        <w:t xml:space="preserve">Technology Integration</w:t>
      </w:r>
      <w:r w:rsidDel="00000000" w:rsidR="00000000" w:rsidRPr="00000000">
        <w:rPr>
          <w:rtl w:val="0"/>
        </w:rPr>
        <w:t xml:space="preserve">: Digital communication platforms keeping busy parents connected throughout the day.</w:t>
      </w:r>
    </w:p>
    <w:p w:rsidR="00000000" w:rsidDel="00000000" w:rsidP="00000000" w:rsidRDefault="00000000" w:rsidRPr="00000000" w14:paraId="0000012F">
      <w:pPr>
        <w:numPr>
          <w:ilvl w:val="0"/>
          <w:numId w:val="97"/>
        </w:numPr>
        <w:ind w:left="720" w:hanging="360"/>
        <w:rPr>
          <w:u w:val="none"/>
        </w:rPr>
      </w:pPr>
      <w:r w:rsidDel="00000000" w:rsidR="00000000" w:rsidRPr="00000000">
        <w:rPr>
          <w:b w:val="1"/>
          <w:bCs w:val="1"/>
          <w:rtl w:val="0"/>
        </w:rPr>
        <w:t xml:space="preserve">Flexible Programming</w:t>
      </w:r>
      <w:r w:rsidDel="00000000" w:rsidR="00000000" w:rsidRPr="00000000">
        <w:rPr>
          <w:rtl w:val="0"/>
        </w:rPr>
        <w:t xml:space="preserve">: Adaptable schedules accommodating varying work commitments and family routines.</w:t>
      </w:r>
    </w:p>
    <w:p w:rsidR="00000000" w:rsidDel="00000000" w:rsidP="00000000" w:rsidRDefault="00000000" w:rsidRPr="00000000" w14:paraId="00000130">
      <w:pPr>
        <w:numPr>
          <w:ilvl w:val="0"/>
          <w:numId w:val="97"/>
        </w:numPr>
        <w:ind w:left="720" w:hanging="360"/>
        <w:rPr>
          <w:u w:val="none"/>
        </w:rPr>
      </w:pPr>
      <w:r w:rsidDel="00000000" w:rsidR="00000000" w:rsidRPr="00000000">
        <w:rPr>
          <w:b w:val="1"/>
          <w:bCs w:val="1"/>
          <w:rtl w:val="0"/>
        </w:rPr>
        <w:t xml:space="preserve">Nutritious Meals</w:t>
      </w:r>
      <w:r w:rsidDel="00000000" w:rsidR="00000000" w:rsidRPr="00000000">
        <w:rPr>
          <w:rtl w:val="0"/>
        </w:rPr>
        <w:t xml:space="preserve">: Freshly prepared meals meeting dietary requirements and promoting healthy eating habits.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b w:val="1"/>
          <w:bCs w:val="1"/>
          <w:rtl w:val="0"/>
        </w:rPr>
        <w:t xml:space="preserve">Built for Vineyard's Future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We're </w:t>
      </w:r>
      <w:ins w:author="Cassandra Gorman" w:id="45" w:date="2026-05-13T02:48:33Z">
        <w:r w:rsidDel="00000000" w:rsidR="00000000" w:rsidRPr="00000000">
          <w:rPr>
            <w:rtl w:val="0"/>
          </w:rPr>
          <w:t xml:space="preserve">here for</w:t>
        </w:r>
      </w:ins>
      <w:del w:author="Cassandra Gorman" w:id="45" w:date="2026-05-13T02:48:33Z">
        <w:r w:rsidDel="00000000" w:rsidR="00000000" w:rsidRPr="00000000">
          <w:rPr>
            <w:rtl w:val="0"/>
          </w:rPr>
          <w:delText xml:space="preserve">not just in </w:delText>
        </w:r>
      </w:del>
      <w:r w:rsidDel="00000000" w:rsidR="00000000" w:rsidRPr="00000000">
        <w:rPr>
          <w:rtl w:val="0"/>
        </w:rPr>
        <w:t xml:space="preserve">Vineyard</w:t>
      </w:r>
      <w:ins w:author="Cassandra Gorman" w:id="46" w:date="2026-05-13T02:48:37Z">
        <w:r w:rsidDel="00000000" w:rsidR="00000000" w:rsidRPr="00000000">
          <w:rPr>
            <w:rtl w:val="0"/>
          </w:rPr>
          <w:t xml:space="preserve"> families. </w:t>
        </w:r>
      </w:ins>
      <w:del w:author="Cassandra Gorman" w:id="46" w:date="2026-05-13T02:48:37Z">
        <w:r w:rsidDel="00000000" w:rsidR="00000000" w:rsidRPr="00000000">
          <w:rPr>
            <w:rtl w:val="0"/>
          </w:rPr>
          <w:delText xml:space="preserve">; we're for Vineyard. We built o</w:delText>
        </w:r>
      </w:del>
      <w:ins w:author="Cassandra Gorman" w:id="46" w:date="2026-05-13T02:48:37Z">
        <w:r w:rsidDel="00000000" w:rsidR="00000000" w:rsidRPr="00000000">
          <w:rPr>
            <w:rtl w:val="0"/>
          </w:rPr>
          <w:t xml:space="preserve">O</w:t>
        </w:r>
      </w:ins>
      <w:r w:rsidDel="00000000" w:rsidR="00000000" w:rsidRPr="00000000">
        <w:rPr>
          <w:rtl w:val="0"/>
        </w:rPr>
        <w:t xml:space="preserve">ur centre </w:t>
      </w:r>
      <w:ins w:author="Cassandra Gorman" w:id="47" w:date="2026-05-13T02:49:11Z">
        <w:r w:rsidDel="00000000" w:rsidR="00000000" w:rsidRPr="00000000">
          <w:rPr>
            <w:rtl w:val="0"/>
          </w:rPr>
          <w:t xml:space="preserve">was built </w:t>
        </w:r>
      </w:ins>
      <w:r w:rsidDel="00000000" w:rsidR="00000000" w:rsidRPr="00000000">
        <w:rPr>
          <w:rtl w:val="0"/>
        </w:rPr>
        <w:t xml:space="preserve">from the ground up to be a stable, foundational part of this emerging community. While infrastructure often lags behind residential development, </w:t>
      </w:r>
      <w:ins w:author="Cassandra Gorman" w:id="48" w:date="2026-05-13T02:49:27Z">
        <w:r w:rsidDel="00000000" w:rsidR="00000000" w:rsidRPr="00000000">
          <w:rPr>
            <w:rtl w:val="0"/>
          </w:rPr>
          <w:t xml:space="preserve">we maintain </w:t>
        </w:r>
      </w:ins>
      <w:del w:author="Cassandra Gorman" w:id="48" w:date="2026-05-13T02:49:27Z">
        <w:r w:rsidDel="00000000" w:rsidR="00000000" w:rsidRPr="00000000">
          <w:rPr>
            <w:rtl w:val="0"/>
          </w:rPr>
          <w:delText xml:space="preserve">we've invested in creating</w:delText>
        </w:r>
      </w:del>
      <w:r w:rsidDel="00000000" w:rsidR="00000000" w:rsidRPr="00000000">
        <w:rPr>
          <w:rtl w:val="0"/>
        </w:rPr>
        <w:t xml:space="preserve"> a premium facility that matches the aspirations of families building their future here.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[Reserve your family's place today]</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b w:val="1"/>
          <w:bCs w:val="1"/>
          <w:rtl w:val="0"/>
        </w:rPr>
        <w:t xml:space="preserve">H2: Supporting Vineyard's Working Families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The reality for many Vineyard families involves juggling demanding careers with parenting responsibilities. Our centre specifically addresses these challenges through:</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numPr>
          <w:ilvl w:val="0"/>
          <w:numId w:val="69"/>
        </w:numPr>
        <w:ind w:left="720" w:hanging="360"/>
        <w:rPr>
          <w:u w:val="none"/>
        </w:rPr>
      </w:pPr>
      <w:r w:rsidDel="00000000" w:rsidR="00000000" w:rsidRPr="00000000">
        <w:rPr>
          <w:b w:val="1"/>
          <w:bCs w:val="1"/>
          <w:rtl w:val="0"/>
        </w:rPr>
        <w:t xml:space="preserve">Early opening hours</w:t>
      </w:r>
      <w:r w:rsidDel="00000000" w:rsidR="00000000" w:rsidRPr="00000000">
        <w:rPr>
          <w:rtl w:val="0"/>
        </w:rPr>
        <w:t xml:space="preserve"> </w:t>
      </w:r>
      <w:ins w:author="Cassandra Gorman" w:id="49" w:date="2026-05-13T02:49:50Z">
        <w:r w:rsidDel="00000000" w:rsidR="00000000" w:rsidRPr="00000000">
          <w:rPr>
            <w:rtl w:val="0"/>
          </w:rPr>
          <w:t xml:space="preserve">of 7am </w:t>
        </w:r>
      </w:ins>
      <w:r w:rsidDel="00000000" w:rsidR="00000000" w:rsidRPr="00000000">
        <w:rPr>
          <w:rtl w:val="0"/>
        </w:rPr>
        <w:t xml:space="preserve">accommodating Sydney-bound commuters.</w:t>
      </w:r>
    </w:p>
    <w:p w:rsidR="00000000" w:rsidDel="00000000" w:rsidP="00000000" w:rsidRDefault="00000000" w:rsidRPr="00000000" w14:paraId="0000013D">
      <w:pPr>
        <w:numPr>
          <w:ilvl w:val="0"/>
          <w:numId w:val="69"/>
        </w:numPr>
        <w:ind w:left="720" w:hanging="360"/>
        <w:rPr>
          <w:u w:val="none"/>
        </w:rPr>
      </w:pPr>
      <w:r w:rsidDel="00000000" w:rsidR="00000000" w:rsidRPr="00000000">
        <w:rPr>
          <w:b w:val="1"/>
          <w:bCs w:val="1"/>
          <w:rtl w:val="0"/>
        </w:rPr>
        <w:t xml:space="preserve">Late pickup options</w:t>
      </w:r>
      <w:r w:rsidDel="00000000" w:rsidR="00000000" w:rsidRPr="00000000">
        <w:rPr>
          <w:rtl w:val="0"/>
        </w:rPr>
        <w:t xml:space="preserve"> </w:t>
      </w:r>
      <w:ins w:author="Cassandra Gorman" w:id="50" w:date="2026-05-13T02:49:56Z">
        <w:r w:rsidDel="00000000" w:rsidR="00000000" w:rsidRPr="00000000">
          <w:rPr>
            <w:rtl w:val="0"/>
          </w:rPr>
          <w:t xml:space="preserve">of 6pm </w:t>
        </w:r>
      </w:ins>
      <w:r w:rsidDel="00000000" w:rsidR="00000000" w:rsidRPr="00000000">
        <w:rPr>
          <w:rtl w:val="0"/>
        </w:rPr>
        <w:t xml:space="preserve">for unpredictable work schedules.</w:t>
      </w:r>
    </w:p>
    <w:p w:rsidR="00000000" w:rsidDel="00000000" w:rsidP="00000000" w:rsidRDefault="00000000" w:rsidRPr="00000000" w14:paraId="0000013E">
      <w:pPr>
        <w:numPr>
          <w:ilvl w:val="0"/>
          <w:numId w:val="69"/>
        </w:numPr>
        <w:ind w:left="720" w:hanging="360"/>
        <w:rPr>
          <w:u w:val="none"/>
        </w:rPr>
      </w:pPr>
      <w:r w:rsidDel="00000000" w:rsidR="00000000" w:rsidRPr="00000000">
        <w:rPr>
          <w:b w:val="1"/>
          <w:bCs w:val="1"/>
          <w:rtl w:val="0"/>
        </w:rPr>
        <w:t xml:space="preserve">Backup care services we offer</w:t>
      </w:r>
      <w:r w:rsidDel="00000000" w:rsidR="00000000" w:rsidRPr="00000000">
        <w:rPr>
          <w:rtl w:val="0"/>
        </w:rPr>
        <w:t xml:space="preserve"> when regular arrangements fall through.</w:t>
      </w:r>
    </w:p>
    <w:p w:rsidR="00000000" w:rsidDel="00000000" w:rsidP="00000000" w:rsidRDefault="00000000" w:rsidRPr="00000000" w14:paraId="0000013F">
      <w:pPr>
        <w:numPr>
          <w:ilvl w:val="0"/>
          <w:numId w:val="69"/>
        </w:numPr>
        <w:ind w:left="720" w:hanging="360"/>
        <w:rPr>
          <w:u w:val="none"/>
        </w:rPr>
      </w:pPr>
      <w:r w:rsidDel="00000000" w:rsidR="00000000" w:rsidRPr="00000000">
        <w:rPr>
          <w:b w:val="1"/>
          <w:bCs w:val="1"/>
          <w:rtl w:val="0"/>
        </w:rPr>
        <w:t xml:space="preserve">Holiday programs</w:t>
      </w:r>
      <w:r w:rsidDel="00000000" w:rsidR="00000000" w:rsidRPr="00000000">
        <w:rPr>
          <w:rtl w:val="0"/>
        </w:rPr>
        <w:t xml:space="preserve"> supporting year-round working parents.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We recognise that many families are new to the area without established support networks. Our centre serves as a vital community hub where both parents and children form meaningful connections, creating the village every family needs.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b w:val="1"/>
          <w:bCs w:val="1"/>
        </w:rPr>
      </w:pPr>
      <w:r w:rsidDel="00000000" w:rsidR="00000000" w:rsidRPr="00000000">
        <w:rPr>
          <w:b w:val="1"/>
          <w:bCs w:val="1"/>
          <w:rtl w:val="0"/>
        </w:rPr>
        <w:t xml:space="preserve">Q: What age groups do you cater to at your </w:t>
      </w:r>
      <w:ins w:author="Cassandra Gorman" w:id="51" w:date="2026-05-13T02:50:06Z">
        <w:r w:rsidDel="00000000" w:rsidR="00000000" w:rsidRPr="00000000">
          <w:rPr>
            <w:b w:val="1"/>
            <w:bCs w:val="1"/>
            <w:rtl w:val="0"/>
          </w:rPr>
          <w:t xml:space="preserve">centre near </w:t>
        </w:r>
      </w:ins>
      <w:r w:rsidDel="00000000" w:rsidR="00000000" w:rsidRPr="00000000">
        <w:rPr>
          <w:b w:val="1"/>
          <w:bCs w:val="1"/>
          <w:rtl w:val="0"/>
        </w:rPr>
        <w:t xml:space="preserve">Vineyard</w:t>
      </w:r>
      <w:del w:author="Cassandra Gorman" w:id="52" w:date="2026-05-13T02:50:11Z">
        <w:r w:rsidDel="00000000" w:rsidR="00000000" w:rsidRPr="00000000">
          <w:rPr>
            <w:b w:val="1"/>
            <w:bCs w:val="1"/>
            <w:rtl w:val="0"/>
          </w:rPr>
          <w:delText xml:space="preserve"> centre</w:delText>
        </w:r>
      </w:del>
      <w:r w:rsidDel="00000000" w:rsidR="00000000" w:rsidRPr="00000000">
        <w:rPr>
          <w:b w:val="1"/>
          <w:bCs w:val="1"/>
          <w:rtl w:val="0"/>
        </w:rPr>
        <w:t xml:space="preserve">?</w:t>
      </w:r>
    </w:p>
    <w:p w:rsidR="00000000" w:rsidDel="00000000" w:rsidP="00000000" w:rsidRDefault="00000000" w:rsidRPr="00000000" w14:paraId="00000146">
      <w:pPr>
        <w:rPr/>
      </w:pPr>
      <w:r w:rsidDel="00000000" w:rsidR="00000000" w:rsidRPr="00000000">
        <w:rPr>
          <w:rtl w:val="0"/>
        </w:rPr>
        <w:t xml:space="preserve">We welcome children from 6 weeks to school age, with dedicated rooms and programs custom to each developmental stage. Our purpose-built facility includes separate spaces for infants, toddlers, and preschoolers.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b w:val="1"/>
          <w:bCs w:val="1"/>
          <w:rtl w:val="0"/>
        </w:rPr>
        <w:t xml:space="preserve">Q: How do you handle the demand for childcare places in Vineyard?</w:t>
      </w:r>
    </w:p>
    <w:p w:rsidR="00000000" w:rsidDel="00000000" w:rsidP="00000000" w:rsidRDefault="00000000" w:rsidRPr="00000000" w14:paraId="00000149">
      <w:pPr>
        <w:rPr/>
      </w:pPr>
      <w:r w:rsidDel="00000000" w:rsidR="00000000" w:rsidRPr="00000000">
        <w:rPr>
          <w:rtl w:val="0"/>
        </w:rPr>
        <w:t xml:space="preserve">With hundreds of new families moving into Vineyard, our 2024 places are filling faster than expected. We encourage families to book a tour quickly to avoid joining lengthy waitlists at other centres.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b w:val="1"/>
          <w:bCs w:val="1"/>
        </w:rPr>
      </w:pPr>
      <w:r w:rsidDel="00000000" w:rsidR="00000000" w:rsidRPr="00000000">
        <w:rPr>
          <w:b w:val="1"/>
          <w:bCs w:val="1"/>
          <w:rtl w:val="0"/>
        </w:rPr>
        <w:t xml:space="preserve">Q: What makes your approach to early learning unique?</w:t>
      </w:r>
    </w:p>
    <w:p w:rsidR="00000000" w:rsidDel="00000000" w:rsidP="00000000" w:rsidRDefault="00000000" w:rsidRPr="00000000" w14:paraId="0000014C">
      <w:pPr>
        <w:rPr/>
      </w:pPr>
      <w:r w:rsidDel="00000000" w:rsidR="00000000" w:rsidRPr="00000000">
        <w:rPr>
          <w:rtl w:val="0"/>
        </w:rPr>
        <w:t xml:space="preserve">Our educators combine modern teaching methodologies with genuine care for each child's wellbeing. We focus on school readiness while nurturing creativity, confidence, and social skills essential for future success.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b w:val="1"/>
          <w:bCs w:val="1"/>
        </w:rPr>
      </w:pPr>
      <w:r w:rsidDel="00000000" w:rsidR="00000000" w:rsidRPr="00000000">
        <w:rPr>
          <w:b w:val="1"/>
          <w:bCs w:val="1"/>
          <w:rtl w:val="0"/>
        </w:rPr>
        <w:t xml:space="preserve">Q: How do you ensure children's safety and comfort?</w:t>
      </w:r>
    </w:p>
    <w:p w:rsidR="00000000" w:rsidDel="00000000" w:rsidP="00000000" w:rsidRDefault="00000000" w:rsidRPr="00000000" w14:paraId="0000014F">
      <w:pPr>
        <w:rPr/>
      </w:pPr>
      <w:ins w:author="Cassandra Gorman" w:id="53" w:date="2026-05-13T02:50:43Z">
        <w:r w:rsidDel="00000000" w:rsidR="00000000" w:rsidRPr="00000000">
          <w:rPr>
            <w:rtl w:val="0"/>
            <w:rPrChange w:author="Cassandra Gorman" w:id="54" w:date="2026-05-13T02:50:43Z">
              <w:rPr>
                <w:b w:val="1"/>
                <w:bCs w:val="1"/>
              </w:rPr>
            </w:rPrChange>
          </w:rPr>
          <w:t xml:space="preserve">W</w:t>
        </w:r>
      </w:ins>
      <w:del w:author="Cassandra Gorman" w:id="53" w:date="2026-05-13T02:50:43Z">
        <w:r w:rsidDel="00000000" w:rsidR="00000000" w:rsidRPr="00000000">
          <w:rPr>
            <w:rtl w:val="0"/>
            <w:rPrChange w:author="Cassandra Gorman" w:id="54" w:date="2026-05-13T02:50:43Z">
              <w:rPr/>
            </w:rPrChange>
          </w:rPr>
          <w:delText xml:space="preserve">Beyond meeting Blacktown City Council's strict regulations, w</w:delText>
        </w:r>
      </w:del>
      <w:r w:rsidDel="00000000" w:rsidR="00000000" w:rsidRPr="00000000">
        <w:rPr>
          <w:rtl w:val="0"/>
        </w:rPr>
        <w:t xml:space="preserve">e've invested in premium safety features, advanced air conditioning systems, and extensive shade structures designed specifically for Western Sydney's climate conditions.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b w:val="1"/>
          <w:bCs w:val="1"/>
          <w:rtl w:val="0"/>
        </w:rPr>
        <w:t xml:space="preserve">Q: Is the Vineyard centre accessible via public transport?</w:t>
      </w:r>
    </w:p>
    <w:p w:rsidR="00000000" w:rsidDel="00000000" w:rsidP="00000000" w:rsidRDefault="00000000" w:rsidRPr="00000000" w14:paraId="00000152">
      <w:pPr>
        <w:rPr/>
      </w:pPr>
      <w:r w:rsidDel="00000000" w:rsidR="00000000" w:rsidRPr="00000000">
        <w:rPr>
          <w:rtl w:val="0"/>
        </w:rPr>
        <w:t xml:space="preserve">Yes, our location is strategically placed near major transport links </w:t>
      </w:r>
      <w:del w:author="Cassandra Gorman" w:id="55" w:date="2026-05-13T02:51:02Z">
        <w:r w:rsidDel="00000000" w:rsidR="00000000" w:rsidRPr="00000000">
          <w:rPr>
            <w:rtl w:val="0"/>
          </w:rPr>
          <w:delText xml:space="preserve">and bus routes </w:delText>
        </w:r>
      </w:del>
      <w:r w:rsidDel="00000000" w:rsidR="00000000" w:rsidRPr="00000000">
        <w:rPr>
          <w:rtl w:val="0"/>
        </w:rPr>
        <w:t xml:space="preserve">serving the North West Growth Area, making it convenient for parents who use public transport for their daily commute.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b w:val="1"/>
          <w:bCs w:val="1"/>
          <w:rtl w:val="0"/>
        </w:rPr>
        <w:t xml:space="preserve">Q: What should my child bring on their first day?</w:t>
      </w:r>
    </w:p>
    <w:p w:rsidR="00000000" w:rsidDel="00000000" w:rsidP="00000000" w:rsidRDefault="00000000" w:rsidRPr="00000000" w14:paraId="00000155">
      <w:pPr>
        <w:rPr/>
      </w:pPr>
      <w:r w:rsidDel="00000000" w:rsidR="00000000" w:rsidRPr="00000000">
        <w:rPr>
          <w:rtl w:val="0"/>
        </w:rPr>
        <w:t xml:space="preserve">We ask parents to provide a bag with a change of clothes, a sun-safe hat, </w:t>
      </w:r>
      <w:ins w:author="Cassandra Gorman" w:id="56" w:date="2026-05-13T02:51:43Z">
        <w:r w:rsidDel="00000000" w:rsidR="00000000" w:rsidRPr="00000000">
          <w:rPr>
            <w:rtl w:val="0"/>
          </w:rPr>
          <w:t xml:space="preserve">a drink bottle, personal bed sheets </w:t>
        </w:r>
      </w:ins>
      <w:r w:rsidDel="00000000" w:rsidR="00000000" w:rsidRPr="00000000">
        <w:rPr>
          <w:rtl w:val="0"/>
        </w:rPr>
        <w:t xml:space="preserve">and any specific comfort items (like a dummy</w:t>
      </w:r>
      <w:del w:author="Cassandra Gorman" w:id="57" w:date="2026-05-13T02:52:00Z">
        <w:r w:rsidDel="00000000" w:rsidR="00000000" w:rsidRPr="00000000">
          <w:rPr>
            <w:rtl w:val="0"/>
          </w:rPr>
          <w:delText xml:space="preserve"> or transitional toy</w:delText>
        </w:r>
      </w:del>
      <w:r w:rsidDel="00000000" w:rsidR="00000000" w:rsidRPr="00000000">
        <w:rPr>
          <w:rtl w:val="0"/>
        </w:rPr>
        <w:t xml:space="preserve">). We provide </w:t>
      </w:r>
      <w:del w:author="Cassandra Gorman" w:id="58" w:date="2026-05-13T02:52:46Z">
        <w:r w:rsidDel="00000000" w:rsidR="00000000" w:rsidRPr="00000000">
          <w:rPr>
            <w:rtl w:val="0"/>
          </w:rPr>
          <w:delText xml:space="preserve">all nappies, </w:delText>
        </w:r>
      </w:del>
      <w:r w:rsidDel="00000000" w:rsidR="00000000" w:rsidRPr="00000000">
        <w:rPr>
          <w:rtl w:val="0"/>
        </w:rPr>
        <w:t xml:space="preserve">wipes, sunblock, and nutritious meals</w:t>
      </w:r>
      <w:ins w:author="Cassandra Gorman" w:id="59" w:date="2026-05-13T02:52:32Z">
        <w:r w:rsidDel="00000000" w:rsidR="00000000" w:rsidRPr="00000000">
          <w:rPr>
            <w:rtl w:val="0"/>
          </w:rPr>
          <w:t xml:space="preserve">, snacks and </w:t>
        </w:r>
        <w:r w:rsidDel="00000000" w:rsidR="00000000" w:rsidRPr="00000000">
          <w:rPr>
            <w:rtl w:val="0"/>
            <w:rPrChange w:author="Cassandra Gorman" w:id="60" w:date="2026-05-13T02:52:32Z">
              <w:rPr/>
            </w:rPrChange>
          </w:rPr>
          <w:t xml:space="preserve">refreshments</w:t>
        </w:r>
      </w:ins>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b w:val="1"/>
          <w:bCs w:val="1"/>
          <w:rtl w:val="0"/>
        </w:rPr>
        <w:t xml:space="preserve">Q: How do you communicate daily updates to Vineyard parents?</w:t>
      </w:r>
    </w:p>
    <w:p w:rsidR="00000000" w:rsidDel="00000000" w:rsidP="00000000" w:rsidRDefault="00000000" w:rsidRPr="00000000" w14:paraId="00000158">
      <w:pPr>
        <w:rPr/>
      </w:pPr>
      <w:r w:rsidDel="00000000" w:rsidR="00000000" w:rsidRPr="00000000">
        <w:rPr>
          <w:rtl w:val="0"/>
        </w:rPr>
        <w:t xml:space="preserve">We use a dedicated parent communication app that provides real-time updates on your child’s meals, sleep times, and learning activities, including photos and videos of their milestones throughout the day.</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b w:val="1"/>
          <w:bCs w:val="1"/>
          <w:rtl w:val="0"/>
        </w:rPr>
        <w:t xml:space="preserve">Q: Can you accommodate families with varying schedules?</w:t>
      </w:r>
    </w:p>
    <w:p w:rsidR="00000000" w:rsidDel="00000000" w:rsidP="00000000" w:rsidRDefault="00000000" w:rsidRPr="00000000" w14:paraId="0000015B">
      <w:pPr>
        <w:rPr/>
      </w:pPr>
      <w:r w:rsidDel="00000000" w:rsidR="00000000" w:rsidRPr="00000000">
        <w:rPr>
          <w:rtl w:val="0"/>
        </w:rPr>
        <w:t xml:space="preserve">Absolutely. We understand the unique challenges facing commuter families in Vineyard. Our flexible booking options and extended hours confirm quality care that works around your professional commitments.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b w:val="1"/>
          <w:bCs w:val="1"/>
          <w:rtl w:val="0"/>
        </w:rPr>
        <w:t xml:space="preserve">H2: Secure Your Child's Future in Vineyard</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Don't let the stress of finding quality childcare near Vineyard overshadow the joy of settling into your new home. Our purpose-built centre offers the peace of mind you deserve, with guaranteed quality care in a modern facility designed for families just like yours.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Join the growing community of Vineyard families who've found a better approach to early learning. With our convenient location, exceptional facilities, and genuine commitment to your child's development, we're ready to become an essential part of your family's success story.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[Book your custom tour today] and see why discerning Vineyard families choose our centre for their children's crucial early years. Places are limited and filling quickly; secure your spot before joining another waitlist.</w:t>
      </w:r>
      <w:r w:rsidDel="00000000" w:rsidR="00000000" w:rsidRPr="00000000">
        <w:br w:type="page"/>
      </w:r>
      <w:r w:rsidDel="00000000" w:rsidR="00000000" w:rsidRPr="00000000">
        <w:rPr>
          <w:rtl w:val="0"/>
        </w:rPr>
      </w:r>
    </w:p>
    <w:p w:rsidR="00000000" w:rsidDel="00000000" w:rsidP="00000000" w:rsidRDefault="00000000" w:rsidRPr="00000000" w14:paraId="00000164">
      <w:pPr>
        <w:pStyle w:val="Heading1"/>
        <w:rPr>
          <w:b w:val="1"/>
          <w:bCs w:val="1"/>
        </w:rPr>
      </w:pPr>
      <w:bookmarkStart w:colFirst="0" w:colLast="0" w:name="_6rgtpwmywo6m" w:id="3"/>
      <w:bookmarkEnd w:id="3"/>
      <w:r w:rsidDel="00000000" w:rsidR="00000000" w:rsidRPr="00000000">
        <w:rPr>
          <w:b w:val="1"/>
          <w:bCs w:val="1"/>
          <w:rtl w:val="0"/>
        </w:rPr>
        <w:t xml:space="preserve">Page 4 </w:t>
      </w:r>
    </w:p>
    <w:p w:rsidR="00000000" w:rsidDel="00000000" w:rsidP="00000000" w:rsidRDefault="00000000" w:rsidRPr="00000000" w14:paraId="00000165">
      <w:pPr>
        <w:rPr>
          <w:b w:val="1"/>
          <w:bCs w:val="1"/>
        </w:rPr>
      </w:pPr>
      <w:r w:rsidDel="00000000" w:rsidR="00000000" w:rsidRPr="00000000">
        <w:rPr>
          <w:b w:val="1"/>
          <w:bCs w:val="1"/>
          <w:rtl w:val="0"/>
        </w:rPr>
        <w:t xml:space="preserve">URL: https://flourishelc.com.au/daycare-childcare-gables-nsw/</w:t>
      </w:r>
    </w:p>
    <w:p w:rsidR="00000000" w:rsidDel="00000000" w:rsidP="00000000" w:rsidRDefault="00000000" w:rsidRPr="00000000" w14:paraId="00000166">
      <w:pPr>
        <w:rPr/>
      </w:pPr>
      <w:r w:rsidDel="00000000" w:rsidR="00000000" w:rsidRPr="00000000">
        <w:rPr>
          <w:rtl w:val="0"/>
        </w:rPr>
        <w:t xml:space="preserve">Page Type: Location Page</w:t>
      </w:r>
    </w:p>
    <w:p w:rsidR="00000000" w:rsidDel="00000000" w:rsidP="00000000" w:rsidRDefault="00000000" w:rsidRPr="00000000" w14:paraId="00000167">
      <w:pPr>
        <w:rPr/>
      </w:pPr>
      <w:r w:rsidDel="00000000" w:rsidR="00000000" w:rsidRPr="00000000">
        <w:rPr>
          <w:rtl w:val="0"/>
        </w:rPr>
        <w:t xml:space="preserve">Content Type: New Content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Keywords:</w:t>
      </w:r>
    </w:p>
    <w:p w:rsidR="00000000" w:rsidDel="00000000" w:rsidP="00000000" w:rsidRDefault="00000000" w:rsidRPr="00000000" w14:paraId="0000016A">
      <w:pPr>
        <w:rPr>
          <w:b w:val="1"/>
          <w:bCs w:val="1"/>
        </w:rPr>
      </w:pPr>
      <w:r w:rsidDel="00000000" w:rsidR="00000000" w:rsidRPr="00000000">
        <w:rPr>
          <w:b w:val="1"/>
          <w:bCs w:val="1"/>
          <w:rtl w:val="0"/>
        </w:rPr>
        <w:t xml:space="preserve">Primary keyword: childcare near gables</w:t>
      </w:r>
    </w:p>
    <w:p w:rsidR="00000000" w:rsidDel="00000000" w:rsidP="00000000" w:rsidRDefault="00000000" w:rsidRPr="00000000" w14:paraId="0000016B">
      <w:pPr>
        <w:rPr/>
      </w:pPr>
      <w:r w:rsidDel="00000000" w:rsidR="00000000" w:rsidRPr="00000000">
        <w:rPr>
          <w:rtl w:val="0"/>
        </w:rPr>
        <w:t xml:space="preserve">Secondary keywords: daycare near gables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b w:val="1"/>
          <w:bCs w:val="1"/>
          <w:rtl w:val="0"/>
        </w:rPr>
        <w:t xml:space="preserve">Content:</w:t>
      </w:r>
    </w:p>
    <w:p w:rsidR="00000000" w:rsidDel="00000000" w:rsidP="00000000" w:rsidRDefault="00000000" w:rsidRPr="00000000" w14:paraId="0000016E">
      <w:pPr>
        <w:rPr/>
      </w:pPr>
      <w:r w:rsidDel="00000000" w:rsidR="00000000" w:rsidRPr="00000000">
        <w:rPr>
          <w:rtl w:val="0"/>
        </w:rPr>
        <w:t xml:space="preserve">Meta Title: Premium Childcare Near Gables - Flourish Early Learning</w:t>
      </w:r>
    </w:p>
    <w:p w:rsidR="00000000" w:rsidDel="00000000" w:rsidP="00000000" w:rsidRDefault="00000000" w:rsidRPr="00000000" w14:paraId="0000016F">
      <w:pPr>
        <w:rPr/>
      </w:pPr>
      <w:r w:rsidDel="00000000" w:rsidR="00000000" w:rsidRPr="00000000">
        <w:rPr>
          <w:rtl w:val="0"/>
        </w:rPr>
        <w:t xml:space="preserve">Meta Description: Trusted childcare near Gables for busy professionals. Purpose-built centre with premium early learning programs. Secure your child's place today!</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rPr>
          <w:b w:val="1"/>
          <w:bCs w:val="1"/>
          <w:rtl w:val="0"/>
        </w:rPr>
        <w:t xml:space="preserve">H1: Premier Childcare Near Gables - Where Your Child's Future Flourishes</w:t>
      </w:r>
    </w:p>
    <w:p w:rsidR="00000000" w:rsidDel="00000000" w:rsidP="00000000" w:rsidRDefault="00000000" w:rsidRPr="00000000" w14:paraId="00000172">
      <w:pPr>
        <w:spacing w:after="240" w:before="240" w:lineRule="auto"/>
        <w:rPr/>
      </w:pPr>
      <w:r w:rsidDel="00000000" w:rsidR="00000000" w:rsidRPr="00000000">
        <w:rPr>
          <w:rtl w:val="0"/>
        </w:rPr>
        <w:t xml:space="preserve">At Flourish Early Learning Centre, we believe every child deserves a place where their curiosity, confidence, and potential can truly grow. Our purpose-built facility near Gables brings together qualified educators, premium learning environments, and programs designed to give your child the strongest possible start in life.</w:t>
      </w:r>
    </w:p>
    <w:p w:rsidR="00000000" w:rsidDel="00000000" w:rsidP="00000000" w:rsidRDefault="00000000" w:rsidRPr="00000000" w14:paraId="00000173">
      <w:pPr>
        <w:spacing w:after="240" w:before="240" w:lineRule="auto"/>
        <w:rPr/>
      </w:pPr>
      <w:r w:rsidDel="00000000" w:rsidR="00000000" w:rsidRPr="00000000">
        <w:rPr>
          <w:rtl w:val="0"/>
        </w:rPr>
        <w:t xml:space="preserve">For families in Gables, that means exceptional early education right in your neighbourhood, backed by the reliability and flexibility to support your family's busy life.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b w:val="1"/>
          <w:bCs w:val="1"/>
        </w:rPr>
      </w:pPr>
      <w:r w:rsidDel="00000000" w:rsidR="00000000" w:rsidRPr="00000000">
        <w:rPr>
          <w:b w:val="1"/>
          <w:bCs w:val="1"/>
          <w:rtl w:val="0"/>
        </w:rPr>
        <w:t xml:space="preserve">H2: Understanding the Unique Needs of Gables Families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b w:val="1"/>
          <w:bCs w:val="1"/>
        </w:rPr>
      </w:pPr>
      <w:r w:rsidDel="00000000" w:rsidR="00000000" w:rsidRPr="00000000">
        <w:rPr>
          <w:b w:val="1"/>
          <w:bCs w:val="1"/>
          <w:rtl w:val="0"/>
        </w:rPr>
        <w:t xml:space="preserve">H3: The New Community Challenge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Moving to a brand-new suburb like Gables brings exciting opportunities, but we understand it can feel isolating without your established support network nearby. That's why our childcare near Gables focuses on building a warm, close-knit community where both children and parents form lasting connections.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Our centre serves as more than just a childcare facility. Through regular family events, parent networking opportunities, and collaborative programs, we help you build the village every family needs. Whether you live in The Gables estate or the surrounding master-planned communities, you'll find a welcoming environment that feels like an extension of your family.</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[Secure Your Child's Place Today]</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b w:val="1"/>
          <w:bCs w:val="1"/>
        </w:rPr>
      </w:pPr>
      <w:r w:rsidDel="00000000" w:rsidR="00000000" w:rsidRPr="00000000">
        <w:rPr>
          <w:b w:val="1"/>
          <w:bCs w:val="1"/>
          <w:rtl w:val="0"/>
        </w:rPr>
        <w:t xml:space="preserve">H3: Supporting Your Professional Life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Long commutes to Sydney CBD or Parramatta are a reality for many Gables professionals. Our daycare near Gables operates with extended hours designed around your schedule, providing reliable care that lets you focus on your career without worry.</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We provide:</w:t>
      </w:r>
    </w:p>
    <w:p w:rsidR="00000000" w:rsidDel="00000000" w:rsidP="00000000" w:rsidRDefault="00000000" w:rsidRPr="00000000" w14:paraId="00000185">
      <w:pPr>
        <w:numPr>
          <w:ilvl w:val="0"/>
          <w:numId w:val="33"/>
        </w:numPr>
        <w:ind w:left="720" w:hanging="360"/>
        <w:rPr>
          <w:u w:val="none"/>
        </w:rPr>
      </w:pPr>
      <w:r w:rsidDel="00000000" w:rsidR="00000000" w:rsidRPr="00000000">
        <w:rPr>
          <w:rtl w:val="0"/>
        </w:rPr>
        <w:t xml:space="preserve">Early morning drop-off from </w:t>
      </w:r>
      <w:ins w:author="Cassandra Gorman" w:id="61" w:date="2026-05-13T02:54:17Z">
        <w:r w:rsidDel="00000000" w:rsidR="00000000" w:rsidRPr="00000000">
          <w:rPr>
            <w:rtl w:val="0"/>
          </w:rPr>
          <w:t xml:space="preserve">7:00</w:t>
        </w:r>
      </w:ins>
      <w:del w:author="Cassandra Gorman" w:id="61" w:date="2026-05-13T02:54:17Z">
        <w:r w:rsidDel="00000000" w:rsidR="00000000" w:rsidRPr="00000000">
          <w:rPr>
            <w:rtl w:val="0"/>
          </w:rPr>
          <w:delText xml:space="preserve">6:30</w:delText>
        </w:r>
      </w:del>
      <w:r w:rsidDel="00000000" w:rsidR="00000000" w:rsidRPr="00000000">
        <w:rPr>
          <w:rtl w:val="0"/>
        </w:rPr>
        <w:t xml:space="preserve">am.</w:t>
      </w:r>
    </w:p>
    <w:p w:rsidR="00000000" w:rsidDel="00000000" w:rsidP="00000000" w:rsidRDefault="00000000" w:rsidRPr="00000000" w14:paraId="00000186">
      <w:pPr>
        <w:numPr>
          <w:ilvl w:val="0"/>
          <w:numId w:val="33"/>
        </w:numPr>
        <w:ind w:left="720" w:hanging="360"/>
        <w:rPr>
          <w:u w:val="none"/>
        </w:rPr>
      </w:pPr>
      <w:r w:rsidDel="00000000" w:rsidR="00000000" w:rsidRPr="00000000">
        <w:rPr>
          <w:rtl w:val="0"/>
        </w:rPr>
        <w:t xml:space="preserve">Extended evening care until 6:</w:t>
      </w:r>
      <w:ins w:author="Cassandra Gorman" w:id="62" w:date="2026-05-13T02:55:34Z">
        <w:r w:rsidDel="00000000" w:rsidR="00000000" w:rsidRPr="00000000">
          <w:rPr>
            <w:rtl w:val="0"/>
          </w:rPr>
          <w:t xml:space="preserve">0</w:t>
        </w:r>
      </w:ins>
      <w:del w:author="Cassandra Gorman" w:id="62" w:date="2026-05-13T02:55:34Z">
        <w:r w:rsidDel="00000000" w:rsidR="00000000" w:rsidRPr="00000000">
          <w:rPr>
            <w:rtl w:val="0"/>
          </w:rPr>
          <w:delText xml:space="preserve">3</w:delText>
        </w:r>
      </w:del>
      <w:r w:rsidDel="00000000" w:rsidR="00000000" w:rsidRPr="00000000">
        <w:rPr>
          <w:rtl w:val="0"/>
        </w:rPr>
        <w:t xml:space="preserve">0pm.</w:t>
      </w:r>
    </w:p>
    <w:p w:rsidR="00000000" w:rsidDel="00000000" w:rsidP="00000000" w:rsidRDefault="00000000" w:rsidRPr="00000000" w14:paraId="00000187">
      <w:pPr>
        <w:numPr>
          <w:ilvl w:val="0"/>
          <w:numId w:val="33"/>
        </w:numPr>
        <w:ind w:left="720" w:hanging="360"/>
        <w:rPr>
          <w:u w:val="none"/>
        </w:rPr>
      </w:pPr>
      <w:r w:rsidDel="00000000" w:rsidR="00000000" w:rsidRPr="00000000">
        <w:rPr>
          <w:rtl w:val="0"/>
        </w:rPr>
        <w:t xml:space="preserve">Flexible booking options for changing work schedules.</w:t>
      </w:r>
    </w:p>
    <w:p w:rsidR="00000000" w:rsidDel="00000000" w:rsidP="00000000" w:rsidRDefault="00000000" w:rsidRPr="00000000" w14:paraId="00000188">
      <w:pPr>
        <w:numPr>
          <w:ilvl w:val="0"/>
          <w:numId w:val="33"/>
        </w:numPr>
        <w:ind w:left="720" w:hanging="360"/>
        <w:rPr>
          <w:u w:val="none"/>
        </w:rPr>
      </w:pPr>
      <w:r w:rsidDel="00000000" w:rsidR="00000000" w:rsidRPr="00000000">
        <w:rPr>
          <w:rtl w:val="0"/>
        </w:rPr>
        <w:t xml:space="preserve">Real-time updates through our parent communication app.</w:t>
      </w:r>
    </w:p>
    <w:p w:rsidR="00000000" w:rsidDel="00000000" w:rsidP="00000000" w:rsidRDefault="00000000" w:rsidRPr="00000000" w14:paraId="00000189">
      <w:pPr>
        <w:numPr>
          <w:ilvl w:val="0"/>
          <w:numId w:val="33"/>
        </w:numPr>
        <w:ind w:left="720" w:hanging="360"/>
        <w:rPr>
          <w:u w:val="none"/>
        </w:rPr>
      </w:pPr>
      <w:r w:rsidDel="00000000" w:rsidR="00000000" w:rsidRPr="00000000">
        <w:rPr>
          <w:rtl w:val="0"/>
        </w:rPr>
        <w:t xml:space="preserve">Nutritious meals prepared on-site, saving you preparation time.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b w:val="1"/>
          <w:bCs w:val="1"/>
          <w:rtl w:val="0"/>
        </w:rPr>
        <w:t xml:space="preserve">H3: Delivering Premium Educational Outcomes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In a suburb filled with contemporary modern and Hamptons-inspired homes, families expect excellence in every aspect of their lives. Our early learning program exceeds these expectations with:</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numPr>
          <w:ilvl w:val="0"/>
          <w:numId w:val="2"/>
        </w:numPr>
        <w:ind w:left="720" w:hanging="360"/>
        <w:rPr>
          <w:u w:val="none"/>
        </w:rPr>
      </w:pPr>
      <w:r w:rsidDel="00000000" w:rsidR="00000000" w:rsidRPr="00000000">
        <w:rPr>
          <w:rtl w:val="0"/>
        </w:rPr>
        <w:t xml:space="preserve">Play-based curriculum aligned with the Early Years Learning Framework.</w:t>
      </w:r>
    </w:p>
    <w:p w:rsidR="00000000" w:rsidDel="00000000" w:rsidP="00000000" w:rsidRDefault="00000000" w:rsidRPr="00000000" w14:paraId="00000190">
      <w:pPr>
        <w:numPr>
          <w:ilvl w:val="0"/>
          <w:numId w:val="2"/>
        </w:numPr>
        <w:ind w:left="720" w:hanging="360"/>
        <w:rPr>
          <w:u w:val="none"/>
        </w:rPr>
      </w:pPr>
      <w:r w:rsidDel="00000000" w:rsidR="00000000" w:rsidRPr="00000000">
        <w:rPr>
          <w:rtl w:val="0"/>
        </w:rPr>
        <w:t xml:space="preserve">Qualified educators passionate about child development.</w:t>
      </w:r>
    </w:p>
    <w:p w:rsidR="00000000" w:rsidDel="00000000" w:rsidP="00000000" w:rsidRDefault="00000000" w:rsidRPr="00000000" w14:paraId="00000191">
      <w:pPr>
        <w:numPr>
          <w:ilvl w:val="0"/>
          <w:numId w:val="2"/>
        </w:numPr>
        <w:ind w:left="720" w:hanging="360"/>
        <w:rPr>
          <w:u w:val="none"/>
        </w:rPr>
      </w:pPr>
      <w:r w:rsidDel="00000000" w:rsidR="00000000" w:rsidRPr="00000000">
        <w:rPr>
          <w:rtl w:val="0"/>
        </w:rPr>
        <w:t xml:space="preserve">Small group sizes </w:t>
      </w:r>
      <w:r w:rsidDel="00000000" w:rsidR="00000000" w:rsidRPr="00000000">
        <w:rPr>
          <w:rtl w:val="0"/>
        </w:rPr>
        <w:t xml:space="preserve">providing</w:t>
      </w:r>
      <w:r w:rsidDel="00000000" w:rsidR="00000000" w:rsidRPr="00000000">
        <w:rPr>
          <w:rtl w:val="0"/>
        </w:rPr>
        <w:t xml:space="preserve"> individual attention.</w:t>
      </w:r>
    </w:p>
    <w:p w:rsidR="00000000" w:rsidDel="00000000" w:rsidP="00000000" w:rsidRDefault="00000000" w:rsidRPr="00000000" w14:paraId="00000192">
      <w:pPr>
        <w:numPr>
          <w:ilvl w:val="0"/>
          <w:numId w:val="2"/>
        </w:numPr>
        <w:ind w:left="720" w:hanging="360"/>
        <w:rPr>
          <w:u w:val="none"/>
        </w:rPr>
      </w:pPr>
      <w:r w:rsidDel="00000000" w:rsidR="00000000" w:rsidRPr="00000000">
        <w:rPr>
          <w:rtl w:val="0"/>
        </w:rPr>
        <w:t xml:space="preserve">School readiness programs preparing children for success.</w:t>
      </w:r>
    </w:p>
    <w:p w:rsidR="00000000" w:rsidDel="00000000" w:rsidP="00000000" w:rsidRDefault="00000000" w:rsidRPr="00000000" w14:paraId="00000193">
      <w:pPr>
        <w:numPr>
          <w:ilvl w:val="0"/>
          <w:numId w:val="2"/>
        </w:numPr>
        <w:ind w:left="720" w:hanging="360"/>
        <w:rPr>
          <w:u w:val="none"/>
        </w:rPr>
      </w:pPr>
      <w:r w:rsidDel="00000000" w:rsidR="00000000" w:rsidRPr="00000000">
        <w:rPr>
          <w:rtl w:val="0"/>
        </w:rPr>
        <w:t xml:space="preserve">Purpose-designed learning spaces matching your home's quality standards.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b w:val="1"/>
          <w:bCs w:val="1"/>
        </w:rPr>
      </w:pPr>
      <w:r w:rsidDel="00000000" w:rsidR="00000000" w:rsidRPr="00000000">
        <w:rPr>
          <w:b w:val="1"/>
          <w:bCs w:val="1"/>
          <w:rtl w:val="0"/>
        </w:rPr>
        <w:t xml:space="preserve">H2: Your Local Childcare Experts in Gables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As Gables continues its remarkable growth, we're proud to be part of this vibrant community's foundation. Our centre was specifically designed to serve this unique area.</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Our facility exceeds the stringent requirements set by The Hills Shire Council and the Education and Care Services National Regulations.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Our Centre Director brings wide-ranging experience within The Hills district, providing deep local knowledge combined with professional industry experience.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[Enquire About Availability]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b w:val="1"/>
          <w:bCs w:val="1"/>
          <w:rtl w:val="0"/>
        </w:rPr>
        <w:t xml:space="preserve">H2: Why Choose Flourish Early Learning Centre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b w:val="1"/>
          <w:bCs w:val="1"/>
        </w:rPr>
      </w:pPr>
      <w:r w:rsidDel="00000000" w:rsidR="00000000" w:rsidRPr="00000000">
        <w:rPr>
          <w:b w:val="1"/>
          <w:bCs w:val="1"/>
          <w:rtl w:val="0"/>
        </w:rPr>
        <w:t xml:space="preserve">H3: Purpose-Built Excellence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Our brand-new facility features: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numPr>
          <w:ilvl w:val="0"/>
          <w:numId w:val="62"/>
        </w:numPr>
        <w:ind w:left="720" w:hanging="360"/>
        <w:rPr>
          <w:u w:val="none"/>
        </w:rPr>
      </w:pPr>
      <w:r w:rsidDel="00000000" w:rsidR="00000000" w:rsidRPr="00000000">
        <w:rPr>
          <w:rtl w:val="0"/>
        </w:rPr>
        <w:t xml:space="preserve">Light-filled, modern learning spaces with natural materials.</w:t>
      </w:r>
    </w:p>
    <w:p w:rsidR="00000000" w:rsidDel="00000000" w:rsidP="00000000" w:rsidRDefault="00000000" w:rsidRPr="00000000" w14:paraId="000001A6">
      <w:pPr>
        <w:numPr>
          <w:ilvl w:val="0"/>
          <w:numId w:val="62"/>
        </w:numPr>
        <w:ind w:left="720" w:hanging="360"/>
        <w:rPr>
          <w:u w:val="none"/>
        </w:rPr>
      </w:pPr>
      <w:r w:rsidDel="00000000" w:rsidR="00000000" w:rsidRPr="00000000">
        <w:rPr>
          <w:rtl w:val="0"/>
        </w:rPr>
        <w:t xml:space="preserve">Secure, sun-safe outdoor play areas designed for Western Sydney's climate.</w:t>
      </w:r>
    </w:p>
    <w:p w:rsidR="00000000" w:rsidDel="00000000" w:rsidP="00000000" w:rsidRDefault="00000000" w:rsidRPr="00000000" w14:paraId="000001A7">
      <w:pPr>
        <w:numPr>
          <w:ilvl w:val="0"/>
          <w:numId w:val="62"/>
        </w:numPr>
        <w:ind w:left="720" w:hanging="360"/>
        <w:rPr>
          <w:u w:val="none"/>
        </w:rPr>
      </w:pPr>
      <w:r w:rsidDel="00000000" w:rsidR="00000000" w:rsidRPr="00000000">
        <w:rPr>
          <w:rtl w:val="0"/>
        </w:rPr>
        <w:t xml:space="preserve">State-of-the-art security systems for complete peace of mind.</w:t>
      </w:r>
    </w:p>
    <w:p w:rsidR="00000000" w:rsidDel="00000000" w:rsidP="00000000" w:rsidRDefault="00000000" w:rsidRPr="00000000" w14:paraId="000001A8">
      <w:pPr>
        <w:numPr>
          <w:ilvl w:val="0"/>
          <w:numId w:val="62"/>
        </w:numPr>
        <w:ind w:left="720" w:hanging="360"/>
        <w:rPr>
          <w:u w:val="none"/>
        </w:rPr>
      </w:pPr>
      <w:r w:rsidDel="00000000" w:rsidR="00000000" w:rsidRPr="00000000">
        <w:rPr>
          <w:rtl w:val="0"/>
        </w:rPr>
        <w:t xml:space="preserve">Thoughtfully designed spaces encouraging exploration and learning.</w:t>
      </w:r>
    </w:p>
    <w:p w:rsidR="00000000" w:rsidDel="00000000" w:rsidP="00000000" w:rsidRDefault="00000000" w:rsidRPr="00000000" w14:paraId="000001A9">
      <w:pPr>
        <w:numPr>
          <w:ilvl w:val="0"/>
          <w:numId w:val="62"/>
        </w:numPr>
        <w:ind w:left="720" w:hanging="360"/>
        <w:rPr>
          <w:u w:val="none"/>
        </w:rPr>
      </w:pPr>
      <w:r w:rsidDel="00000000" w:rsidR="00000000" w:rsidRPr="00000000">
        <w:rPr>
          <w:rtl w:val="0"/>
        </w:rPr>
        <w:t xml:space="preserve">Air-conditioned comfort throughout the centre.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b w:val="1"/>
          <w:bCs w:val="1"/>
        </w:rPr>
      </w:pPr>
      <w:r w:rsidDel="00000000" w:rsidR="00000000" w:rsidRPr="00000000">
        <w:rPr>
          <w:b w:val="1"/>
          <w:bCs w:val="1"/>
          <w:rtl w:val="0"/>
        </w:rPr>
        <w:t xml:space="preserve">H3: Educational Excellence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We don't just provide care. We deliver outcomes. Our approach includes: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numPr>
          <w:ilvl w:val="0"/>
          <w:numId w:val="46"/>
        </w:numPr>
        <w:ind w:left="720" w:hanging="360"/>
        <w:rPr>
          <w:u w:val="none"/>
        </w:rPr>
      </w:pPr>
      <w:r w:rsidDel="00000000" w:rsidR="00000000" w:rsidRPr="00000000">
        <w:rPr>
          <w:rtl w:val="0"/>
        </w:rPr>
        <w:t xml:space="preserve">Evidence-based early learning programs.</w:t>
      </w:r>
    </w:p>
    <w:p w:rsidR="00000000" w:rsidDel="00000000" w:rsidP="00000000" w:rsidRDefault="00000000" w:rsidRPr="00000000" w14:paraId="000001B0">
      <w:pPr>
        <w:numPr>
          <w:ilvl w:val="0"/>
          <w:numId w:val="46"/>
        </w:numPr>
        <w:ind w:left="720" w:hanging="360"/>
        <w:rPr>
          <w:u w:val="none"/>
        </w:rPr>
      </w:pPr>
      <w:r w:rsidDel="00000000" w:rsidR="00000000" w:rsidRPr="00000000">
        <w:rPr>
          <w:rtl w:val="0"/>
        </w:rPr>
        <w:t xml:space="preserve">Regular developmental assessments and parent consultations.</w:t>
      </w:r>
    </w:p>
    <w:p w:rsidR="00000000" w:rsidDel="00000000" w:rsidP="00000000" w:rsidRDefault="00000000" w:rsidRPr="00000000" w14:paraId="000001B1">
      <w:pPr>
        <w:numPr>
          <w:ilvl w:val="0"/>
          <w:numId w:val="46"/>
        </w:numPr>
        <w:ind w:left="720" w:hanging="360"/>
        <w:rPr>
          <w:u w:val="none"/>
        </w:rPr>
      </w:pPr>
      <w:r w:rsidDel="00000000" w:rsidR="00000000" w:rsidRPr="00000000">
        <w:rPr>
          <w:rtl w:val="0"/>
        </w:rPr>
        <w:t xml:space="preserve">Specialised programs including music, movement, and early literacy.</w:t>
      </w:r>
    </w:p>
    <w:p w:rsidR="00000000" w:rsidDel="00000000" w:rsidP="00000000" w:rsidRDefault="00000000" w:rsidRPr="00000000" w14:paraId="000001B2">
      <w:pPr>
        <w:numPr>
          <w:ilvl w:val="0"/>
          <w:numId w:val="46"/>
        </w:numPr>
        <w:ind w:left="720" w:hanging="360"/>
        <w:rPr>
          <w:u w:val="none"/>
        </w:rPr>
      </w:pPr>
      <w:r w:rsidDel="00000000" w:rsidR="00000000" w:rsidRPr="00000000">
        <w:rPr>
          <w:rtl w:val="0"/>
        </w:rPr>
        <w:t xml:space="preserve">Cultural celebrations reflecting our diverse community.</w:t>
      </w:r>
    </w:p>
    <w:p w:rsidR="00000000" w:rsidDel="00000000" w:rsidP="00000000" w:rsidRDefault="00000000" w:rsidRPr="00000000" w14:paraId="000001B3">
      <w:pPr>
        <w:numPr>
          <w:ilvl w:val="0"/>
          <w:numId w:val="46"/>
        </w:numPr>
        <w:ind w:left="720" w:hanging="360"/>
        <w:rPr>
          <w:u w:val="none"/>
        </w:rPr>
      </w:pPr>
      <w:r w:rsidDel="00000000" w:rsidR="00000000" w:rsidRPr="00000000">
        <w:rPr>
          <w:rtl w:val="0"/>
        </w:rPr>
        <w:t xml:space="preserve">Environmental sustainability education.</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b w:val="1"/>
          <w:bCs w:val="1"/>
        </w:rPr>
      </w:pPr>
      <w:r w:rsidDel="00000000" w:rsidR="00000000" w:rsidRPr="00000000">
        <w:rPr>
          <w:b w:val="1"/>
          <w:bCs w:val="1"/>
          <w:rtl w:val="0"/>
        </w:rPr>
        <w:t xml:space="preserve">H3: Community Connection</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As pioneers in this new suburb, we understand the importance of creating connections. We facilitate: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numPr>
          <w:ilvl w:val="0"/>
          <w:numId w:val="16"/>
        </w:numPr>
        <w:ind w:left="720" w:hanging="360"/>
        <w:rPr>
          <w:u w:val="none"/>
        </w:rPr>
      </w:pPr>
      <w:r w:rsidDel="00000000" w:rsidR="00000000" w:rsidRPr="00000000">
        <w:rPr>
          <w:rtl w:val="0"/>
        </w:rPr>
        <w:t xml:space="preserve">Parent networking events.</w:t>
      </w:r>
    </w:p>
    <w:p w:rsidR="00000000" w:rsidDel="00000000" w:rsidP="00000000" w:rsidRDefault="00000000" w:rsidRPr="00000000" w14:paraId="000001BA">
      <w:pPr>
        <w:numPr>
          <w:ilvl w:val="0"/>
          <w:numId w:val="16"/>
        </w:numPr>
        <w:ind w:left="720" w:hanging="360"/>
        <w:rPr>
          <w:u w:val="none"/>
        </w:rPr>
      </w:pPr>
      <w:r w:rsidDel="00000000" w:rsidR="00000000" w:rsidRPr="00000000">
        <w:rPr>
          <w:rtl w:val="0"/>
        </w:rPr>
        <w:t xml:space="preserve">Family celebration days.</w:t>
      </w:r>
    </w:p>
    <w:p w:rsidR="00000000" w:rsidDel="00000000" w:rsidP="00000000" w:rsidRDefault="00000000" w:rsidRPr="00000000" w14:paraId="000001BB">
      <w:pPr>
        <w:numPr>
          <w:ilvl w:val="0"/>
          <w:numId w:val="16"/>
        </w:numPr>
        <w:ind w:left="720" w:hanging="360"/>
        <w:rPr>
          <w:u w:val="none"/>
        </w:rPr>
      </w:pPr>
      <w:r w:rsidDel="00000000" w:rsidR="00000000" w:rsidRPr="00000000">
        <w:rPr>
          <w:rtl w:val="0"/>
        </w:rPr>
        <w:t xml:space="preserve">Community partnerships with local services.</w:t>
      </w:r>
    </w:p>
    <w:p w:rsidR="00000000" w:rsidDel="00000000" w:rsidP="00000000" w:rsidRDefault="00000000" w:rsidRPr="00000000" w14:paraId="000001BC">
      <w:pPr>
        <w:numPr>
          <w:ilvl w:val="0"/>
          <w:numId w:val="16"/>
        </w:numPr>
        <w:ind w:left="720" w:hanging="360"/>
        <w:rPr>
          <w:u w:val="none"/>
        </w:rPr>
      </w:pPr>
      <w:r w:rsidDel="00000000" w:rsidR="00000000" w:rsidRPr="00000000">
        <w:rPr>
          <w:rtl w:val="0"/>
        </w:rPr>
        <w:t xml:space="preserve">Transition support for new families.</w:t>
      </w:r>
    </w:p>
    <w:p w:rsidR="00000000" w:rsidDel="00000000" w:rsidP="00000000" w:rsidRDefault="00000000" w:rsidRPr="00000000" w14:paraId="000001BD">
      <w:pPr>
        <w:numPr>
          <w:ilvl w:val="0"/>
          <w:numId w:val="16"/>
        </w:numPr>
        <w:ind w:left="720" w:hanging="360"/>
        <w:rPr>
          <w:u w:val="none"/>
        </w:rPr>
      </w:pPr>
      <w:r w:rsidDel="00000000" w:rsidR="00000000" w:rsidRPr="00000000">
        <w:rPr>
          <w:rtl w:val="0"/>
        </w:rPr>
        <w:t xml:space="preserve">Sibling priority placements.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b w:val="1"/>
          <w:bCs w:val="1"/>
        </w:rPr>
      </w:pPr>
      <w:r w:rsidDel="00000000" w:rsidR="00000000" w:rsidRPr="00000000">
        <w:rPr>
          <w:b w:val="1"/>
          <w:bCs w:val="1"/>
          <w:rtl w:val="0"/>
        </w:rPr>
        <w:t xml:space="preserve">Q: What makes your childcare near Gables different from other centres?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Our centre is specifically designed for the Gables community, understanding the unique needs of professional families in a new suburb. We combine premium facilities with exceptional educational programs, extended hours for commuters, and a strong focus on building community connections.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b w:val="1"/>
          <w:bCs w:val="1"/>
        </w:rPr>
      </w:pPr>
      <w:r w:rsidDel="00000000" w:rsidR="00000000" w:rsidRPr="00000000">
        <w:rPr>
          <w:b w:val="1"/>
          <w:bCs w:val="1"/>
          <w:rtl w:val="0"/>
        </w:rPr>
        <w:t xml:space="preserve">Q: How do you support working parents with long commutes?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We offer extended operating hours from </w:t>
      </w:r>
      <w:ins w:author="Cassandra Gorman" w:id="63" w:date="2026-05-13T02:55:49Z">
        <w:r w:rsidDel="00000000" w:rsidR="00000000" w:rsidRPr="00000000">
          <w:rPr>
            <w:rtl w:val="0"/>
          </w:rPr>
          <w:t xml:space="preserve">7:0</w:t>
        </w:r>
      </w:ins>
      <w:del w:author="Cassandra Gorman" w:id="63" w:date="2026-05-13T02:55:49Z">
        <w:r w:rsidDel="00000000" w:rsidR="00000000" w:rsidRPr="00000000">
          <w:rPr>
            <w:rtl w:val="0"/>
          </w:rPr>
          <w:delText xml:space="preserve">6:3</w:delText>
        </w:r>
      </w:del>
      <w:r w:rsidDel="00000000" w:rsidR="00000000" w:rsidRPr="00000000">
        <w:rPr>
          <w:rtl w:val="0"/>
        </w:rPr>
        <w:t xml:space="preserve">0am to 6:</w:t>
      </w:r>
      <w:ins w:author="Cassandra Gorman" w:id="64" w:date="2026-05-13T02:55:58Z">
        <w:r w:rsidDel="00000000" w:rsidR="00000000" w:rsidRPr="00000000">
          <w:rPr>
            <w:rtl w:val="0"/>
          </w:rPr>
          <w:t xml:space="preserve">0</w:t>
        </w:r>
      </w:ins>
      <w:del w:author="Cassandra Gorman" w:id="64" w:date="2026-05-13T02:55:58Z">
        <w:r w:rsidDel="00000000" w:rsidR="00000000" w:rsidRPr="00000000">
          <w:rPr>
            <w:rtl w:val="0"/>
          </w:rPr>
          <w:delText xml:space="preserve">3</w:delText>
        </w:r>
      </w:del>
      <w:r w:rsidDel="00000000" w:rsidR="00000000" w:rsidRPr="00000000">
        <w:rPr>
          <w:rtl w:val="0"/>
        </w:rPr>
        <w:t xml:space="preserve">0pm, flexible booking options, and reliable service you can count on. Our parent app keeps you connected throughout the day, and our meal program saves you valuable morning preparation time.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b w:val="1"/>
          <w:bCs w:val="1"/>
          <w:rtl w:val="0"/>
        </w:rPr>
        <w:t xml:space="preserve">Q: What age groups do you cater to?</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We provide end-to-end programs for children from 6 weeks to 5 years, with age-appropriate rooms and curricula designed to support each developmental stage.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b w:val="1"/>
          <w:bCs w:val="1"/>
        </w:rPr>
      </w:pPr>
      <w:r w:rsidDel="00000000" w:rsidR="00000000" w:rsidRPr="00000000">
        <w:rPr>
          <w:b w:val="1"/>
          <w:bCs w:val="1"/>
          <w:rtl w:val="0"/>
        </w:rPr>
        <w:t xml:space="preserve">Q: How do you make sure my child is ready for school?</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Our school readiness program focuses on literacy, numeracy, social skills, and independence. We work closely with local primary schools to achieve smooth transitions and provide regular progress reports to track your child's development.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b w:val="1"/>
          <w:bCs w:val="1"/>
          <w:rtl w:val="0"/>
        </w:rPr>
        <w:t xml:space="preserve">Q: What are your fees and do you offer government subsidies?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We offer competitive fees with a variety of booking options. Most families are eligible for Child Care Subsidy, which can significantly lower out-of-pocket expenses. Our team can help you understand your entitlements during your centre tour.</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b w:val="1"/>
          <w:bCs w:val="1"/>
        </w:rPr>
      </w:pPr>
      <w:r w:rsidDel="00000000" w:rsidR="00000000" w:rsidRPr="00000000">
        <w:rPr>
          <w:b w:val="1"/>
          <w:bCs w:val="1"/>
          <w:rtl w:val="0"/>
        </w:rPr>
        <w:t xml:space="preserve">Q: How can I secure a place for my child?</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As one of Sydney's fastest-growing suburbs, quality childcare places in Gables are in high demand. We recommend enquiring early to join our waitlist for upcoming intakes.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b w:val="1"/>
          <w:bCs w:val="1"/>
        </w:rPr>
      </w:pPr>
      <w:r w:rsidDel="00000000" w:rsidR="00000000" w:rsidRPr="00000000">
        <w:rPr>
          <w:b w:val="1"/>
          <w:bCs w:val="1"/>
          <w:rtl w:val="0"/>
        </w:rPr>
        <w:t xml:space="preserve">Q: What is the minimum number of days for enrolment?</w:t>
      </w:r>
    </w:p>
    <w:p w:rsidR="00000000" w:rsidDel="00000000" w:rsidP="00000000" w:rsidRDefault="00000000" w:rsidRPr="00000000" w14:paraId="000001DA">
      <w:pPr>
        <w:rPr>
          <w:b w:val="1"/>
          <w:bCs w:val="1"/>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To ensure children settle into our routine and benefit from our educational programs, we generally require a minimum </w:t>
      </w:r>
      <w:r w:rsidDel="00000000" w:rsidR="00000000" w:rsidRPr="00000000">
        <w:rPr>
          <w:rtl w:val="0"/>
        </w:rPr>
        <w:t xml:space="preserve">enrolment</w:t>
      </w:r>
      <w:r w:rsidDel="00000000" w:rsidR="00000000" w:rsidRPr="00000000">
        <w:rPr>
          <w:rtl w:val="0"/>
        </w:rPr>
        <w:t xml:space="preserve"> of two days per week. This consistency helps children form strong bonds with educators and peers.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b w:val="1"/>
          <w:bCs w:val="1"/>
          <w:rtl w:val="0"/>
        </w:rPr>
        <w:t xml:space="preserve">Q: Are there any extra-curricular programs included?</w:t>
      </w:r>
    </w:p>
    <w:p w:rsidR="00000000" w:rsidDel="00000000" w:rsidP="00000000" w:rsidRDefault="00000000" w:rsidRPr="00000000" w14:paraId="000001DE">
      <w:pPr>
        <w:rPr>
          <w:b w:val="1"/>
          <w:bCs w:val="1"/>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Yes, we integrate several enrichment programs into our weekly curriculum at no extra cost, including fundamental sports programs, music and movement classes, and basic language introduction.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b w:val="1"/>
          <w:bCs w:val="1"/>
        </w:rPr>
      </w:pPr>
      <w:r w:rsidDel="00000000" w:rsidR="00000000" w:rsidRPr="00000000">
        <w:rPr>
          <w:b w:val="1"/>
          <w:bCs w:val="1"/>
          <w:rtl w:val="0"/>
        </w:rPr>
        <w:t xml:space="preserve">H2: Begin Your Child's Journey with Confidence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Choosing childcare near Gables is about more than convenience. It's about finding a partner in your child's development who understands your family's aspirations. At Flourish Early Learning Centre, we provide the premium care, educational excellence, and community connection that Gables families deserve.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Our purpose-built facility, knowledgeable educators, and commitment to this dynamic community make us the natural choice for discerning parents. Don't wait to secure your child's place in our exceptional program.</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[Book Your Personal Tour Today]</w:t>
      </w:r>
      <w:r w:rsidDel="00000000" w:rsidR="00000000" w:rsidRPr="00000000">
        <w:br w:type="page"/>
      </w:r>
      <w:r w:rsidDel="00000000" w:rsidR="00000000" w:rsidRPr="00000000">
        <w:rPr>
          <w:rtl w:val="0"/>
        </w:rPr>
      </w:r>
    </w:p>
    <w:p w:rsidR="00000000" w:rsidDel="00000000" w:rsidP="00000000" w:rsidRDefault="00000000" w:rsidRPr="00000000" w14:paraId="000001E8">
      <w:pPr>
        <w:pStyle w:val="Heading1"/>
        <w:rPr>
          <w:b w:val="1"/>
          <w:bCs w:val="1"/>
        </w:rPr>
      </w:pPr>
      <w:bookmarkStart w:colFirst="0" w:colLast="0" w:name="_sd1trbxag40m" w:id="4"/>
      <w:bookmarkEnd w:id="4"/>
      <w:r w:rsidDel="00000000" w:rsidR="00000000" w:rsidRPr="00000000">
        <w:rPr>
          <w:b w:val="1"/>
          <w:bCs w:val="1"/>
          <w:rtl w:val="0"/>
        </w:rPr>
        <w:t xml:space="preserve">Page 5 </w:t>
      </w:r>
    </w:p>
    <w:p w:rsidR="00000000" w:rsidDel="00000000" w:rsidP="00000000" w:rsidRDefault="00000000" w:rsidRPr="00000000" w14:paraId="000001E9">
      <w:pPr>
        <w:rPr>
          <w:b w:val="1"/>
          <w:bCs w:val="1"/>
        </w:rPr>
      </w:pPr>
      <w:r w:rsidDel="00000000" w:rsidR="00000000" w:rsidRPr="00000000">
        <w:rPr>
          <w:b w:val="1"/>
          <w:bCs w:val="1"/>
          <w:rtl w:val="0"/>
        </w:rPr>
        <w:t xml:space="preserve">URL: https://flourishelc.com.au/daycare-childcare-grantham farm-nsw/</w:t>
      </w:r>
    </w:p>
    <w:p w:rsidR="00000000" w:rsidDel="00000000" w:rsidP="00000000" w:rsidRDefault="00000000" w:rsidRPr="00000000" w14:paraId="000001EA">
      <w:pPr>
        <w:rPr/>
      </w:pPr>
      <w:r w:rsidDel="00000000" w:rsidR="00000000" w:rsidRPr="00000000">
        <w:rPr>
          <w:rtl w:val="0"/>
        </w:rPr>
        <w:t xml:space="preserve">Page Type: Location Page</w:t>
      </w:r>
    </w:p>
    <w:p w:rsidR="00000000" w:rsidDel="00000000" w:rsidP="00000000" w:rsidRDefault="00000000" w:rsidRPr="00000000" w14:paraId="000001EB">
      <w:pPr>
        <w:rPr/>
      </w:pPr>
      <w:r w:rsidDel="00000000" w:rsidR="00000000" w:rsidRPr="00000000">
        <w:rPr>
          <w:rtl w:val="0"/>
        </w:rPr>
        <w:t xml:space="preserve">Content Type: New Content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Keywords:</w:t>
      </w:r>
    </w:p>
    <w:p w:rsidR="00000000" w:rsidDel="00000000" w:rsidP="00000000" w:rsidRDefault="00000000" w:rsidRPr="00000000" w14:paraId="000001EE">
      <w:pPr>
        <w:rPr>
          <w:b w:val="1"/>
          <w:bCs w:val="1"/>
        </w:rPr>
      </w:pPr>
      <w:r w:rsidDel="00000000" w:rsidR="00000000" w:rsidRPr="00000000">
        <w:rPr>
          <w:b w:val="1"/>
          <w:bCs w:val="1"/>
          <w:rtl w:val="0"/>
        </w:rPr>
        <w:t xml:space="preserve">Primary keyword: childcare near grantham farm</w:t>
      </w:r>
    </w:p>
    <w:p w:rsidR="00000000" w:rsidDel="00000000" w:rsidP="00000000" w:rsidRDefault="00000000" w:rsidRPr="00000000" w14:paraId="000001EF">
      <w:pPr>
        <w:rPr/>
      </w:pPr>
      <w:r w:rsidDel="00000000" w:rsidR="00000000" w:rsidRPr="00000000">
        <w:rPr>
          <w:rtl w:val="0"/>
        </w:rPr>
        <w:t xml:space="preserve">Secondary keywords: daycare near grantham farm</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b w:val="1"/>
          <w:bCs w:val="1"/>
        </w:rPr>
      </w:pPr>
      <w:r w:rsidDel="00000000" w:rsidR="00000000" w:rsidRPr="00000000">
        <w:rPr>
          <w:b w:val="1"/>
          <w:bCs w:val="1"/>
          <w:rtl w:val="0"/>
        </w:rPr>
        <w:t xml:space="preserve">Content:</w:t>
      </w:r>
    </w:p>
    <w:p w:rsidR="00000000" w:rsidDel="00000000" w:rsidP="00000000" w:rsidRDefault="00000000" w:rsidRPr="00000000" w14:paraId="000001F2">
      <w:pPr>
        <w:rPr/>
      </w:pPr>
      <w:r w:rsidDel="00000000" w:rsidR="00000000" w:rsidRPr="00000000">
        <w:rPr>
          <w:rtl w:val="0"/>
        </w:rPr>
        <w:t xml:space="preserve">Meta Title: Top-Rated Childcare Near Grantham Farm | Flourish ELC</w:t>
      </w:r>
    </w:p>
    <w:p w:rsidR="00000000" w:rsidDel="00000000" w:rsidP="00000000" w:rsidRDefault="00000000" w:rsidRPr="00000000" w14:paraId="000001F3">
      <w:pPr>
        <w:rPr/>
      </w:pPr>
      <w:r w:rsidDel="00000000" w:rsidR="00000000" w:rsidRPr="00000000">
        <w:rPr>
          <w:rtl w:val="0"/>
        </w:rPr>
        <w:t xml:space="preserve">Meta Description: Searching for premium childcare near Grantham Farm? Secure your child's place at our state-of-the-art early learning centre designed for busy professionals.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rPr>
          <w:b w:val="1"/>
          <w:bCs w:val="1"/>
          <w:rtl w:val="0"/>
        </w:rPr>
        <w:t xml:space="preserve">H1: Premium Childcare Near Grantham Farm for Growing Families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Building a new life in Grantham Farm brings both excitement and unique challenges and finding exceptional early learning that matches your family's aspirations becomes vital. Securing a place at a premium childcare centre has become increasingly competitive.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At Flourish Early Learning Centre, our purpose-built facility provides more than daycare near Grantham Farm. We provide an early learning partnership that gives your child genuine educational advantages while offering you complete peace of mind during your busy workday.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b w:val="1"/>
          <w:bCs w:val="1"/>
        </w:rPr>
      </w:pPr>
      <w:r w:rsidDel="00000000" w:rsidR="00000000" w:rsidRPr="00000000">
        <w:rPr>
          <w:b w:val="1"/>
          <w:bCs w:val="1"/>
          <w:rtl w:val="0"/>
        </w:rPr>
        <w:t xml:space="preserve">H2: Services for Time-Poor Professional Parents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b w:val="1"/>
          <w:bCs w:val="1"/>
        </w:rPr>
      </w:pPr>
      <w:r w:rsidDel="00000000" w:rsidR="00000000" w:rsidRPr="00000000">
        <w:rPr>
          <w:b w:val="1"/>
          <w:bCs w:val="1"/>
          <w:rtl w:val="0"/>
        </w:rPr>
        <w:t xml:space="preserve">H3: Beat the Enrolment Scramble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The rapid growth of Grantham Farm has created unprecedented demand for quality early learning places. We've streamlined our enrolment process specifically for busy families, offering flexible touring options and priority placement systems. Our expanded capacity means more opportunities for local families to secure spots without the stress of endless waitlists.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[Book your tour today and secure your child's place]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b w:val="1"/>
          <w:bCs w:val="1"/>
        </w:rPr>
      </w:pPr>
      <w:r w:rsidDel="00000000" w:rsidR="00000000" w:rsidRPr="00000000">
        <w:rPr>
          <w:b w:val="1"/>
          <w:bCs w:val="1"/>
          <w:rtl w:val="0"/>
        </w:rPr>
        <w:t xml:space="preserve">H3: Designed for Your Commuter Lifestyle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Understanding the realities of the M7 corridor commute, we've tailored our services to support working families: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numPr>
          <w:ilvl w:val="0"/>
          <w:numId w:val="101"/>
        </w:numPr>
        <w:ind w:left="720" w:hanging="360"/>
        <w:rPr>
          <w:u w:val="none"/>
        </w:rPr>
      </w:pPr>
      <w:r w:rsidDel="00000000" w:rsidR="00000000" w:rsidRPr="00000000">
        <w:rPr>
          <w:rtl w:val="0"/>
        </w:rPr>
        <w:t xml:space="preserve">Extended operating hours accommodating early starts and traffic delays.</w:t>
      </w:r>
    </w:p>
    <w:p w:rsidR="00000000" w:rsidDel="00000000" w:rsidP="00000000" w:rsidRDefault="00000000" w:rsidRPr="00000000" w14:paraId="00000208">
      <w:pPr>
        <w:numPr>
          <w:ilvl w:val="0"/>
          <w:numId w:val="101"/>
        </w:numPr>
        <w:ind w:left="720" w:hanging="360"/>
        <w:rPr>
          <w:u w:val="none"/>
        </w:rPr>
      </w:pPr>
      <w:r w:rsidDel="00000000" w:rsidR="00000000" w:rsidRPr="00000000">
        <w:rPr>
          <w:rtl w:val="0"/>
        </w:rPr>
        <w:t xml:space="preserve">Convenient location near major transport routes.</w:t>
      </w:r>
    </w:p>
    <w:p w:rsidR="00000000" w:rsidDel="00000000" w:rsidP="00000000" w:rsidRDefault="00000000" w:rsidRPr="00000000" w14:paraId="00000209">
      <w:pPr>
        <w:numPr>
          <w:ilvl w:val="0"/>
          <w:numId w:val="101"/>
        </w:numPr>
        <w:ind w:left="720" w:hanging="360"/>
        <w:rPr>
          <w:u w:val="none"/>
        </w:rPr>
      </w:pPr>
      <w:r w:rsidDel="00000000" w:rsidR="00000000" w:rsidRPr="00000000">
        <w:rPr>
          <w:rtl w:val="0"/>
        </w:rPr>
        <w:t xml:space="preserve">Real-time updates through our parent communication app.</w:t>
      </w:r>
    </w:p>
    <w:p w:rsidR="00000000" w:rsidDel="00000000" w:rsidP="00000000" w:rsidRDefault="00000000" w:rsidRPr="00000000" w14:paraId="0000020A">
      <w:pPr>
        <w:numPr>
          <w:ilvl w:val="0"/>
          <w:numId w:val="101"/>
        </w:numPr>
        <w:ind w:left="720" w:hanging="360"/>
        <w:rPr>
          <w:u w:val="none"/>
        </w:rPr>
      </w:pPr>
      <w:r w:rsidDel="00000000" w:rsidR="00000000" w:rsidRPr="00000000">
        <w:rPr>
          <w:rtl w:val="0"/>
        </w:rPr>
        <w:t xml:space="preserve">Flexible session options for varying work schedules.</w:t>
      </w:r>
    </w:p>
    <w:p w:rsidR="00000000" w:rsidDel="00000000" w:rsidP="00000000" w:rsidRDefault="00000000" w:rsidRPr="00000000" w14:paraId="0000020B">
      <w:pPr>
        <w:numPr>
          <w:ilvl w:val="0"/>
          <w:numId w:val="101"/>
        </w:numPr>
        <w:ind w:left="720" w:hanging="360"/>
        <w:rPr>
          <w:u w:val="none"/>
        </w:rPr>
      </w:pPr>
      <w:r w:rsidDel="00000000" w:rsidR="00000000" w:rsidRPr="00000000">
        <w:rPr>
          <w:rtl w:val="0"/>
        </w:rPr>
        <w:t xml:space="preserve">Emergency care provisions for unexpected meeting overruns.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b w:val="1"/>
          <w:bCs w:val="1"/>
        </w:rPr>
      </w:pPr>
      <w:r w:rsidDel="00000000" w:rsidR="00000000" w:rsidRPr="00000000">
        <w:rPr>
          <w:b w:val="1"/>
          <w:bCs w:val="1"/>
          <w:rtl w:val="0"/>
        </w:rPr>
        <w:t xml:space="preserve">H3: Matching Your Investment in Quality</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Your choice to build in Grantham Farm reflects your commitment to providing the best for your family. Our centre mirrors this standard with:</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numPr>
          <w:ilvl w:val="0"/>
          <w:numId w:val="5"/>
        </w:numPr>
        <w:ind w:left="720" w:hanging="360"/>
        <w:rPr>
          <w:u w:val="none"/>
        </w:rPr>
      </w:pPr>
      <w:del w:author="Cassandra Gorman" w:id="65" w:date="2026-05-13T02:57:38Z">
        <w:r w:rsidDel="00000000" w:rsidR="00000000" w:rsidRPr="00000000">
          <w:rPr>
            <w:rtl w:val="0"/>
          </w:rPr>
          <w:delText xml:space="preserve">Brand-new, p</w:delText>
        </w:r>
      </w:del>
      <w:ins w:author="Cassandra Gorman" w:id="65" w:date="2026-05-13T02:57:38Z">
        <w:r w:rsidDel="00000000" w:rsidR="00000000" w:rsidRPr="00000000">
          <w:rPr>
            <w:rtl w:val="0"/>
          </w:rPr>
          <w:t xml:space="preserve">P</w:t>
        </w:r>
      </w:ins>
      <w:r w:rsidDel="00000000" w:rsidR="00000000" w:rsidRPr="00000000">
        <w:rPr>
          <w:rtl w:val="0"/>
        </w:rPr>
        <w:t xml:space="preserve">urpose-built facilities meeting </w:t>
      </w:r>
      <w:del w:author="Cassandra Gorman" w:id="66" w:date="2026-05-13T02:57:30Z">
        <w:r w:rsidDel="00000000" w:rsidR="00000000" w:rsidRPr="00000000">
          <w:rPr>
            <w:rtl w:val="0"/>
          </w:rPr>
          <w:delText xml:space="preserve">Blacktown City </w:delText>
        </w:r>
      </w:del>
      <w:r w:rsidDel="00000000" w:rsidR="00000000" w:rsidRPr="00000000">
        <w:rPr>
          <w:rtl w:val="0"/>
        </w:rPr>
        <w:t xml:space="preserve">Council's North West Growth Area specifications.</w:t>
      </w:r>
    </w:p>
    <w:p w:rsidR="00000000" w:rsidDel="00000000" w:rsidP="00000000" w:rsidRDefault="00000000" w:rsidRPr="00000000" w14:paraId="00000212">
      <w:pPr>
        <w:numPr>
          <w:ilvl w:val="0"/>
          <w:numId w:val="5"/>
        </w:numPr>
        <w:ind w:left="720" w:hanging="360"/>
        <w:rPr>
          <w:u w:val="none"/>
        </w:rPr>
      </w:pPr>
      <w:r w:rsidDel="00000000" w:rsidR="00000000" w:rsidRPr="00000000">
        <w:rPr>
          <w:rtl w:val="0"/>
        </w:rPr>
        <w:t xml:space="preserve">State-of-the-art learning resources and technology.</w:t>
      </w:r>
    </w:p>
    <w:p w:rsidR="00000000" w:rsidDel="00000000" w:rsidP="00000000" w:rsidRDefault="00000000" w:rsidRPr="00000000" w14:paraId="00000213">
      <w:pPr>
        <w:numPr>
          <w:ilvl w:val="0"/>
          <w:numId w:val="5"/>
        </w:numPr>
        <w:ind w:left="720" w:hanging="360"/>
        <w:rPr>
          <w:u w:val="none"/>
        </w:rPr>
      </w:pPr>
      <w:r w:rsidDel="00000000" w:rsidR="00000000" w:rsidRPr="00000000">
        <w:rPr>
          <w:rtl w:val="0"/>
        </w:rPr>
        <w:t xml:space="preserve">Expansive outdoor play areas with proper sun protection.</w:t>
      </w:r>
    </w:p>
    <w:p w:rsidR="00000000" w:rsidDel="00000000" w:rsidP="00000000" w:rsidRDefault="00000000" w:rsidRPr="00000000" w14:paraId="00000214">
      <w:pPr>
        <w:numPr>
          <w:ilvl w:val="0"/>
          <w:numId w:val="5"/>
        </w:numPr>
        <w:ind w:left="720" w:hanging="360"/>
        <w:rPr>
          <w:u w:val="none"/>
        </w:rPr>
      </w:pPr>
      <w:r w:rsidDel="00000000" w:rsidR="00000000" w:rsidRPr="00000000">
        <w:rPr>
          <w:rtl w:val="0"/>
        </w:rPr>
        <w:t xml:space="preserve">Full air-conditioning throughout, vital for Western Sydney's hot summers.</w:t>
      </w:r>
    </w:p>
    <w:p w:rsidR="00000000" w:rsidDel="00000000" w:rsidP="00000000" w:rsidRDefault="00000000" w:rsidRPr="00000000" w14:paraId="00000215">
      <w:pPr>
        <w:numPr>
          <w:ilvl w:val="0"/>
          <w:numId w:val="5"/>
        </w:numPr>
        <w:ind w:left="720" w:hanging="360"/>
        <w:rPr>
          <w:u w:val="none"/>
        </w:rPr>
      </w:pPr>
      <w:r w:rsidDel="00000000" w:rsidR="00000000" w:rsidRPr="00000000">
        <w:rPr>
          <w:rtl w:val="0"/>
        </w:rPr>
        <w:t xml:space="preserve">Modern, hygienic facilities maintained to the highest standards.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b w:val="1"/>
          <w:bCs w:val="1"/>
        </w:rPr>
      </w:pPr>
      <w:r w:rsidDel="00000000" w:rsidR="00000000" w:rsidRPr="00000000">
        <w:rPr>
          <w:b w:val="1"/>
          <w:bCs w:val="1"/>
          <w:rtl w:val="0"/>
        </w:rPr>
        <w:t xml:space="preserve">H2: Your Local Early Learning Experts in Grantham Farm</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As a purpose-built facility, our centre serves as more than an early learning space. We're a community hub where new residents connect and build their village.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Our educators understand the specific needs of Grantham Farm families. We're centrally located to serve all areas of our expanding suburb. We've witnessed firsthand how this master-planned community has attracted ambitious young professionals seeking the perfect balance of modern living and family-friendly amenities.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Our knowledge extends beyond traditional childcare. We specialise in:</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numPr>
          <w:ilvl w:val="0"/>
          <w:numId w:val="42"/>
        </w:numPr>
        <w:ind w:left="720" w:hanging="360"/>
        <w:rPr>
          <w:u w:val="none"/>
        </w:rPr>
      </w:pPr>
      <w:r w:rsidDel="00000000" w:rsidR="00000000" w:rsidRPr="00000000">
        <w:rPr>
          <w:rtl w:val="0"/>
        </w:rPr>
        <w:t xml:space="preserve">School readiness programs aligned with local primary schools.</w:t>
      </w:r>
    </w:p>
    <w:p w:rsidR="00000000" w:rsidDel="00000000" w:rsidP="00000000" w:rsidRDefault="00000000" w:rsidRPr="00000000" w14:paraId="00000220">
      <w:pPr>
        <w:numPr>
          <w:ilvl w:val="0"/>
          <w:numId w:val="42"/>
        </w:numPr>
        <w:ind w:left="720" w:hanging="360"/>
        <w:rPr>
          <w:u w:val="none"/>
        </w:rPr>
      </w:pPr>
      <w:r w:rsidDel="00000000" w:rsidR="00000000" w:rsidRPr="00000000">
        <w:rPr>
          <w:rtl w:val="0"/>
        </w:rPr>
        <w:t xml:space="preserve">Early literacy and numeracy foundations.</w:t>
      </w:r>
    </w:p>
    <w:p w:rsidR="00000000" w:rsidDel="00000000" w:rsidP="00000000" w:rsidRDefault="00000000" w:rsidRPr="00000000" w14:paraId="00000221">
      <w:pPr>
        <w:numPr>
          <w:ilvl w:val="0"/>
          <w:numId w:val="42"/>
        </w:numPr>
        <w:ind w:left="720" w:hanging="360"/>
        <w:rPr>
          <w:u w:val="none"/>
        </w:rPr>
      </w:pPr>
      <w:r w:rsidDel="00000000" w:rsidR="00000000" w:rsidRPr="00000000">
        <w:rPr>
          <w:rtl w:val="0"/>
        </w:rPr>
        <w:t xml:space="preserve">Social skills development for children in new communities.</w:t>
      </w:r>
    </w:p>
    <w:p w:rsidR="00000000" w:rsidDel="00000000" w:rsidP="00000000" w:rsidRDefault="00000000" w:rsidRPr="00000000" w14:paraId="00000222">
      <w:pPr>
        <w:numPr>
          <w:ilvl w:val="0"/>
          <w:numId w:val="42"/>
        </w:numPr>
        <w:ind w:left="720" w:hanging="360"/>
        <w:rPr>
          <w:u w:val="none"/>
        </w:rPr>
      </w:pPr>
      <w:r w:rsidDel="00000000" w:rsidR="00000000" w:rsidRPr="00000000">
        <w:rPr>
          <w:rtl w:val="0"/>
        </w:rPr>
        <w:t xml:space="preserve">Cultural diversity programs reflecting our suburb's demographics.</w:t>
      </w:r>
    </w:p>
    <w:p w:rsidR="00000000" w:rsidDel="00000000" w:rsidP="00000000" w:rsidRDefault="00000000" w:rsidRPr="00000000" w14:paraId="00000223">
      <w:pPr>
        <w:numPr>
          <w:ilvl w:val="0"/>
          <w:numId w:val="42"/>
        </w:numPr>
        <w:ind w:left="720" w:hanging="360"/>
        <w:rPr>
          <w:u w:val="none"/>
        </w:rPr>
      </w:pPr>
      <w:r w:rsidDel="00000000" w:rsidR="00000000" w:rsidRPr="00000000">
        <w:rPr>
          <w:rtl w:val="0"/>
        </w:rPr>
        <w:t xml:space="preserve">STEM-focused activities preparing children for future success.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[Check out our innovative curriculum and secure your peace of mind]</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b w:val="1"/>
          <w:bCs w:val="1"/>
        </w:rPr>
      </w:pPr>
      <w:r w:rsidDel="00000000" w:rsidR="00000000" w:rsidRPr="00000000">
        <w:rPr>
          <w:b w:val="1"/>
          <w:bCs w:val="1"/>
          <w:rtl w:val="0"/>
        </w:rPr>
        <w:t xml:space="preserve">H2: Why Choose Flourish Early Learning Centre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b w:val="1"/>
          <w:bCs w:val="1"/>
        </w:rPr>
      </w:pPr>
      <w:r w:rsidDel="00000000" w:rsidR="00000000" w:rsidRPr="00000000">
        <w:rPr>
          <w:b w:val="1"/>
          <w:bCs w:val="1"/>
          <w:rtl w:val="0"/>
        </w:rPr>
        <w:t xml:space="preserve">H3: Purpose-Built for Excellence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We designed our centre from the ground up. Every aspect, from our climate-controlled interiors to our secure entry systems, reflects modern early learning best practices.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b w:val="1"/>
          <w:bCs w:val="1"/>
        </w:rPr>
      </w:pPr>
      <w:r w:rsidDel="00000000" w:rsidR="00000000" w:rsidRPr="00000000">
        <w:rPr>
          <w:b w:val="1"/>
          <w:bCs w:val="1"/>
          <w:rtl w:val="0"/>
        </w:rPr>
        <w:t xml:space="preserve">H3: Community-Focused Approach</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We recognise that almost everyone in Grantham Farm is building new connections. Our centre facilitates parent networking through:</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numPr>
          <w:ilvl w:val="0"/>
          <w:numId w:val="82"/>
        </w:numPr>
        <w:ind w:left="720" w:hanging="360"/>
        <w:rPr>
          <w:u w:val="none"/>
        </w:rPr>
      </w:pPr>
      <w:r w:rsidDel="00000000" w:rsidR="00000000" w:rsidRPr="00000000">
        <w:rPr>
          <w:rtl w:val="0"/>
        </w:rPr>
        <w:t xml:space="preserve">Regular family events and celebrations.</w:t>
      </w:r>
    </w:p>
    <w:p w:rsidR="00000000" w:rsidDel="00000000" w:rsidP="00000000" w:rsidRDefault="00000000" w:rsidRPr="00000000" w14:paraId="00000232">
      <w:pPr>
        <w:numPr>
          <w:ilvl w:val="0"/>
          <w:numId w:val="82"/>
        </w:numPr>
        <w:ind w:left="720" w:hanging="360"/>
        <w:rPr>
          <w:u w:val="none"/>
        </w:rPr>
      </w:pPr>
      <w:r w:rsidDel="00000000" w:rsidR="00000000" w:rsidRPr="00000000">
        <w:rPr>
          <w:rtl w:val="0"/>
        </w:rPr>
        <w:t xml:space="preserve">Parent education workshops.</w:t>
      </w:r>
    </w:p>
    <w:p w:rsidR="00000000" w:rsidDel="00000000" w:rsidP="00000000" w:rsidRDefault="00000000" w:rsidRPr="00000000" w14:paraId="00000233">
      <w:pPr>
        <w:numPr>
          <w:ilvl w:val="0"/>
          <w:numId w:val="82"/>
        </w:numPr>
        <w:ind w:left="720" w:hanging="360"/>
        <w:rPr>
          <w:u w:val="none"/>
        </w:rPr>
      </w:pPr>
      <w:r w:rsidDel="00000000" w:rsidR="00000000" w:rsidRPr="00000000">
        <w:rPr>
          <w:rtl w:val="0"/>
        </w:rPr>
        <w:t xml:space="preserve">Community playgroups on weekends.</w:t>
      </w:r>
    </w:p>
    <w:p w:rsidR="00000000" w:rsidDel="00000000" w:rsidP="00000000" w:rsidRDefault="00000000" w:rsidRPr="00000000" w14:paraId="00000234">
      <w:pPr>
        <w:numPr>
          <w:ilvl w:val="0"/>
          <w:numId w:val="82"/>
        </w:numPr>
        <w:ind w:left="720" w:hanging="360"/>
        <w:rPr>
          <w:u w:val="none"/>
        </w:rPr>
      </w:pPr>
      <w:r w:rsidDel="00000000" w:rsidR="00000000" w:rsidRPr="00000000">
        <w:rPr>
          <w:rtl w:val="0"/>
        </w:rPr>
        <w:t xml:space="preserve">Coffee mornings for new residents.</w:t>
      </w:r>
    </w:p>
    <w:p w:rsidR="00000000" w:rsidDel="00000000" w:rsidP="00000000" w:rsidRDefault="00000000" w:rsidRPr="00000000" w14:paraId="00000235">
      <w:pPr>
        <w:numPr>
          <w:ilvl w:val="0"/>
          <w:numId w:val="82"/>
        </w:numPr>
        <w:ind w:left="720" w:hanging="360"/>
        <w:rPr>
          <w:u w:val="none"/>
        </w:rPr>
      </w:pPr>
      <w:r w:rsidDel="00000000" w:rsidR="00000000" w:rsidRPr="00000000">
        <w:rPr>
          <w:rtl w:val="0"/>
        </w:rPr>
        <w:t xml:space="preserve">Collaborative fundraising initiatives.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b w:val="1"/>
          <w:bCs w:val="1"/>
        </w:rPr>
      </w:pPr>
      <w:r w:rsidDel="00000000" w:rsidR="00000000" w:rsidRPr="00000000">
        <w:rPr>
          <w:b w:val="1"/>
          <w:bCs w:val="1"/>
          <w:rtl w:val="0"/>
        </w:rPr>
        <w:t xml:space="preserve">H3: Educational Excellence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Our curriculum goes beyond basic daycare. We deliver:</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numPr>
          <w:ilvl w:val="0"/>
          <w:numId w:val="95"/>
        </w:numPr>
        <w:ind w:left="720" w:hanging="360"/>
        <w:rPr>
          <w:u w:val="none"/>
        </w:rPr>
      </w:pPr>
      <w:r w:rsidDel="00000000" w:rsidR="00000000" w:rsidRPr="00000000">
        <w:rPr>
          <w:rtl w:val="0"/>
        </w:rPr>
        <w:t xml:space="preserve">Evidence-based early learning frameworks.</w:t>
      </w:r>
    </w:p>
    <w:p w:rsidR="00000000" w:rsidDel="00000000" w:rsidP="00000000" w:rsidRDefault="00000000" w:rsidRPr="00000000" w14:paraId="0000023C">
      <w:pPr>
        <w:numPr>
          <w:ilvl w:val="0"/>
          <w:numId w:val="95"/>
        </w:numPr>
        <w:ind w:left="720" w:hanging="360"/>
        <w:rPr>
          <w:u w:val="none"/>
        </w:rPr>
      </w:pPr>
      <w:r w:rsidDel="00000000" w:rsidR="00000000" w:rsidRPr="00000000">
        <w:rPr>
          <w:rtl w:val="0"/>
        </w:rPr>
        <w:t xml:space="preserve">Individual development tracking and reporting.</w:t>
      </w:r>
    </w:p>
    <w:p w:rsidR="00000000" w:rsidDel="00000000" w:rsidP="00000000" w:rsidRDefault="00000000" w:rsidRPr="00000000" w14:paraId="0000023D">
      <w:pPr>
        <w:numPr>
          <w:ilvl w:val="0"/>
          <w:numId w:val="95"/>
        </w:numPr>
        <w:ind w:left="720" w:hanging="360"/>
        <w:rPr>
          <w:u w:val="none"/>
        </w:rPr>
      </w:pPr>
      <w:r w:rsidDel="00000000" w:rsidR="00000000" w:rsidRPr="00000000">
        <w:rPr>
          <w:rtl w:val="0"/>
        </w:rPr>
        <w:t xml:space="preserve">Specialist programs including music and movement.</w:t>
      </w:r>
    </w:p>
    <w:p w:rsidR="00000000" w:rsidDel="00000000" w:rsidP="00000000" w:rsidRDefault="00000000" w:rsidRPr="00000000" w14:paraId="0000023E">
      <w:pPr>
        <w:numPr>
          <w:ilvl w:val="0"/>
          <w:numId w:val="95"/>
        </w:numPr>
        <w:ind w:left="720" w:hanging="360"/>
        <w:rPr>
          <w:u w:val="none"/>
        </w:rPr>
      </w:pPr>
      <w:r w:rsidDel="00000000" w:rsidR="00000000" w:rsidRPr="00000000">
        <w:rPr>
          <w:rtl w:val="0"/>
        </w:rPr>
        <w:t xml:space="preserve">Nutritious meals prepared on-site daily.</w:t>
      </w:r>
    </w:p>
    <w:p w:rsidR="00000000" w:rsidDel="00000000" w:rsidP="00000000" w:rsidRDefault="00000000" w:rsidRPr="00000000" w14:paraId="0000023F">
      <w:pPr>
        <w:numPr>
          <w:ilvl w:val="0"/>
          <w:numId w:val="95"/>
        </w:numPr>
        <w:ind w:left="720" w:hanging="360"/>
        <w:rPr>
          <w:u w:val="none"/>
        </w:rPr>
      </w:pPr>
      <w:r w:rsidDel="00000000" w:rsidR="00000000" w:rsidRPr="00000000">
        <w:rPr>
          <w:rtl w:val="0"/>
        </w:rPr>
        <w:t xml:space="preserve">Sustainability education through our garden program.</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b w:val="1"/>
          <w:bCs w:val="1"/>
        </w:rPr>
      </w:pPr>
      <w:r w:rsidDel="00000000" w:rsidR="00000000" w:rsidRPr="00000000">
        <w:rPr>
          <w:b w:val="1"/>
          <w:bCs w:val="1"/>
          <w:rtl w:val="0"/>
        </w:rPr>
        <w:t xml:space="preserve">H3: Peace of Mind Guarantee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For busy professionals, reliability is non-negotiable. We provide: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numPr>
          <w:ilvl w:val="0"/>
          <w:numId w:val="59"/>
        </w:numPr>
        <w:ind w:left="720" w:hanging="360"/>
        <w:rPr>
          <w:u w:val="none"/>
        </w:rPr>
      </w:pPr>
      <w:r w:rsidDel="00000000" w:rsidR="00000000" w:rsidRPr="00000000">
        <w:rPr>
          <w:rtl w:val="0"/>
        </w:rPr>
        <w:t xml:space="preserve">Qualified educators exceeding ratio requirements.</w:t>
      </w:r>
    </w:p>
    <w:p w:rsidR="00000000" w:rsidDel="00000000" w:rsidP="00000000" w:rsidRDefault="00000000" w:rsidRPr="00000000" w14:paraId="00000246">
      <w:pPr>
        <w:numPr>
          <w:ilvl w:val="0"/>
          <w:numId w:val="59"/>
        </w:numPr>
        <w:ind w:left="720" w:hanging="360"/>
        <w:rPr>
          <w:u w:val="none"/>
        </w:rPr>
      </w:pPr>
      <w:r w:rsidDel="00000000" w:rsidR="00000000" w:rsidRPr="00000000">
        <w:rPr>
          <w:rtl w:val="0"/>
        </w:rPr>
        <w:t xml:space="preserve">Wide-ranging safety protocols and emergency procedures.</w:t>
      </w:r>
    </w:p>
    <w:p w:rsidR="00000000" w:rsidDel="00000000" w:rsidP="00000000" w:rsidRDefault="00000000" w:rsidRPr="00000000" w14:paraId="00000247">
      <w:pPr>
        <w:numPr>
          <w:ilvl w:val="0"/>
          <w:numId w:val="59"/>
        </w:numPr>
        <w:ind w:left="720" w:hanging="360"/>
        <w:rPr>
          <w:u w:val="none"/>
        </w:rPr>
      </w:pPr>
      <w:r w:rsidDel="00000000" w:rsidR="00000000" w:rsidRPr="00000000">
        <w:rPr>
          <w:rtl w:val="0"/>
        </w:rPr>
        <w:t xml:space="preserve">Transparent communication systems.</w:t>
      </w:r>
    </w:p>
    <w:p w:rsidR="00000000" w:rsidDel="00000000" w:rsidP="00000000" w:rsidRDefault="00000000" w:rsidRPr="00000000" w14:paraId="00000248">
      <w:pPr>
        <w:numPr>
          <w:ilvl w:val="0"/>
          <w:numId w:val="59"/>
        </w:numPr>
        <w:ind w:left="720" w:hanging="360"/>
        <w:rPr>
          <w:u w:val="none"/>
        </w:rPr>
      </w:pPr>
      <w:r w:rsidDel="00000000" w:rsidR="00000000" w:rsidRPr="00000000">
        <w:rPr>
          <w:rtl w:val="0"/>
        </w:rPr>
        <w:t xml:space="preserve">Strict hygiene and health standards.</w:t>
      </w:r>
    </w:p>
    <w:p w:rsidR="00000000" w:rsidDel="00000000" w:rsidP="00000000" w:rsidRDefault="00000000" w:rsidRPr="00000000" w14:paraId="00000249">
      <w:pPr>
        <w:numPr>
          <w:ilvl w:val="0"/>
          <w:numId w:val="59"/>
        </w:numPr>
        <w:ind w:left="720" w:hanging="360"/>
        <w:rPr>
          <w:u w:val="none"/>
        </w:rPr>
      </w:pPr>
      <w:r w:rsidDel="00000000" w:rsidR="00000000" w:rsidRPr="00000000">
        <w:rPr>
          <w:rtl w:val="0"/>
        </w:rPr>
        <w:t xml:space="preserve">Full compliance with all regulatory requirements.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b w:val="1"/>
          <w:bCs w:val="1"/>
        </w:rPr>
      </w:pPr>
      <w:r w:rsidDel="00000000" w:rsidR="00000000" w:rsidRPr="00000000">
        <w:rPr>
          <w:b w:val="1"/>
          <w:bCs w:val="1"/>
          <w:rtl w:val="0"/>
        </w:rPr>
        <w:t xml:space="preserve">Q: What makes your childcare different from others near Grantham Farm?</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We specifically designed our centre for the unique needs of Grantham Farm's growing community. From extended hours supporting M7 commuters to purpose-built facilities matching the quality of local homes, every aspect addresses the specific challenges and aspirations of our local families. Our streamlined enrolment process and expanded capacity help families avoid the stress of the local "enrolment scramble."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b w:val="1"/>
          <w:bCs w:val="1"/>
        </w:rPr>
      </w:pPr>
      <w:r w:rsidDel="00000000" w:rsidR="00000000" w:rsidRPr="00000000">
        <w:rPr>
          <w:b w:val="1"/>
          <w:bCs w:val="1"/>
          <w:rtl w:val="0"/>
        </w:rPr>
        <w:t xml:space="preserve">Q: How do you support working parents with long commutes?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We understand the realities of Western Sydney commutes. Our extended operating hours, flexible session options, and real-time parent communication app make sure that you're always connected and informed. We also offer emergency care provisions for those unexpected traffic delays or extended meetings.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b w:val="1"/>
          <w:bCs w:val="1"/>
        </w:rPr>
      </w:pPr>
      <w:r w:rsidDel="00000000" w:rsidR="00000000" w:rsidRPr="00000000">
        <w:rPr>
          <w:b w:val="1"/>
          <w:bCs w:val="1"/>
          <w:rtl w:val="0"/>
        </w:rPr>
        <w:t xml:space="preserve">Q: What age groups do you cater to?</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We provide extensive programs for children from 6 weeks to school age. Each age group benefits from dedicated spaces and age-appropriate curricula. Our school readiness program specifically prepares children for transition to local primary schools, giving them confidence and foundational skills.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b w:val="1"/>
          <w:bCs w:val="1"/>
        </w:rPr>
      </w:pPr>
      <w:r w:rsidDel="00000000" w:rsidR="00000000" w:rsidRPr="00000000">
        <w:rPr>
          <w:b w:val="1"/>
          <w:bCs w:val="1"/>
          <w:rtl w:val="0"/>
        </w:rPr>
        <w:t xml:space="preserve">Q: How do you handle the hot Western Sydney climate?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Our purpose-built facility features full air-conditioning throughout all indoor spaces and carefully designed outdoor areas with extensive shade protection. Children appreciate outdoor play even during summer months thanks to our weather-conscious design and sun-safety protocols.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b w:val="1"/>
          <w:bCs w:val="1"/>
        </w:rPr>
      </w:pPr>
      <w:r w:rsidDel="00000000" w:rsidR="00000000" w:rsidRPr="00000000">
        <w:rPr>
          <w:b w:val="1"/>
          <w:bCs w:val="1"/>
          <w:rtl w:val="0"/>
        </w:rPr>
        <w:t xml:space="preserve">Q: Do you offer a preschool program within the daycare setting?</w:t>
      </w:r>
    </w:p>
    <w:p w:rsidR="00000000" w:rsidDel="00000000" w:rsidP="00000000" w:rsidRDefault="00000000" w:rsidRPr="00000000" w14:paraId="0000025E">
      <w:pPr>
        <w:rPr>
          <w:b w:val="1"/>
          <w:bCs w:val="1"/>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Yes, our Grantham Farm centre includes a comprehensive Preschool and School Readiness program for children aged 3-5, led by Early Childhood Teachers to ensure they are fully prepared for local primary schools.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b w:val="1"/>
          <w:bCs w:val="1"/>
        </w:rPr>
      </w:pPr>
      <w:r w:rsidDel="00000000" w:rsidR="00000000" w:rsidRPr="00000000">
        <w:rPr>
          <w:b w:val="1"/>
          <w:bCs w:val="1"/>
          <w:rtl w:val="0"/>
        </w:rPr>
        <w:t xml:space="preserve">Q: How secure is the Grantham Farm facility?</w:t>
      </w:r>
    </w:p>
    <w:p w:rsidR="00000000" w:rsidDel="00000000" w:rsidP="00000000" w:rsidRDefault="00000000" w:rsidRPr="00000000" w14:paraId="00000262">
      <w:pPr>
        <w:rPr>
          <w:b w:val="1"/>
          <w:bCs w:val="1"/>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The safety of our children is our top priority. Our centre features secure electronic keypad entry, CCTV in common areas, and rigorous visitor check-in procedures to ensure a protected environment.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b w:val="1"/>
          <w:bCs w:val="1"/>
        </w:rPr>
      </w:pPr>
      <w:r w:rsidDel="00000000" w:rsidR="00000000" w:rsidRPr="00000000">
        <w:rPr>
          <w:b w:val="1"/>
          <w:bCs w:val="1"/>
          <w:rtl w:val="0"/>
        </w:rPr>
        <w:t xml:space="preserve">Q: Can I tour the centre before enrolling?</w:t>
      </w:r>
    </w:p>
    <w:p w:rsidR="00000000" w:rsidDel="00000000" w:rsidP="00000000" w:rsidRDefault="00000000" w:rsidRPr="00000000" w14:paraId="00000266">
      <w:pPr>
        <w:rPr>
          <w:b w:val="1"/>
          <w:bCs w:val="1"/>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We highly encourage tours. We host personalized tours during operating hours so you can see our educators in action and explore our modern learning environments firsthand.</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b w:val="1"/>
          <w:bCs w:val="1"/>
        </w:rPr>
      </w:pPr>
      <w:r w:rsidDel="00000000" w:rsidR="00000000" w:rsidRPr="00000000">
        <w:rPr>
          <w:b w:val="1"/>
          <w:bCs w:val="1"/>
          <w:rtl w:val="0"/>
        </w:rPr>
        <w:t xml:space="preserve">Q: What qualifications do your educators hold?</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All our educators hold approved early childhood qualifications and maintain current first aid and child protection certifications. We exceed regulatory requirements for staff-to-child ratios and invest significantly in ongoing professional development to make sure that we deliver cutting-edge educational practices.</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With unprecedented demand from young families flooding into Grantham Farm, our 2027 places are filling rapidly. Don't let the enrolment scramble leave your family without premium early learning options. Give your child the educational advantage they deserve while gaining the peace of mind you need for your busy professional life.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[Contact us today to arrange your personal tour and secure your child's future]</w:t>
      </w:r>
      <w:r w:rsidDel="00000000" w:rsidR="00000000" w:rsidRPr="00000000">
        <w:br w:type="page"/>
      </w:r>
      <w:r w:rsidDel="00000000" w:rsidR="00000000" w:rsidRPr="00000000">
        <w:rPr>
          <w:rtl w:val="0"/>
        </w:rPr>
      </w:r>
    </w:p>
    <w:p w:rsidR="00000000" w:rsidDel="00000000" w:rsidP="00000000" w:rsidRDefault="00000000" w:rsidRPr="00000000" w14:paraId="00000270">
      <w:pPr>
        <w:pStyle w:val="Heading1"/>
        <w:rPr>
          <w:b w:val="1"/>
          <w:bCs w:val="1"/>
        </w:rPr>
      </w:pPr>
      <w:bookmarkStart w:colFirst="0" w:colLast="0" w:name="_hzpmqtjiovqu" w:id="5"/>
      <w:bookmarkEnd w:id="5"/>
      <w:r w:rsidDel="00000000" w:rsidR="00000000" w:rsidRPr="00000000">
        <w:rPr>
          <w:b w:val="1"/>
          <w:bCs w:val="1"/>
          <w:rtl w:val="0"/>
        </w:rPr>
        <w:t xml:space="preserve">Page 6 </w:t>
      </w:r>
    </w:p>
    <w:p w:rsidR="00000000" w:rsidDel="00000000" w:rsidP="00000000" w:rsidRDefault="00000000" w:rsidRPr="00000000" w14:paraId="00000271">
      <w:pPr>
        <w:rPr>
          <w:b w:val="1"/>
          <w:bCs w:val="1"/>
        </w:rPr>
      </w:pPr>
      <w:r w:rsidDel="00000000" w:rsidR="00000000" w:rsidRPr="00000000">
        <w:rPr>
          <w:b w:val="1"/>
          <w:bCs w:val="1"/>
          <w:rtl w:val="0"/>
        </w:rPr>
        <w:t xml:space="preserve">URL: https://flourishelc.com.au/daycare-childcare-riverstone-nsw/</w:t>
      </w:r>
    </w:p>
    <w:p w:rsidR="00000000" w:rsidDel="00000000" w:rsidP="00000000" w:rsidRDefault="00000000" w:rsidRPr="00000000" w14:paraId="00000272">
      <w:pPr>
        <w:rPr/>
      </w:pPr>
      <w:r w:rsidDel="00000000" w:rsidR="00000000" w:rsidRPr="00000000">
        <w:rPr>
          <w:rtl w:val="0"/>
        </w:rPr>
        <w:t xml:space="preserve">Page Type: Location Page</w:t>
      </w:r>
    </w:p>
    <w:p w:rsidR="00000000" w:rsidDel="00000000" w:rsidP="00000000" w:rsidRDefault="00000000" w:rsidRPr="00000000" w14:paraId="00000273">
      <w:pPr>
        <w:rPr/>
      </w:pPr>
      <w:r w:rsidDel="00000000" w:rsidR="00000000" w:rsidRPr="00000000">
        <w:rPr>
          <w:rtl w:val="0"/>
        </w:rPr>
        <w:t xml:space="preserve">Content Type: New Content</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Keywords:</w:t>
      </w:r>
    </w:p>
    <w:p w:rsidR="00000000" w:rsidDel="00000000" w:rsidP="00000000" w:rsidRDefault="00000000" w:rsidRPr="00000000" w14:paraId="00000276">
      <w:pPr>
        <w:rPr>
          <w:b w:val="1"/>
          <w:bCs w:val="1"/>
        </w:rPr>
      </w:pPr>
      <w:r w:rsidDel="00000000" w:rsidR="00000000" w:rsidRPr="00000000">
        <w:rPr>
          <w:b w:val="1"/>
          <w:bCs w:val="1"/>
          <w:rtl w:val="0"/>
        </w:rPr>
        <w:t xml:space="preserve">Primary keyword: childcare near riverstone</w:t>
      </w:r>
    </w:p>
    <w:p w:rsidR="00000000" w:rsidDel="00000000" w:rsidP="00000000" w:rsidRDefault="00000000" w:rsidRPr="00000000" w14:paraId="00000277">
      <w:pPr>
        <w:rPr/>
      </w:pPr>
      <w:r w:rsidDel="00000000" w:rsidR="00000000" w:rsidRPr="00000000">
        <w:rPr>
          <w:rtl w:val="0"/>
        </w:rPr>
        <w:t xml:space="preserve">Secondary keywords: daycare near riverstone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b w:val="1"/>
          <w:bCs w:val="1"/>
        </w:rPr>
      </w:pPr>
      <w:r w:rsidDel="00000000" w:rsidR="00000000" w:rsidRPr="00000000">
        <w:rPr>
          <w:b w:val="1"/>
          <w:bCs w:val="1"/>
          <w:rtl w:val="0"/>
        </w:rPr>
        <w:t xml:space="preserve">Content:</w:t>
      </w:r>
    </w:p>
    <w:p w:rsidR="00000000" w:rsidDel="00000000" w:rsidP="00000000" w:rsidRDefault="00000000" w:rsidRPr="00000000" w14:paraId="0000027A">
      <w:pPr>
        <w:rPr/>
      </w:pPr>
      <w:r w:rsidDel="00000000" w:rsidR="00000000" w:rsidRPr="00000000">
        <w:rPr>
          <w:rtl w:val="0"/>
        </w:rPr>
        <w:t xml:space="preserve">Meta Title: Childcare Near Riverstone - Trusted Early Learning Centre</w:t>
      </w:r>
    </w:p>
    <w:p w:rsidR="00000000" w:rsidDel="00000000" w:rsidP="00000000" w:rsidRDefault="00000000" w:rsidRPr="00000000" w14:paraId="0000027B">
      <w:pPr>
        <w:rPr/>
      </w:pPr>
      <w:r w:rsidDel="00000000" w:rsidR="00000000" w:rsidRPr="00000000">
        <w:rPr>
          <w:rtl w:val="0"/>
        </w:rPr>
        <w:t xml:space="preserve">Meta Description: Looking for childcare near Riverstone? We understand the commuter's worry. Our nurturing centre provides peace of mind for busy families with real-time updates.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b w:val="1"/>
          <w:bCs w:val="1"/>
        </w:rPr>
      </w:pPr>
      <w:r w:rsidDel="00000000" w:rsidR="00000000" w:rsidRPr="00000000">
        <w:rPr>
          <w:b w:val="1"/>
          <w:bCs w:val="1"/>
          <w:rtl w:val="0"/>
        </w:rPr>
        <w:t xml:space="preserve">H1: Childcare Near Riverstone - Your Family's Community Hub</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At our early learning centre, we understand that families in Riverstone's rapidly growing community need more than just childcare; they need absolute confidence their children are thriving.</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We've created a nurturing environment that addresses the unique challenges of raising children in Sydney's North-West Growth Area. Our purpose-built centre combines educational excellence with the peace of mind that busy, commuting parents desperately need.</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b w:val="1"/>
          <w:bCs w:val="1"/>
        </w:rPr>
      </w:pPr>
      <w:r w:rsidDel="00000000" w:rsidR="00000000" w:rsidRPr="00000000">
        <w:rPr>
          <w:b w:val="1"/>
          <w:bCs w:val="1"/>
          <w:rtl w:val="0"/>
        </w:rPr>
        <w:t xml:space="preserve">H2: Understanding Riverstone Families' Unique Needs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The statistics tell a compelling story about our community. Riverstone has an exceptionally high concentration of young families. This demographic reality shapes everything we do at our centre.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b w:val="1"/>
          <w:bCs w:val="1"/>
        </w:rPr>
      </w:pPr>
      <w:r w:rsidDel="00000000" w:rsidR="00000000" w:rsidRPr="00000000">
        <w:rPr>
          <w:b w:val="1"/>
          <w:bCs w:val="1"/>
          <w:rtl w:val="0"/>
        </w:rPr>
        <w:t xml:space="preserve">H3: The Daily Commute Challenge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For parents heading towards Parramatta, Norwest, or the CBD each morning, the extended time away creates genuine concern. Our extensive communication system provides: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numPr>
          <w:ilvl w:val="0"/>
          <w:numId w:val="55"/>
        </w:numPr>
        <w:ind w:left="720" w:hanging="360"/>
        <w:rPr>
          <w:u w:val="none"/>
        </w:rPr>
      </w:pPr>
      <w:r w:rsidDel="00000000" w:rsidR="00000000" w:rsidRPr="00000000">
        <w:rPr>
          <w:rtl w:val="0"/>
        </w:rPr>
        <w:t xml:space="preserve">Real-time updates throughout the day via our secure parent app.</w:t>
      </w:r>
    </w:p>
    <w:p w:rsidR="00000000" w:rsidDel="00000000" w:rsidP="00000000" w:rsidRDefault="00000000" w:rsidRPr="00000000" w14:paraId="0000028C">
      <w:pPr>
        <w:numPr>
          <w:ilvl w:val="0"/>
          <w:numId w:val="55"/>
        </w:numPr>
        <w:ind w:left="720" w:hanging="360"/>
        <w:rPr>
          <w:u w:val="none"/>
        </w:rPr>
      </w:pPr>
      <w:r w:rsidDel="00000000" w:rsidR="00000000" w:rsidRPr="00000000">
        <w:rPr>
          <w:rtl w:val="0"/>
        </w:rPr>
        <w:t xml:space="preserve">Photo documentation of activities and milestones.</w:t>
      </w:r>
    </w:p>
    <w:p w:rsidR="00000000" w:rsidDel="00000000" w:rsidP="00000000" w:rsidRDefault="00000000" w:rsidRPr="00000000" w14:paraId="0000028D">
      <w:pPr>
        <w:numPr>
          <w:ilvl w:val="0"/>
          <w:numId w:val="55"/>
        </w:numPr>
        <w:ind w:left="720" w:hanging="360"/>
        <w:rPr>
          <w:u w:val="none"/>
        </w:rPr>
      </w:pPr>
      <w:r w:rsidDel="00000000" w:rsidR="00000000" w:rsidRPr="00000000">
        <w:rPr>
          <w:rtl w:val="0"/>
        </w:rPr>
        <w:t xml:space="preserve">Direct educator messaging for immediate concerns.</w:t>
      </w:r>
    </w:p>
    <w:p w:rsidR="00000000" w:rsidDel="00000000" w:rsidP="00000000" w:rsidRDefault="00000000" w:rsidRPr="00000000" w14:paraId="0000028E">
      <w:pPr>
        <w:numPr>
          <w:ilvl w:val="0"/>
          <w:numId w:val="55"/>
        </w:numPr>
        <w:ind w:left="720" w:hanging="360"/>
        <w:rPr>
          <w:u w:val="none"/>
        </w:rPr>
      </w:pPr>
      <w:r w:rsidDel="00000000" w:rsidR="00000000" w:rsidRPr="00000000">
        <w:rPr>
          <w:rtl w:val="0"/>
        </w:rPr>
        <w:t xml:space="preserve">Flexible drop-off and pick-up times accommodating train schedules.</w:t>
      </w:r>
    </w:p>
    <w:p w:rsidR="00000000" w:rsidDel="00000000" w:rsidP="00000000" w:rsidRDefault="00000000" w:rsidRPr="00000000" w14:paraId="0000028F">
      <w:pPr>
        <w:numPr>
          <w:ilvl w:val="0"/>
          <w:numId w:val="55"/>
        </w:numPr>
        <w:ind w:left="720" w:hanging="360"/>
        <w:rPr>
          <w:u w:val="none"/>
        </w:rPr>
      </w:pPr>
      <w:r w:rsidDel="00000000" w:rsidR="00000000" w:rsidRPr="00000000">
        <w:rPr>
          <w:rtl w:val="0"/>
        </w:rPr>
        <w:t xml:space="preserve">Extended hours designed around commuter timetables.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b w:val="1"/>
          <w:bCs w:val="1"/>
        </w:rPr>
      </w:pPr>
      <w:r w:rsidDel="00000000" w:rsidR="00000000" w:rsidRPr="00000000">
        <w:rPr>
          <w:b w:val="1"/>
          <w:bCs w:val="1"/>
          <w:rtl w:val="0"/>
        </w:rPr>
        <w:t xml:space="preserve">H3: Building Your Village in a New Community</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Moving to Riverstone's master-planned estates like Elara or Grantham Farm often means leaving established support networks behind. Our centre actively fosters connections through:</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numPr>
          <w:ilvl w:val="0"/>
          <w:numId w:val="49"/>
        </w:numPr>
        <w:ind w:left="720" w:hanging="360"/>
        <w:rPr>
          <w:u w:val="none"/>
        </w:rPr>
      </w:pPr>
      <w:r w:rsidDel="00000000" w:rsidR="00000000" w:rsidRPr="00000000">
        <w:rPr>
          <w:rtl w:val="0"/>
        </w:rPr>
        <w:t xml:space="preserve">Regular family social events and weekend activities.</w:t>
      </w:r>
    </w:p>
    <w:p w:rsidR="00000000" w:rsidDel="00000000" w:rsidP="00000000" w:rsidRDefault="00000000" w:rsidRPr="00000000" w14:paraId="00000296">
      <w:pPr>
        <w:numPr>
          <w:ilvl w:val="0"/>
          <w:numId w:val="49"/>
        </w:numPr>
        <w:ind w:left="720" w:hanging="360"/>
        <w:rPr>
          <w:u w:val="none"/>
        </w:rPr>
      </w:pPr>
      <w:r w:rsidDel="00000000" w:rsidR="00000000" w:rsidRPr="00000000">
        <w:rPr>
          <w:rtl w:val="0"/>
        </w:rPr>
        <w:t xml:space="preserve">Parent networking opportunities during drop-off times.</w:t>
      </w:r>
    </w:p>
    <w:p w:rsidR="00000000" w:rsidDel="00000000" w:rsidP="00000000" w:rsidRDefault="00000000" w:rsidRPr="00000000" w14:paraId="00000297">
      <w:pPr>
        <w:numPr>
          <w:ilvl w:val="0"/>
          <w:numId w:val="49"/>
        </w:numPr>
        <w:ind w:left="720" w:hanging="360"/>
        <w:rPr>
          <w:u w:val="none"/>
        </w:rPr>
      </w:pPr>
      <w:r w:rsidDel="00000000" w:rsidR="00000000" w:rsidRPr="00000000">
        <w:rPr>
          <w:rtl w:val="0"/>
        </w:rPr>
        <w:t xml:space="preserve">Community noticeboards for local recommendations and connections.</w:t>
      </w:r>
    </w:p>
    <w:p w:rsidR="00000000" w:rsidDel="00000000" w:rsidP="00000000" w:rsidRDefault="00000000" w:rsidRPr="00000000" w14:paraId="00000298">
      <w:pPr>
        <w:numPr>
          <w:ilvl w:val="0"/>
          <w:numId w:val="49"/>
        </w:numPr>
        <w:ind w:left="720" w:hanging="360"/>
        <w:rPr>
          <w:u w:val="none"/>
        </w:rPr>
      </w:pPr>
      <w:r w:rsidDel="00000000" w:rsidR="00000000" w:rsidRPr="00000000">
        <w:rPr>
          <w:rtl w:val="0"/>
        </w:rPr>
        <w:t xml:space="preserve">Partnerships with local businesses and services.</w:t>
      </w:r>
    </w:p>
    <w:p w:rsidR="00000000" w:rsidDel="00000000" w:rsidP="00000000" w:rsidRDefault="00000000" w:rsidRPr="00000000" w14:paraId="00000299">
      <w:pPr>
        <w:numPr>
          <w:ilvl w:val="0"/>
          <w:numId w:val="49"/>
        </w:numPr>
        <w:ind w:left="720" w:hanging="360"/>
        <w:rPr>
          <w:u w:val="none"/>
        </w:rPr>
      </w:pPr>
      <w:r w:rsidDel="00000000" w:rsidR="00000000" w:rsidRPr="00000000">
        <w:rPr>
          <w:rtl w:val="0"/>
        </w:rPr>
        <w:t xml:space="preserve">Playdate facilitation between families in similar situations.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[Book a tour today and find how we support Riverstone's commuting families]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b w:val="1"/>
          <w:bCs w:val="1"/>
        </w:rPr>
      </w:pPr>
      <w:r w:rsidDel="00000000" w:rsidR="00000000" w:rsidRPr="00000000">
        <w:rPr>
          <w:b w:val="1"/>
          <w:bCs w:val="1"/>
          <w:rtl w:val="0"/>
        </w:rPr>
        <w:t xml:space="preserve">H2: Educational Excellence Meets Local Knowledge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Our modern, air-conditioned indoor spaces and extensive UPF-rated shade sails over play areas specifically counter the hot summer extremes. We've created learning environments that acknowledge both the climate challenges and opportunities of Western Sydney living.</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b w:val="1"/>
          <w:bCs w:val="1"/>
        </w:rPr>
      </w:pPr>
      <w:r w:rsidDel="00000000" w:rsidR="00000000" w:rsidRPr="00000000">
        <w:rPr>
          <w:b w:val="1"/>
          <w:bCs w:val="1"/>
          <w:rtl w:val="0"/>
        </w:rPr>
        <w:t xml:space="preserve">H3: Purpose-Built for Riverstone's Children</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We've maximised our outdoor spaces to provide: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numPr>
          <w:ilvl w:val="0"/>
          <w:numId w:val="9"/>
        </w:numPr>
        <w:ind w:left="720" w:hanging="360"/>
        <w:rPr>
          <w:u w:val="none"/>
        </w:rPr>
      </w:pPr>
      <w:r w:rsidDel="00000000" w:rsidR="00000000" w:rsidRPr="00000000">
        <w:rPr>
          <w:rtl w:val="0"/>
        </w:rPr>
        <w:t xml:space="preserve">Expansive natural play areas with professional-grade equipment.</w:t>
      </w:r>
    </w:p>
    <w:p w:rsidR="00000000" w:rsidDel="00000000" w:rsidP="00000000" w:rsidRDefault="00000000" w:rsidRPr="00000000" w14:paraId="000002A6">
      <w:pPr>
        <w:numPr>
          <w:ilvl w:val="0"/>
          <w:numId w:val="9"/>
        </w:numPr>
        <w:ind w:left="720" w:hanging="360"/>
        <w:rPr>
          <w:u w:val="none"/>
        </w:rPr>
      </w:pPr>
      <w:r w:rsidDel="00000000" w:rsidR="00000000" w:rsidRPr="00000000">
        <w:rPr>
          <w:rtl w:val="0"/>
        </w:rPr>
        <w:t xml:space="preserve">Dedicated zones for different age groups and activities.</w:t>
      </w:r>
    </w:p>
    <w:p w:rsidR="00000000" w:rsidDel="00000000" w:rsidP="00000000" w:rsidRDefault="00000000" w:rsidRPr="00000000" w14:paraId="000002A7">
      <w:pPr>
        <w:numPr>
          <w:ilvl w:val="0"/>
          <w:numId w:val="9"/>
        </w:numPr>
        <w:ind w:left="720" w:hanging="360"/>
        <w:rPr>
          <w:u w:val="none"/>
        </w:rPr>
      </w:pPr>
      <w:r w:rsidDel="00000000" w:rsidR="00000000" w:rsidRPr="00000000">
        <w:rPr>
          <w:rtl w:val="0"/>
        </w:rPr>
        <w:t xml:space="preserve">Sensory gardens and sustainable learning projects.</w:t>
      </w:r>
    </w:p>
    <w:p w:rsidR="00000000" w:rsidDel="00000000" w:rsidP="00000000" w:rsidRDefault="00000000" w:rsidRPr="00000000" w14:paraId="000002A8">
      <w:pPr>
        <w:numPr>
          <w:ilvl w:val="0"/>
          <w:numId w:val="9"/>
        </w:numPr>
        <w:ind w:left="720" w:hanging="360"/>
        <w:rPr>
          <w:u w:val="none"/>
        </w:rPr>
      </w:pPr>
      <w:r w:rsidDel="00000000" w:rsidR="00000000" w:rsidRPr="00000000">
        <w:rPr>
          <w:rtl w:val="0"/>
        </w:rPr>
        <w:t xml:space="preserve">Weather-protected spaces for year-round outdoor learning.</w:t>
      </w:r>
    </w:p>
    <w:p w:rsidR="00000000" w:rsidDel="00000000" w:rsidP="00000000" w:rsidRDefault="00000000" w:rsidRPr="00000000" w14:paraId="000002A9">
      <w:pPr>
        <w:numPr>
          <w:ilvl w:val="0"/>
          <w:numId w:val="9"/>
        </w:numPr>
        <w:ind w:left="720" w:hanging="360"/>
        <w:rPr>
          <w:u w:val="none"/>
        </w:rPr>
      </w:pPr>
      <w:r w:rsidDel="00000000" w:rsidR="00000000" w:rsidRPr="00000000">
        <w:rPr>
          <w:rtl w:val="0"/>
        </w:rPr>
        <w:t xml:space="preserve">Safe, secure perimeters meeting all regulatory standards.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b w:val="1"/>
          <w:bCs w:val="1"/>
        </w:rPr>
      </w:pPr>
      <w:r w:rsidDel="00000000" w:rsidR="00000000" w:rsidRPr="00000000">
        <w:rPr>
          <w:b w:val="1"/>
          <w:bCs w:val="1"/>
          <w:rtl w:val="0"/>
        </w:rPr>
        <w:t xml:space="preserve">H3: Exceeding Local Standards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We designed our centre's safety protocols and educational facilities to meet and exceed the specific standards outlined in the Blacktown City Council's Development Control Plan (DCP) for child care centres. This commitment includes: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numPr>
          <w:ilvl w:val="0"/>
          <w:numId w:val="98"/>
        </w:numPr>
        <w:ind w:left="720" w:hanging="360"/>
        <w:rPr>
          <w:u w:val="none"/>
        </w:rPr>
      </w:pPr>
      <w:r w:rsidDel="00000000" w:rsidR="00000000" w:rsidRPr="00000000">
        <w:rPr>
          <w:rtl w:val="0"/>
        </w:rPr>
        <w:t xml:space="preserve">State-of-the-art security systems with controlled access.</w:t>
      </w:r>
    </w:p>
    <w:p w:rsidR="00000000" w:rsidDel="00000000" w:rsidP="00000000" w:rsidRDefault="00000000" w:rsidRPr="00000000" w14:paraId="000002B0">
      <w:pPr>
        <w:numPr>
          <w:ilvl w:val="0"/>
          <w:numId w:val="98"/>
        </w:numPr>
        <w:ind w:left="720" w:hanging="360"/>
        <w:rPr>
          <w:u w:val="none"/>
        </w:rPr>
      </w:pPr>
      <w:r w:rsidDel="00000000" w:rsidR="00000000" w:rsidRPr="00000000">
        <w:rPr>
          <w:rtl w:val="0"/>
        </w:rPr>
        <w:t xml:space="preserve">Qualified educators exceeding minimum ratio requirements.</w:t>
      </w:r>
    </w:p>
    <w:p w:rsidR="00000000" w:rsidDel="00000000" w:rsidP="00000000" w:rsidRDefault="00000000" w:rsidRPr="00000000" w14:paraId="000002B1">
      <w:pPr>
        <w:numPr>
          <w:ilvl w:val="0"/>
          <w:numId w:val="98"/>
        </w:numPr>
        <w:ind w:left="720" w:hanging="360"/>
        <w:rPr>
          <w:u w:val="none"/>
        </w:rPr>
      </w:pPr>
      <w:r w:rsidDel="00000000" w:rsidR="00000000" w:rsidRPr="00000000">
        <w:rPr>
          <w:rtl w:val="0"/>
        </w:rPr>
        <w:t xml:space="preserve">Extensive health and safety procedures.</w:t>
      </w:r>
    </w:p>
    <w:p w:rsidR="00000000" w:rsidDel="00000000" w:rsidP="00000000" w:rsidRDefault="00000000" w:rsidRPr="00000000" w14:paraId="000002B2">
      <w:pPr>
        <w:numPr>
          <w:ilvl w:val="0"/>
          <w:numId w:val="98"/>
        </w:numPr>
        <w:ind w:left="720" w:hanging="360"/>
        <w:rPr>
          <w:u w:val="none"/>
        </w:rPr>
      </w:pPr>
      <w:r w:rsidDel="00000000" w:rsidR="00000000" w:rsidRPr="00000000">
        <w:rPr>
          <w:rtl w:val="0"/>
        </w:rPr>
        <w:t xml:space="preserve">Regular professional development aligned with best practices.</w:t>
      </w:r>
    </w:p>
    <w:p w:rsidR="00000000" w:rsidDel="00000000" w:rsidP="00000000" w:rsidRDefault="00000000" w:rsidRPr="00000000" w14:paraId="000002B3">
      <w:pPr>
        <w:numPr>
          <w:ilvl w:val="0"/>
          <w:numId w:val="98"/>
        </w:numPr>
        <w:ind w:left="720" w:hanging="360"/>
        <w:rPr>
          <w:u w:val="none"/>
        </w:rPr>
      </w:pPr>
      <w:r w:rsidDel="00000000" w:rsidR="00000000" w:rsidRPr="00000000">
        <w:rPr>
          <w:rtl w:val="0"/>
        </w:rPr>
        <w:t xml:space="preserve">Transparent reporting to families and regulators.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[Secure your child's place in our 2027 programs - spaces filling quickly]</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b w:val="1"/>
          <w:bCs w:val="1"/>
        </w:rPr>
      </w:pPr>
      <w:r w:rsidDel="00000000" w:rsidR="00000000" w:rsidRPr="00000000">
        <w:rPr>
          <w:b w:val="1"/>
          <w:bCs w:val="1"/>
          <w:rtl w:val="0"/>
        </w:rPr>
        <w:t xml:space="preserve">H2: Your Local Early Learning Experts in Riverstone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Our educators bring a deep understanding of the Riverstone community's evolution. Our team includes long-term residents who've watched the transformation alongside newer arrivals who chose Riverstone for their own young families.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This local knowledge translates into practical benefits: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numPr>
          <w:ilvl w:val="0"/>
          <w:numId w:val="29"/>
        </w:numPr>
        <w:ind w:left="720" w:hanging="360"/>
        <w:rPr>
          <w:u w:val="none"/>
        </w:rPr>
      </w:pPr>
      <w:r w:rsidDel="00000000" w:rsidR="00000000" w:rsidRPr="00000000">
        <w:rPr>
          <w:rtl w:val="0"/>
        </w:rPr>
        <w:t xml:space="preserve">Programs aligned with local primary school preparations.</w:t>
      </w:r>
    </w:p>
    <w:p w:rsidR="00000000" w:rsidDel="00000000" w:rsidP="00000000" w:rsidRDefault="00000000" w:rsidRPr="00000000" w14:paraId="000002BE">
      <w:pPr>
        <w:numPr>
          <w:ilvl w:val="0"/>
          <w:numId w:val="29"/>
        </w:numPr>
        <w:ind w:left="720" w:hanging="360"/>
        <w:rPr>
          <w:u w:val="none"/>
        </w:rPr>
      </w:pPr>
      <w:r w:rsidDel="00000000" w:rsidR="00000000" w:rsidRPr="00000000">
        <w:rPr>
          <w:rtl w:val="0"/>
        </w:rPr>
        <w:t xml:space="preserve">Understanding of commuter family scheduling needs.</w:t>
      </w:r>
    </w:p>
    <w:p w:rsidR="00000000" w:rsidDel="00000000" w:rsidP="00000000" w:rsidRDefault="00000000" w:rsidRPr="00000000" w14:paraId="000002BF">
      <w:pPr>
        <w:numPr>
          <w:ilvl w:val="0"/>
          <w:numId w:val="29"/>
        </w:numPr>
        <w:ind w:left="720" w:hanging="360"/>
        <w:rPr>
          <w:u w:val="none"/>
        </w:rPr>
      </w:pPr>
      <w:r w:rsidDel="00000000" w:rsidR="00000000" w:rsidRPr="00000000">
        <w:rPr>
          <w:rtl w:val="0"/>
        </w:rPr>
        <w:t xml:space="preserve">Connections with other family services in the area.</w:t>
      </w:r>
    </w:p>
    <w:p w:rsidR="00000000" w:rsidDel="00000000" w:rsidP="00000000" w:rsidRDefault="00000000" w:rsidRPr="00000000" w14:paraId="000002C0">
      <w:pPr>
        <w:numPr>
          <w:ilvl w:val="0"/>
          <w:numId w:val="29"/>
        </w:numPr>
        <w:ind w:left="720" w:hanging="360"/>
        <w:rPr>
          <w:u w:val="none"/>
        </w:rPr>
      </w:pPr>
      <w:r w:rsidDel="00000000" w:rsidR="00000000" w:rsidRPr="00000000">
        <w:rPr>
          <w:rtl w:val="0"/>
        </w:rPr>
        <w:t xml:space="preserve">Knowledge of community resources and opportunities.</w:t>
      </w:r>
    </w:p>
    <w:p w:rsidR="00000000" w:rsidDel="00000000" w:rsidP="00000000" w:rsidRDefault="00000000" w:rsidRPr="00000000" w14:paraId="000002C1">
      <w:pPr>
        <w:numPr>
          <w:ilvl w:val="0"/>
          <w:numId w:val="29"/>
        </w:numPr>
        <w:ind w:left="720" w:hanging="360"/>
        <w:rPr>
          <w:u w:val="none"/>
        </w:rPr>
      </w:pPr>
      <w:r w:rsidDel="00000000" w:rsidR="00000000" w:rsidRPr="00000000">
        <w:rPr>
          <w:rtl w:val="0"/>
        </w:rPr>
        <w:t xml:space="preserve">Genuine investment in Riverstone's future.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Whether you're established in the area or just unpacking boxes in your new home, our centre provides the stable, nurturing environment your child needs while you're managing work commitments. We bridge the gap between your morning goodbye and evening reunion with consistent, quality care.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b w:val="1"/>
          <w:bCs w:val="1"/>
        </w:rPr>
      </w:pPr>
      <w:r w:rsidDel="00000000" w:rsidR="00000000" w:rsidRPr="00000000">
        <w:rPr>
          <w:b w:val="1"/>
          <w:bCs w:val="1"/>
          <w:rtl w:val="0"/>
        </w:rPr>
        <w:t xml:space="preserve">H2: Why Choose Our Daycare Near Riverstone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Our approach to early childhood education reflects the aspirations of Riverstone's young professional families. We combine educational rigour with the warmth and security children need during their parents' extended work days.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numPr>
          <w:ilvl w:val="0"/>
          <w:numId w:val="96"/>
        </w:numPr>
        <w:ind w:left="720" w:hanging="360"/>
        <w:rPr>
          <w:u w:val="none"/>
        </w:rPr>
      </w:pPr>
      <w:r w:rsidDel="00000000" w:rsidR="00000000" w:rsidRPr="00000000">
        <w:rPr>
          <w:b w:val="1"/>
          <w:bCs w:val="1"/>
          <w:rtl w:val="0"/>
        </w:rPr>
        <w:t xml:space="preserve">Innovative Learning Programs</w:t>
      </w:r>
      <w:r w:rsidDel="00000000" w:rsidR="00000000" w:rsidRPr="00000000">
        <w:rPr>
          <w:rtl w:val="0"/>
        </w:rPr>
        <w:t xml:space="preserve">: Our curriculum incorporates the latest early childhood research while maintaining the play-based approach children love.</w:t>
      </w:r>
    </w:p>
    <w:p w:rsidR="00000000" w:rsidDel="00000000" w:rsidP="00000000" w:rsidRDefault="00000000" w:rsidRPr="00000000" w14:paraId="000002CA">
      <w:pPr>
        <w:numPr>
          <w:ilvl w:val="0"/>
          <w:numId w:val="96"/>
        </w:numPr>
        <w:ind w:left="720" w:hanging="360"/>
        <w:rPr>
          <w:u w:val="none"/>
        </w:rPr>
      </w:pPr>
      <w:r w:rsidDel="00000000" w:rsidR="00000000" w:rsidRPr="00000000">
        <w:rPr>
          <w:b w:val="1"/>
          <w:bCs w:val="1"/>
          <w:rtl w:val="0"/>
        </w:rPr>
        <w:t xml:space="preserve">Transparent Communication</w:t>
      </w:r>
      <w:r w:rsidDel="00000000" w:rsidR="00000000" w:rsidRPr="00000000">
        <w:rPr>
          <w:rtl w:val="0"/>
        </w:rPr>
        <w:t xml:space="preserve">: Daily reports, milestone tracking, and open-door educator access keep you connected throughout your commute.</w:t>
      </w:r>
    </w:p>
    <w:p w:rsidR="00000000" w:rsidDel="00000000" w:rsidP="00000000" w:rsidRDefault="00000000" w:rsidRPr="00000000" w14:paraId="000002CB">
      <w:pPr>
        <w:numPr>
          <w:ilvl w:val="0"/>
          <w:numId w:val="96"/>
        </w:numPr>
        <w:ind w:left="720" w:hanging="360"/>
        <w:rPr>
          <w:u w:val="none"/>
        </w:rPr>
      </w:pPr>
      <w:r w:rsidDel="00000000" w:rsidR="00000000" w:rsidRPr="00000000">
        <w:rPr>
          <w:b w:val="1"/>
          <w:bCs w:val="1"/>
          <w:rtl w:val="0"/>
        </w:rPr>
        <w:t xml:space="preserve">Community Building</w:t>
      </w:r>
      <w:r w:rsidDel="00000000" w:rsidR="00000000" w:rsidRPr="00000000">
        <w:rPr>
          <w:rtl w:val="0"/>
        </w:rPr>
        <w:t xml:space="preserve">: We actively facilitate connections between families, creating the village every parent needs.</w:t>
      </w:r>
    </w:p>
    <w:p w:rsidR="00000000" w:rsidDel="00000000" w:rsidP="00000000" w:rsidRDefault="00000000" w:rsidRPr="00000000" w14:paraId="000002CC">
      <w:pPr>
        <w:numPr>
          <w:ilvl w:val="0"/>
          <w:numId w:val="96"/>
        </w:numPr>
        <w:ind w:left="720" w:hanging="360"/>
        <w:rPr>
          <w:u w:val="none"/>
        </w:rPr>
      </w:pPr>
      <w:r w:rsidDel="00000000" w:rsidR="00000000" w:rsidRPr="00000000">
        <w:rPr>
          <w:b w:val="1"/>
          <w:bCs w:val="1"/>
          <w:rtl w:val="0"/>
        </w:rPr>
        <w:t xml:space="preserve">Flexible Services</w:t>
      </w:r>
      <w:r w:rsidDel="00000000" w:rsidR="00000000" w:rsidRPr="00000000">
        <w:rPr>
          <w:rtl w:val="0"/>
        </w:rPr>
        <w:t xml:space="preserve">: Our services adapt to your family's unique schedule and requirements.</w:t>
      </w:r>
    </w:p>
    <w:p w:rsidR="00000000" w:rsidDel="00000000" w:rsidP="00000000" w:rsidRDefault="00000000" w:rsidRPr="00000000" w14:paraId="000002CD">
      <w:pPr>
        <w:numPr>
          <w:ilvl w:val="0"/>
          <w:numId w:val="96"/>
        </w:numPr>
        <w:ind w:left="720" w:hanging="360"/>
        <w:rPr>
          <w:u w:val="none"/>
        </w:rPr>
      </w:pPr>
      <w:r w:rsidDel="00000000" w:rsidR="00000000" w:rsidRPr="00000000">
        <w:rPr>
          <w:b w:val="1"/>
          <w:bCs w:val="1"/>
          <w:rtl w:val="0"/>
        </w:rPr>
        <w:t xml:space="preserve">Professional Excellence</w:t>
      </w:r>
      <w:r w:rsidDel="00000000" w:rsidR="00000000" w:rsidRPr="00000000">
        <w:rPr>
          <w:rtl w:val="0"/>
        </w:rPr>
        <w:t xml:space="preserve">: Qualified, caring educators who view their role as partners in your child's development.</w:t>
      </w:r>
    </w:p>
    <w:p w:rsidR="00000000" w:rsidDel="00000000" w:rsidP="00000000" w:rsidRDefault="00000000" w:rsidRPr="00000000" w14:paraId="000002CE">
      <w:pPr>
        <w:numPr>
          <w:ilvl w:val="0"/>
          <w:numId w:val="96"/>
        </w:numPr>
        <w:ind w:left="720" w:hanging="360"/>
        <w:rPr>
          <w:u w:val="none"/>
        </w:rPr>
      </w:pPr>
      <w:r w:rsidDel="00000000" w:rsidR="00000000" w:rsidRPr="00000000">
        <w:rPr>
          <w:b w:val="1"/>
          <w:bCs w:val="1"/>
          <w:rtl w:val="0"/>
        </w:rPr>
        <w:t xml:space="preserve">Safe, Modern Facilities</w:t>
      </w:r>
      <w:r w:rsidDel="00000000" w:rsidR="00000000" w:rsidRPr="00000000">
        <w:rPr>
          <w:rtl w:val="0"/>
        </w:rPr>
        <w:t xml:space="preserve">: Purpose-built spaces designed for Western Sydney's climate and lifestyle.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b w:val="1"/>
          <w:bCs w:val="1"/>
        </w:rPr>
      </w:pPr>
      <w:r w:rsidDel="00000000" w:rsidR="00000000" w:rsidRPr="00000000">
        <w:rPr>
          <w:b w:val="1"/>
          <w:bCs w:val="1"/>
          <w:rtl w:val="0"/>
        </w:rPr>
        <w:t xml:space="preserve">Q: What makes your childcare near Riverstone different from other centres?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We've specifically designed our programs around the lived experience of Riverstone families. From extended hours accommodating commuter schedules to community-building initiatives for new residents, every aspect addresses local needs. Our modern facilities counter Western Sydney's climate challenges while our educators understand the unique dynamics of a rapidly growing suburb.</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b w:val="1"/>
          <w:bCs w:val="1"/>
        </w:rPr>
      </w:pPr>
      <w:r w:rsidDel="00000000" w:rsidR="00000000" w:rsidRPr="00000000">
        <w:rPr>
          <w:b w:val="1"/>
          <w:bCs w:val="1"/>
          <w:rtl w:val="0"/>
        </w:rPr>
        <w:t xml:space="preserve">Q: How do you support families new to the Riverstone area?</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Recognising that many families arrive without local support networks, we function as a community hub. Beyond excellent childcare, we facilitate connections through family events, parent networking, and information sharing. Our centre helps you put down roots in Riverstone while making sure that your child develops friendships and social skills.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b w:val="1"/>
          <w:bCs w:val="1"/>
        </w:rPr>
      </w:pPr>
      <w:r w:rsidDel="00000000" w:rsidR="00000000" w:rsidRPr="00000000">
        <w:rPr>
          <w:b w:val="1"/>
          <w:bCs w:val="1"/>
          <w:rtl w:val="0"/>
        </w:rPr>
        <w:t xml:space="preserve">Q: What are your operating hours for commuting parents?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We understand the reality of the M7/M2 commute and train schedules from Riverstone Station. Our extended hours provide flexibility for early drop-offs and later pick-ups, minimising the stress of racing against closing time. Specific hours accommodate the typical commuter's workday plus travel time.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b w:val="1"/>
          <w:bCs w:val="1"/>
        </w:rPr>
      </w:pPr>
      <w:r w:rsidDel="00000000" w:rsidR="00000000" w:rsidRPr="00000000">
        <w:rPr>
          <w:b w:val="1"/>
          <w:bCs w:val="1"/>
          <w:rtl w:val="0"/>
        </w:rPr>
        <w:t xml:space="preserve">Q: How do you keep parents connected during long work days?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Our extensive communication system includes real-time updates, photos, and direct messaging with educators. You'll receive regular insights into your child's day, from learning achievements to social interactions, providing peace of mind throughout your time away.</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b w:val="1"/>
          <w:bCs w:val="1"/>
        </w:rPr>
      </w:pPr>
      <w:r w:rsidDel="00000000" w:rsidR="00000000" w:rsidRPr="00000000">
        <w:rPr>
          <w:b w:val="1"/>
          <w:bCs w:val="1"/>
          <w:rtl w:val="0"/>
        </w:rPr>
        <w:t xml:space="preserve">Q: How do you support children with allergies?</w:t>
      </w:r>
    </w:p>
    <w:p w:rsidR="00000000" w:rsidDel="00000000" w:rsidP="00000000" w:rsidRDefault="00000000" w:rsidRPr="00000000" w14:paraId="000002E3">
      <w:pPr>
        <w:rPr>
          <w:b w:val="1"/>
          <w:bCs w:val="1"/>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We are a nut-aware and allergy-conscious centre. Our on-site chef prepares alternative meals for children with diagnosed allergies, and all staff are trained in anaphylaxis management and the use of EpiPens.</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b w:val="1"/>
          <w:bCs w:val="1"/>
        </w:rPr>
      </w:pPr>
      <w:r w:rsidDel="00000000" w:rsidR="00000000" w:rsidRPr="00000000">
        <w:rPr>
          <w:b w:val="1"/>
          <w:bCs w:val="1"/>
          <w:rtl w:val="0"/>
        </w:rPr>
        <w:t xml:space="preserve">Q: Is there parking available for drop-offs?</w:t>
      </w:r>
    </w:p>
    <w:p w:rsidR="00000000" w:rsidDel="00000000" w:rsidP="00000000" w:rsidRDefault="00000000" w:rsidRPr="00000000" w14:paraId="000002E7">
      <w:pPr>
        <w:rPr>
          <w:b w:val="1"/>
          <w:bCs w:val="1"/>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Yes, our Riverstone location features ample dedicated on-site parking and a safe "Kiss and Drop" zone to make the morning transition as smooth as possible for commuting parents.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b w:val="1"/>
          <w:bCs w:val="1"/>
        </w:rPr>
      </w:pPr>
      <w:r w:rsidDel="00000000" w:rsidR="00000000" w:rsidRPr="00000000">
        <w:rPr>
          <w:b w:val="1"/>
          <w:bCs w:val="1"/>
          <w:rtl w:val="0"/>
        </w:rPr>
        <w:t xml:space="preserve">Q: Do you accept government childcare subsidies (CCS)?</w:t>
      </w:r>
    </w:p>
    <w:p w:rsidR="00000000" w:rsidDel="00000000" w:rsidP="00000000" w:rsidRDefault="00000000" w:rsidRPr="00000000" w14:paraId="000002EB">
      <w:pPr>
        <w:rPr>
          <w:b w:val="1"/>
          <w:bCs w:val="1"/>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Yes, Flourish ELC is a fully registered provider. Eligible families can claim the Child Care Subsidy to help reduce their out-of-pocket tuition costs.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b w:val="1"/>
          <w:bCs w:val="1"/>
        </w:rPr>
      </w:pPr>
      <w:r w:rsidDel="00000000" w:rsidR="00000000" w:rsidRPr="00000000">
        <w:rPr>
          <w:b w:val="1"/>
          <w:bCs w:val="1"/>
          <w:rtl w:val="0"/>
        </w:rPr>
        <w:t xml:space="preserve">Q: Do you cater to the educational standards of local schools?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Absolutely. Our school readiness program aligns with the expectations of Riverstone's primary schools. We focus on developing the academic, social, and emotional skills children need for a successful transition to formal education.</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With many new families moving into Riverstone every month, our 202</w:t>
      </w:r>
      <w:ins w:author="Cassandra Gorman" w:id="67" w:date="2026-05-13T02:59:42Z">
        <w:r w:rsidDel="00000000" w:rsidR="00000000" w:rsidRPr="00000000">
          <w:rPr>
            <w:rtl w:val="0"/>
          </w:rPr>
          <w:t xml:space="preserve">6 and 2027</w:t>
        </w:r>
      </w:ins>
      <w:del w:author="Cassandra Gorman" w:id="67" w:date="2026-05-13T02:59:42Z">
        <w:r w:rsidDel="00000000" w:rsidR="00000000" w:rsidRPr="00000000">
          <w:rPr>
            <w:rtl w:val="0"/>
          </w:rPr>
          <w:delText xml:space="preserve">7</w:delText>
        </w:r>
      </w:del>
      <w:r w:rsidDel="00000000" w:rsidR="00000000" w:rsidRPr="00000000">
        <w:rPr>
          <w:rtl w:val="0"/>
        </w:rPr>
        <w:t xml:space="preserve"> places are filling quickly. Don't let another week of commuter anxiety pass without securing the peace of mind you deserve. </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[Book a tour today and find why Riverstone families trust us with their children's early learning journey]</w:t>
      </w:r>
      <w:r w:rsidDel="00000000" w:rsidR="00000000" w:rsidRPr="00000000">
        <w:br w:type="page"/>
      </w:r>
      <w:r w:rsidDel="00000000" w:rsidR="00000000" w:rsidRPr="00000000">
        <w:rPr>
          <w:rtl w:val="0"/>
        </w:rPr>
      </w:r>
    </w:p>
    <w:p w:rsidR="00000000" w:rsidDel="00000000" w:rsidP="00000000" w:rsidRDefault="00000000" w:rsidRPr="00000000" w14:paraId="000002F5">
      <w:pPr>
        <w:pStyle w:val="Heading1"/>
        <w:rPr>
          <w:b w:val="1"/>
          <w:bCs w:val="1"/>
        </w:rPr>
      </w:pPr>
      <w:bookmarkStart w:colFirst="0" w:colLast="0" w:name="_aexrdmcm8pxr" w:id="6"/>
      <w:bookmarkEnd w:id="6"/>
      <w:r w:rsidDel="00000000" w:rsidR="00000000" w:rsidRPr="00000000">
        <w:rPr>
          <w:b w:val="1"/>
          <w:bCs w:val="1"/>
          <w:rtl w:val="0"/>
        </w:rPr>
        <w:t xml:space="preserve">Page 7 </w:t>
      </w:r>
    </w:p>
    <w:p w:rsidR="00000000" w:rsidDel="00000000" w:rsidP="00000000" w:rsidRDefault="00000000" w:rsidRPr="00000000" w14:paraId="000002F6">
      <w:pPr>
        <w:rPr>
          <w:b w:val="1"/>
          <w:bCs w:val="1"/>
        </w:rPr>
      </w:pPr>
      <w:r w:rsidDel="00000000" w:rsidR="00000000" w:rsidRPr="00000000">
        <w:rPr>
          <w:b w:val="1"/>
          <w:bCs w:val="1"/>
          <w:rtl w:val="0"/>
        </w:rPr>
        <w:t xml:space="preserve">URL: https://flourishelc.com.au/daycare-childcare-mulgrave-nsw/</w:t>
      </w:r>
    </w:p>
    <w:p w:rsidR="00000000" w:rsidDel="00000000" w:rsidP="00000000" w:rsidRDefault="00000000" w:rsidRPr="00000000" w14:paraId="000002F7">
      <w:pPr>
        <w:rPr/>
      </w:pPr>
      <w:r w:rsidDel="00000000" w:rsidR="00000000" w:rsidRPr="00000000">
        <w:rPr>
          <w:rtl w:val="0"/>
        </w:rPr>
        <w:t xml:space="preserve">Page Type: Location Page</w:t>
      </w:r>
    </w:p>
    <w:p w:rsidR="00000000" w:rsidDel="00000000" w:rsidP="00000000" w:rsidRDefault="00000000" w:rsidRPr="00000000" w14:paraId="000002F8">
      <w:pPr>
        <w:rPr/>
      </w:pPr>
      <w:r w:rsidDel="00000000" w:rsidR="00000000" w:rsidRPr="00000000">
        <w:rPr>
          <w:rtl w:val="0"/>
        </w:rPr>
        <w:t xml:space="preserve">Content Type: New Content</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Keywords:</w:t>
      </w:r>
    </w:p>
    <w:p w:rsidR="00000000" w:rsidDel="00000000" w:rsidP="00000000" w:rsidRDefault="00000000" w:rsidRPr="00000000" w14:paraId="000002FB">
      <w:pPr>
        <w:rPr>
          <w:b w:val="1"/>
          <w:bCs w:val="1"/>
        </w:rPr>
      </w:pPr>
      <w:r w:rsidDel="00000000" w:rsidR="00000000" w:rsidRPr="00000000">
        <w:rPr>
          <w:b w:val="1"/>
          <w:bCs w:val="1"/>
          <w:rtl w:val="0"/>
        </w:rPr>
        <w:t xml:space="preserve">Primary keyword: childcare near mulgrave</w:t>
      </w:r>
    </w:p>
    <w:p w:rsidR="00000000" w:rsidDel="00000000" w:rsidP="00000000" w:rsidRDefault="00000000" w:rsidRPr="00000000" w14:paraId="000002FC">
      <w:pPr>
        <w:rPr/>
      </w:pPr>
      <w:r w:rsidDel="00000000" w:rsidR="00000000" w:rsidRPr="00000000">
        <w:rPr>
          <w:rtl w:val="0"/>
        </w:rPr>
        <w:t xml:space="preserve">Secondary keywords: daycare near mulgrave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b w:val="1"/>
          <w:bCs w:val="1"/>
        </w:rPr>
      </w:pPr>
      <w:r w:rsidDel="00000000" w:rsidR="00000000" w:rsidRPr="00000000">
        <w:rPr>
          <w:b w:val="1"/>
          <w:bCs w:val="1"/>
          <w:rtl w:val="0"/>
        </w:rPr>
        <w:t xml:space="preserve">Content:</w:t>
      </w:r>
    </w:p>
    <w:p w:rsidR="00000000" w:rsidDel="00000000" w:rsidP="00000000" w:rsidRDefault="00000000" w:rsidRPr="00000000" w14:paraId="000002FF">
      <w:pPr>
        <w:rPr/>
      </w:pPr>
      <w:r w:rsidDel="00000000" w:rsidR="00000000" w:rsidRPr="00000000">
        <w:rPr>
          <w:rtl w:val="0"/>
        </w:rPr>
        <w:t xml:space="preserve">Meta Title: Childcare Near Mulgrave NSW | Nature-Based Early Learning</w:t>
      </w:r>
    </w:p>
    <w:p w:rsidR="00000000" w:rsidDel="00000000" w:rsidP="00000000" w:rsidRDefault="00000000" w:rsidRPr="00000000" w14:paraId="00000300">
      <w:pPr>
        <w:rPr/>
      </w:pPr>
      <w:r w:rsidDel="00000000" w:rsidR="00000000" w:rsidRPr="00000000">
        <w:rPr>
          <w:rtl w:val="0"/>
        </w:rPr>
        <w:t xml:space="preserve">Meta Description: Find exceptional childcare near Mulgrave with stress-free Windsor Road drop-off. Premium nature-based programs on safe, high ground. Book your tour today.</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b w:val="1"/>
          <w:bCs w:val="1"/>
        </w:rPr>
      </w:pPr>
      <w:r w:rsidDel="00000000" w:rsidR="00000000" w:rsidRPr="00000000">
        <w:rPr>
          <w:b w:val="1"/>
          <w:bCs w:val="1"/>
          <w:rtl w:val="0"/>
        </w:rPr>
        <w:t xml:space="preserve">H1: Premium Childcare Near Mulgrave: Where Natural Learning Meets Convenient Care</w:t>
      </w:r>
    </w:p>
    <w:p w:rsidR="00000000" w:rsidDel="00000000" w:rsidP="00000000" w:rsidRDefault="00000000" w:rsidRPr="00000000" w14:paraId="00000303">
      <w:pPr>
        <w:spacing w:after="240" w:before="240" w:lineRule="auto"/>
        <w:rPr/>
      </w:pPr>
      <w:r w:rsidDel="00000000" w:rsidR="00000000" w:rsidRPr="00000000">
        <w:rPr>
          <w:rtl w:val="0"/>
        </w:rPr>
        <w:t xml:space="preserve">Families choose Mulgrave for its space, greenery, and relaxed pace of life, and your childcare should reflect those same values. Our purpose-built centre near Mulgrave brings together nature-rich learning environments and qualified educators who nurture your child's curiosity and development every day.</w:t>
      </w:r>
    </w:p>
    <w:p w:rsidR="00000000" w:rsidDel="00000000" w:rsidP="00000000" w:rsidRDefault="00000000" w:rsidRPr="00000000" w14:paraId="00000304">
      <w:pPr>
        <w:spacing w:after="240" w:before="240" w:lineRule="auto"/>
        <w:rPr/>
      </w:pPr>
      <w:r w:rsidDel="00000000" w:rsidR="00000000" w:rsidRPr="00000000">
        <w:rPr>
          <w:rtl w:val="0"/>
        </w:rPr>
        <w:t xml:space="preserve">We've also designed the practical side with busy families in mind. Positioned for easy access along the Windsor Road corridor, morning drop-offs are smooth and stress-free, so your day starts the right way.</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b w:val="1"/>
          <w:bCs w:val="1"/>
        </w:rPr>
      </w:pPr>
      <w:r w:rsidDel="00000000" w:rsidR="00000000" w:rsidRPr="00000000">
        <w:rPr>
          <w:b w:val="1"/>
          <w:bCs w:val="1"/>
          <w:rtl w:val="0"/>
        </w:rPr>
        <w:t xml:space="preserve">H2: Understanding Your Daily Challenges and Delivering Real Services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b w:val="1"/>
          <w:bCs w:val="1"/>
        </w:rPr>
      </w:pPr>
      <w:r w:rsidDel="00000000" w:rsidR="00000000" w:rsidRPr="00000000">
        <w:rPr>
          <w:b w:val="1"/>
          <w:bCs w:val="1"/>
          <w:rtl w:val="0"/>
        </w:rPr>
        <w:t xml:space="preserve">H3: The Windsor Road Rush: Making Mornings Work for Busy Families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Our centre features a thoughtfully designed drop-off zone that keeps you moving towards your destination without the stress of complicated parking or lengthy handovers. Safe, efficient, and designed with commuting parents in mind, our process helps your child transition happily into their day while you continue yours smoothly.</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[Book a tour to experience our stress-free drop-off process]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b w:val="1"/>
          <w:bCs w:val="1"/>
        </w:rPr>
      </w:pPr>
      <w:r w:rsidDel="00000000" w:rsidR="00000000" w:rsidRPr="00000000">
        <w:rPr>
          <w:b w:val="1"/>
          <w:bCs w:val="1"/>
          <w:rtl w:val="0"/>
        </w:rPr>
        <w:t xml:space="preserve">H3: Preserving the Hawkesbury Lifestyle You Chose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Whether you live in one of Mulgrave's classic brick homes or the newer housing estates, you chose this area for its space, community feel, and connection to nature. Our extensive outdoor learning environment features real trees, established gardens, and dedicated veggie patches where children actively engage with the natural world. This isn't just outdoor play, it's the continuation of the lifestyle values that brought you to the Hawkesbury.</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b w:val="1"/>
          <w:bCs w:val="1"/>
        </w:rPr>
      </w:pPr>
      <w:r w:rsidDel="00000000" w:rsidR="00000000" w:rsidRPr="00000000">
        <w:rPr>
          <w:b w:val="1"/>
          <w:bCs w:val="1"/>
          <w:rtl w:val="0"/>
        </w:rPr>
        <w:t xml:space="preserve">H3: City-Quality Education in Your Local Community</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Your location shouldn't limit your child's educational opportunities. Our curriculum matches and exceeds metropolitan standards while incorporating the unique advantages of our Hawkesbury setting. From structured early literacy programs to hands-on environmental science in our gardens, we deliver extensive educational outcomes that prepare children for school success, all without the commute to distant centres.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b w:val="1"/>
          <w:bCs w:val="1"/>
        </w:rPr>
      </w:pPr>
      <w:r w:rsidDel="00000000" w:rsidR="00000000" w:rsidRPr="00000000">
        <w:rPr>
          <w:b w:val="1"/>
          <w:bCs w:val="1"/>
          <w:rtl w:val="0"/>
        </w:rPr>
        <w:t xml:space="preserve">H2: Your Local Childcare Experts in Mulgrave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We understand Mulgrave because we're part of this community. Our team recognises the unique balance local families seek, professional parents who value both career success and the relaxed, nature-focused upbringing the Hawkesbury offers. </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Beyond meeting all Hawkesbury City Council Development Control Plan requirements for educational facilities, we've created a space that truly serves our community. Our educators come from the local area, understanding the values and aspirations of Mulgrave families. This isn't just compliance, its commitment to excellence that respects both regulatory standards and community expectations.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[Enquire now about available places for </w:t>
      </w:r>
      <w:ins w:author="Cassandra Gorman" w:id="68" w:date="2026-05-13T03:00:30Z">
        <w:r w:rsidDel="00000000" w:rsidR="00000000" w:rsidRPr="00000000">
          <w:rPr>
            <w:rtl w:val="0"/>
          </w:rPr>
          <w:t xml:space="preserve">2026 and </w:t>
        </w:r>
      </w:ins>
      <w:r w:rsidDel="00000000" w:rsidR="00000000" w:rsidRPr="00000000">
        <w:rPr>
          <w:rtl w:val="0"/>
        </w:rPr>
        <w:t xml:space="preserve">2027]</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b w:val="1"/>
          <w:bCs w:val="1"/>
        </w:rPr>
      </w:pPr>
      <w:r w:rsidDel="00000000" w:rsidR="00000000" w:rsidRPr="00000000">
        <w:rPr>
          <w:b w:val="1"/>
          <w:bCs w:val="1"/>
          <w:rtl w:val="0"/>
        </w:rPr>
        <w:t xml:space="preserve">H2: Why Choose Our </w:t>
      </w:r>
      <w:ins w:author="Cassandra Gorman" w:id="69" w:date="2026-05-13T03:00:38Z">
        <w:r w:rsidDel="00000000" w:rsidR="00000000" w:rsidRPr="00000000">
          <w:rPr>
            <w:b w:val="1"/>
            <w:bCs w:val="1"/>
            <w:rtl w:val="0"/>
          </w:rPr>
          <w:t xml:space="preserve">Centre Near </w:t>
        </w:r>
      </w:ins>
      <w:r w:rsidDel="00000000" w:rsidR="00000000" w:rsidRPr="00000000">
        <w:rPr>
          <w:b w:val="1"/>
          <w:bCs w:val="1"/>
          <w:rtl w:val="0"/>
        </w:rPr>
        <w:t xml:space="preserve">Mulgrave </w:t>
      </w:r>
      <w:del w:author="Cassandra Gorman" w:id="70" w:date="2026-05-13T03:00:46Z">
        <w:r w:rsidDel="00000000" w:rsidR="00000000" w:rsidRPr="00000000">
          <w:rPr>
            <w:b w:val="1"/>
            <w:bCs w:val="1"/>
            <w:rtl w:val="0"/>
          </w:rPr>
          <w:delText xml:space="preserve">Centre</w:delText>
        </w:r>
      </w:del>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b w:val="1"/>
          <w:bCs w:val="1"/>
        </w:rPr>
      </w:pPr>
      <w:r w:rsidDel="00000000" w:rsidR="00000000" w:rsidRPr="00000000">
        <w:rPr>
          <w:b w:val="1"/>
          <w:bCs w:val="1"/>
          <w:rtl w:val="0"/>
        </w:rPr>
        <w:t xml:space="preserve">Smooth Morning Integration</w:t>
      </w:r>
    </w:p>
    <w:p w:rsidR="00000000" w:rsidDel="00000000" w:rsidP="00000000" w:rsidRDefault="00000000" w:rsidRPr="00000000" w14:paraId="00000321">
      <w:pPr>
        <w:numPr>
          <w:ilvl w:val="0"/>
          <w:numId w:val="87"/>
        </w:numPr>
        <w:ind w:left="720" w:hanging="360"/>
        <w:rPr>
          <w:u w:val="none"/>
        </w:rPr>
      </w:pPr>
      <w:r w:rsidDel="00000000" w:rsidR="00000000" w:rsidRPr="00000000">
        <w:rPr>
          <w:rtl w:val="0"/>
        </w:rPr>
        <w:t xml:space="preserve">Purpose-built drop-off zone designed for Windsor Road commuters.</w:t>
      </w:r>
    </w:p>
    <w:p w:rsidR="00000000" w:rsidDel="00000000" w:rsidP="00000000" w:rsidRDefault="00000000" w:rsidRPr="00000000" w14:paraId="00000322">
      <w:pPr>
        <w:numPr>
          <w:ilvl w:val="0"/>
          <w:numId w:val="87"/>
        </w:numPr>
        <w:ind w:left="720" w:hanging="360"/>
        <w:rPr>
          <w:u w:val="none"/>
        </w:rPr>
      </w:pPr>
      <w:r w:rsidDel="00000000" w:rsidR="00000000" w:rsidRPr="00000000">
        <w:rPr>
          <w:rtl w:val="0"/>
        </w:rPr>
        <w:t xml:space="preserve">Efficient handover processes that respect your schedule.</w:t>
      </w:r>
    </w:p>
    <w:p w:rsidR="00000000" w:rsidDel="00000000" w:rsidP="00000000" w:rsidRDefault="00000000" w:rsidRPr="00000000" w14:paraId="00000323">
      <w:pPr>
        <w:numPr>
          <w:ilvl w:val="0"/>
          <w:numId w:val="87"/>
        </w:numPr>
        <w:ind w:left="720" w:hanging="360"/>
        <w:rPr>
          <w:u w:val="none"/>
        </w:rPr>
      </w:pPr>
      <w:r w:rsidDel="00000000" w:rsidR="00000000" w:rsidRPr="00000000">
        <w:rPr>
          <w:rtl w:val="0"/>
        </w:rPr>
        <w:t xml:space="preserve">Safe vehicle flow </w:t>
      </w:r>
      <w:r w:rsidDel="00000000" w:rsidR="00000000" w:rsidRPr="00000000">
        <w:rPr>
          <w:rtl w:val="0"/>
        </w:rPr>
        <w:t xml:space="preserve">preventing</w:t>
      </w:r>
      <w:r w:rsidDel="00000000" w:rsidR="00000000" w:rsidRPr="00000000">
        <w:rPr>
          <w:rtl w:val="0"/>
        </w:rPr>
        <w:t xml:space="preserve"> morning congestion.</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b w:val="1"/>
          <w:bCs w:val="1"/>
        </w:rPr>
      </w:pPr>
      <w:r w:rsidDel="00000000" w:rsidR="00000000" w:rsidRPr="00000000">
        <w:rPr>
          <w:b w:val="1"/>
          <w:bCs w:val="1"/>
          <w:rtl w:val="0"/>
        </w:rPr>
        <w:t xml:space="preserve">Authentic Nature-Based Learning</w:t>
      </w:r>
    </w:p>
    <w:p w:rsidR="00000000" w:rsidDel="00000000" w:rsidP="00000000" w:rsidRDefault="00000000" w:rsidRPr="00000000" w14:paraId="00000326">
      <w:pPr>
        <w:numPr>
          <w:ilvl w:val="0"/>
          <w:numId w:val="90"/>
        </w:numPr>
        <w:ind w:left="720" w:hanging="360"/>
        <w:rPr>
          <w:u w:val="none"/>
        </w:rPr>
      </w:pPr>
      <w:r w:rsidDel="00000000" w:rsidR="00000000" w:rsidRPr="00000000">
        <w:rPr>
          <w:rtl w:val="0"/>
        </w:rPr>
        <w:t xml:space="preserve">Extensive outdoor spaces with mature trees and gardens.</w:t>
      </w:r>
    </w:p>
    <w:p w:rsidR="00000000" w:rsidDel="00000000" w:rsidP="00000000" w:rsidRDefault="00000000" w:rsidRPr="00000000" w14:paraId="00000327">
      <w:pPr>
        <w:numPr>
          <w:ilvl w:val="0"/>
          <w:numId w:val="90"/>
        </w:numPr>
        <w:ind w:left="720" w:hanging="360"/>
        <w:rPr>
          <w:u w:val="none"/>
        </w:rPr>
      </w:pPr>
      <w:r w:rsidDel="00000000" w:rsidR="00000000" w:rsidRPr="00000000">
        <w:rPr>
          <w:rtl w:val="0"/>
        </w:rPr>
        <w:t xml:space="preserve">Active veggie patches maintained by children.</w:t>
      </w:r>
    </w:p>
    <w:p w:rsidR="00000000" w:rsidDel="00000000" w:rsidP="00000000" w:rsidRDefault="00000000" w:rsidRPr="00000000" w14:paraId="00000328">
      <w:pPr>
        <w:numPr>
          <w:ilvl w:val="0"/>
          <w:numId w:val="90"/>
        </w:numPr>
        <w:ind w:left="720" w:hanging="360"/>
        <w:rPr>
          <w:u w:val="none"/>
        </w:rPr>
      </w:pPr>
      <w:r w:rsidDel="00000000" w:rsidR="00000000" w:rsidRPr="00000000">
        <w:rPr>
          <w:rtl w:val="0"/>
        </w:rPr>
        <w:t xml:space="preserve">Real environmental education, not token outdoor time.</w:t>
      </w:r>
    </w:p>
    <w:p w:rsidR="00000000" w:rsidDel="00000000" w:rsidP="00000000" w:rsidRDefault="00000000" w:rsidRPr="00000000" w14:paraId="00000329">
      <w:pPr>
        <w:numPr>
          <w:ilvl w:val="0"/>
          <w:numId w:val="90"/>
        </w:numPr>
        <w:ind w:left="720" w:hanging="360"/>
        <w:rPr>
          <w:u w:val="none"/>
        </w:rPr>
      </w:pPr>
      <w:r w:rsidDel="00000000" w:rsidR="00000000" w:rsidRPr="00000000">
        <w:rPr>
          <w:rtl w:val="0"/>
        </w:rPr>
        <w:t xml:space="preserve">Weather-appropriate outdoor programs year-round.</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b w:val="1"/>
          <w:bCs w:val="1"/>
        </w:rPr>
      </w:pPr>
      <w:r w:rsidDel="00000000" w:rsidR="00000000" w:rsidRPr="00000000">
        <w:rPr>
          <w:b w:val="1"/>
          <w:bCs w:val="1"/>
          <w:rtl w:val="0"/>
        </w:rPr>
        <w:t xml:space="preserve">Premium Educational Standards</w:t>
      </w:r>
    </w:p>
    <w:p w:rsidR="00000000" w:rsidDel="00000000" w:rsidP="00000000" w:rsidRDefault="00000000" w:rsidRPr="00000000" w14:paraId="0000032C">
      <w:pPr>
        <w:numPr>
          <w:ilvl w:val="0"/>
          <w:numId w:val="12"/>
        </w:numPr>
        <w:ind w:left="720" w:hanging="360"/>
        <w:rPr>
          <w:u w:val="none"/>
        </w:rPr>
      </w:pPr>
      <w:r w:rsidDel="00000000" w:rsidR="00000000" w:rsidRPr="00000000">
        <w:rPr>
          <w:rtl w:val="0"/>
        </w:rPr>
        <w:t xml:space="preserve">Qualified educators delivering evidence-based curricula.</w:t>
      </w:r>
    </w:p>
    <w:p w:rsidR="00000000" w:rsidDel="00000000" w:rsidP="00000000" w:rsidRDefault="00000000" w:rsidRPr="00000000" w14:paraId="0000032D">
      <w:pPr>
        <w:numPr>
          <w:ilvl w:val="0"/>
          <w:numId w:val="12"/>
        </w:numPr>
        <w:ind w:left="720" w:hanging="360"/>
        <w:rPr>
          <w:u w:val="none"/>
        </w:rPr>
      </w:pPr>
      <w:r w:rsidDel="00000000" w:rsidR="00000000" w:rsidRPr="00000000">
        <w:rPr>
          <w:rtl w:val="0"/>
        </w:rPr>
        <w:t xml:space="preserve">School readiness programs proven to prepare children for success.</w:t>
      </w:r>
    </w:p>
    <w:p w:rsidR="00000000" w:rsidDel="00000000" w:rsidP="00000000" w:rsidRDefault="00000000" w:rsidRPr="00000000" w14:paraId="0000032E">
      <w:pPr>
        <w:numPr>
          <w:ilvl w:val="0"/>
          <w:numId w:val="12"/>
        </w:numPr>
        <w:ind w:left="720" w:hanging="360"/>
        <w:rPr>
          <w:u w:val="none"/>
        </w:rPr>
      </w:pPr>
      <w:r w:rsidDel="00000000" w:rsidR="00000000" w:rsidRPr="00000000">
        <w:rPr>
          <w:rtl w:val="0"/>
        </w:rPr>
        <w:t xml:space="preserve">Small group sizes providing individual attention.</w:t>
      </w:r>
    </w:p>
    <w:p w:rsidR="00000000" w:rsidDel="00000000" w:rsidP="00000000" w:rsidRDefault="00000000" w:rsidRPr="00000000" w14:paraId="0000032F">
      <w:pPr>
        <w:numPr>
          <w:ilvl w:val="0"/>
          <w:numId w:val="12"/>
        </w:numPr>
        <w:ind w:left="720" w:hanging="360"/>
        <w:rPr>
          <w:u w:val="none"/>
        </w:rPr>
      </w:pPr>
      <w:r w:rsidDel="00000000" w:rsidR="00000000" w:rsidRPr="00000000">
        <w:rPr>
          <w:rtl w:val="0"/>
        </w:rPr>
        <w:t xml:space="preserve">Regular parent communication keeping you connected despite busy schedules.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b w:val="1"/>
          <w:bCs w:val="1"/>
        </w:rPr>
      </w:pPr>
      <w:r w:rsidDel="00000000" w:rsidR="00000000" w:rsidRPr="00000000">
        <w:rPr>
          <w:b w:val="1"/>
          <w:bCs w:val="1"/>
          <w:rtl w:val="0"/>
        </w:rPr>
        <w:t xml:space="preserve">Community-Focused Approach</w:t>
      </w:r>
    </w:p>
    <w:p w:rsidR="00000000" w:rsidDel="00000000" w:rsidP="00000000" w:rsidRDefault="00000000" w:rsidRPr="00000000" w14:paraId="00000332">
      <w:pPr>
        <w:numPr>
          <w:ilvl w:val="0"/>
          <w:numId w:val="17"/>
        </w:numPr>
        <w:ind w:left="720" w:hanging="360"/>
        <w:rPr>
          <w:u w:val="none"/>
        </w:rPr>
      </w:pPr>
      <w:r w:rsidDel="00000000" w:rsidR="00000000" w:rsidRPr="00000000">
        <w:rPr>
          <w:rtl w:val="0"/>
        </w:rPr>
        <w:t xml:space="preserve">Deep understanding of Mulgrave family needs.</w:t>
      </w:r>
    </w:p>
    <w:p w:rsidR="00000000" w:rsidDel="00000000" w:rsidP="00000000" w:rsidRDefault="00000000" w:rsidRPr="00000000" w14:paraId="00000333">
      <w:pPr>
        <w:numPr>
          <w:ilvl w:val="0"/>
          <w:numId w:val="17"/>
        </w:numPr>
        <w:ind w:left="720" w:hanging="360"/>
        <w:rPr>
          <w:u w:val="none"/>
        </w:rPr>
      </w:pPr>
      <w:r w:rsidDel="00000000" w:rsidR="00000000" w:rsidRPr="00000000">
        <w:rPr>
          <w:rtl w:val="0"/>
        </w:rPr>
        <w:t xml:space="preserve">Flexible care options supporting a variety of work schedules.</w:t>
      </w:r>
    </w:p>
    <w:p w:rsidR="00000000" w:rsidDel="00000000" w:rsidP="00000000" w:rsidRDefault="00000000" w:rsidRPr="00000000" w14:paraId="00000334">
      <w:pPr>
        <w:numPr>
          <w:ilvl w:val="0"/>
          <w:numId w:val="17"/>
        </w:numPr>
        <w:ind w:left="720" w:hanging="360"/>
        <w:rPr>
          <w:u w:val="none"/>
        </w:rPr>
      </w:pPr>
      <w:r w:rsidDel="00000000" w:rsidR="00000000" w:rsidRPr="00000000">
        <w:rPr>
          <w:rtl w:val="0"/>
        </w:rPr>
        <w:t xml:space="preserve">Strong connections with local schools for smooth transitions.</w:t>
      </w:r>
    </w:p>
    <w:p w:rsidR="00000000" w:rsidDel="00000000" w:rsidP="00000000" w:rsidRDefault="00000000" w:rsidRPr="00000000" w14:paraId="00000335">
      <w:pPr>
        <w:numPr>
          <w:ilvl w:val="0"/>
          <w:numId w:val="17"/>
        </w:numPr>
        <w:ind w:left="720" w:hanging="360"/>
        <w:rPr>
          <w:u w:val="none"/>
        </w:rPr>
      </w:pPr>
      <w:r w:rsidDel="00000000" w:rsidR="00000000" w:rsidRPr="00000000">
        <w:rPr>
          <w:rtl w:val="0"/>
        </w:rPr>
        <w:t xml:space="preserve">Family events that build community connections.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b w:val="1"/>
          <w:bCs w:val="1"/>
        </w:rPr>
      </w:pPr>
      <w:r w:rsidDel="00000000" w:rsidR="00000000" w:rsidRPr="00000000">
        <w:rPr>
          <w:b w:val="1"/>
          <w:bCs w:val="1"/>
          <w:rtl w:val="0"/>
        </w:rPr>
        <w:t xml:space="preserve">Peace of Mind Location</w:t>
      </w:r>
    </w:p>
    <w:p w:rsidR="00000000" w:rsidDel="00000000" w:rsidP="00000000" w:rsidRDefault="00000000" w:rsidRPr="00000000" w14:paraId="00000338">
      <w:pPr>
        <w:numPr>
          <w:ilvl w:val="0"/>
          <w:numId w:val="54"/>
        </w:numPr>
        <w:ind w:left="720" w:hanging="360"/>
        <w:rPr>
          <w:u w:val="none"/>
        </w:rPr>
      </w:pPr>
      <w:r w:rsidDel="00000000" w:rsidR="00000000" w:rsidRPr="00000000">
        <w:rPr>
          <w:rtl w:val="0"/>
        </w:rPr>
        <w:t xml:space="preserve">Strategically positioned on high ground for year-round reliability.</w:t>
      </w:r>
    </w:p>
    <w:p w:rsidR="00000000" w:rsidDel="00000000" w:rsidP="00000000" w:rsidRDefault="00000000" w:rsidRPr="00000000" w14:paraId="00000339">
      <w:pPr>
        <w:numPr>
          <w:ilvl w:val="0"/>
          <w:numId w:val="54"/>
        </w:numPr>
        <w:ind w:left="720" w:hanging="360"/>
        <w:rPr>
          <w:u w:val="none"/>
        </w:rPr>
      </w:pPr>
      <w:r w:rsidDel="00000000" w:rsidR="00000000" w:rsidRPr="00000000">
        <w:rPr>
          <w:rtl w:val="0"/>
        </w:rPr>
        <w:t xml:space="preserve">Away from flood-prone areas providing consistent care.</w:t>
      </w:r>
    </w:p>
    <w:p w:rsidR="00000000" w:rsidDel="00000000" w:rsidP="00000000" w:rsidRDefault="00000000" w:rsidRPr="00000000" w14:paraId="0000033A">
      <w:pPr>
        <w:numPr>
          <w:ilvl w:val="0"/>
          <w:numId w:val="54"/>
        </w:numPr>
        <w:ind w:left="720" w:hanging="360"/>
        <w:rPr>
          <w:u w:val="none"/>
        </w:rPr>
      </w:pPr>
      <w:r w:rsidDel="00000000" w:rsidR="00000000" w:rsidRPr="00000000">
        <w:rPr>
          <w:rtl w:val="0"/>
        </w:rPr>
        <w:t xml:space="preserve">Easy access from all parts of Mulgrave.</w:t>
      </w:r>
    </w:p>
    <w:p w:rsidR="00000000" w:rsidDel="00000000" w:rsidP="00000000" w:rsidRDefault="00000000" w:rsidRPr="00000000" w14:paraId="0000033B">
      <w:pPr>
        <w:numPr>
          <w:ilvl w:val="0"/>
          <w:numId w:val="54"/>
        </w:numPr>
        <w:ind w:left="720" w:hanging="360"/>
        <w:rPr>
          <w:u w:val="none"/>
        </w:rPr>
      </w:pPr>
      <w:r w:rsidDel="00000000" w:rsidR="00000000" w:rsidRPr="00000000">
        <w:rPr>
          <w:rtl w:val="0"/>
        </w:rPr>
        <w:t xml:space="preserve">Ample parking eliminating drop-off stress.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b w:val="1"/>
          <w:bCs w:val="1"/>
        </w:rPr>
      </w:pPr>
      <w:r w:rsidDel="00000000" w:rsidR="00000000" w:rsidRPr="00000000">
        <w:rPr>
          <w:b w:val="1"/>
          <w:bCs w:val="1"/>
          <w:rtl w:val="0"/>
        </w:rPr>
        <w:t xml:space="preserve">H2: Programs Designed for Mulgrave Families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b w:val="1"/>
          <w:bCs w:val="1"/>
        </w:rPr>
      </w:pPr>
      <w:r w:rsidDel="00000000" w:rsidR="00000000" w:rsidRPr="00000000">
        <w:rPr>
          <w:b w:val="1"/>
          <w:bCs w:val="1"/>
          <w:rtl w:val="0"/>
        </w:rPr>
        <w:t xml:space="preserve">H3: Early Learning Excellence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Our educational programs blend the best of contemporary early childhood pedagogy with the natural advantages of our Hawkesbury location. Whether your child is beginning their learning journey or preparing for school, our qualified educators deliver age-appropriate programs that foster curiosity, creativity, and confidence.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b w:val="1"/>
          <w:bCs w:val="1"/>
        </w:rPr>
      </w:pPr>
      <w:r w:rsidDel="00000000" w:rsidR="00000000" w:rsidRPr="00000000">
        <w:rPr>
          <w:b w:val="1"/>
          <w:bCs w:val="1"/>
          <w:rtl w:val="0"/>
        </w:rPr>
        <w:t xml:space="preserve">H3: Flexible Care Options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We offer flexible attendance options. Full-time care, part-time programs, and casual bookings help every family find the support they need.</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b w:val="1"/>
          <w:bCs w:val="1"/>
        </w:rPr>
      </w:pPr>
      <w:r w:rsidDel="00000000" w:rsidR="00000000" w:rsidRPr="00000000">
        <w:rPr>
          <w:b w:val="1"/>
          <w:bCs w:val="1"/>
          <w:rtl w:val="0"/>
        </w:rPr>
        <w:t xml:space="preserve">H3: Nature as Our Co-Educator</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Your child won't spend their days inside watching screens. Our extensive outdoor learning environment becomes an active classroom where mathematical concepts emerge through garden planning, scientific thinking develops through composting projects, and physical development happens naturally through tree climbing and active play.</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b w:val="1"/>
          <w:bCs w:val="1"/>
        </w:rPr>
      </w:pPr>
      <w:r w:rsidDel="00000000" w:rsidR="00000000" w:rsidRPr="00000000">
        <w:rPr>
          <w:b w:val="1"/>
          <w:bCs w:val="1"/>
          <w:rtl w:val="0"/>
        </w:rPr>
        <w:t xml:space="preserve">H2: Supporting Your Family's Success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Quality daycare near Mulgrave means more than just supervision. It's about partnering with families to support both children's development and parents' peace of mind. Our wide-ranging approach includes: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numPr>
          <w:ilvl w:val="0"/>
          <w:numId w:val="78"/>
        </w:numPr>
        <w:ind w:left="720" w:hanging="360"/>
        <w:rPr>
          <w:u w:val="none"/>
        </w:rPr>
      </w:pPr>
      <w:r w:rsidDel="00000000" w:rsidR="00000000" w:rsidRPr="00000000">
        <w:rPr>
          <w:rtl w:val="0"/>
        </w:rPr>
        <w:t xml:space="preserve">Daily updates through our parent communication app.</w:t>
      </w:r>
    </w:p>
    <w:p w:rsidR="00000000" w:rsidDel="00000000" w:rsidP="00000000" w:rsidRDefault="00000000" w:rsidRPr="00000000" w14:paraId="00000350">
      <w:pPr>
        <w:numPr>
          <w:ilvl w:val="0"/>
          <w:numId w:val="78"/>
        </w:numPr>
        <w:ind w:left="720" w:hanging="360"/>
        <w:rPr>
          <w:u w:val="none"/>
        </w:rPr>
      </w:pPr>
      <w:r w:rsidDel="00000000" w:rsidR="00000000" w:rsidRPr="00000000">
        <w:rPr>
          <w:rtl w:val="0"/>
        </w:rPr>
        <w:t xml:space="preserve">Regular parent-teacher conferences that fit your schedule.</w:t>
      </w:r>
    </w:p>
    <w:p w:rsidR="00000000" w:rsidDel="00000000" w:rsidP="00000000" w:rsidRDefault="00000000" w:rsidRPr="00000000" w14:paraId="00000351">
      <w:pPr>
        <w:numPr>
          <w:ilvl w:val="0"/>
          <w:numId w:val="78"/>
        </w:numPr>
        <w:ind w:left="720" w:hanging="360"/>
        <w:rPr>
          <w:u w:val="none"/>
        </w:rPr>
      </w:pPr>
      <w:r w:rsidDel="00000000" w:rsidR="00000000" w:rsidRPr="00000000">
        <w:rPr>
          <w:rtl w:val="0"/>
        </w:rPr>
        <w:t xml:space="preserve">Family workshops on child development topics.</w:t>
      </w:r>
    </w:p>
    <w:p w:rsidR="00000000" w:rsidDel="00000000" w:rsidP="00000000" w:rsidRDefault="00000000" w:rsidRPr="00000000" w14:paraId="00000352">
      <w:pPr>
        <w:numPr>
          <w:ilvl w:val="0"/>
          <w:numId w:val="78"/>
        </w:numPr>
        <w:ind w:left="720" w:hanging="360"/>
        <w:rPr>
          <w:u w:val="none"/>
        </w:rPr>
      </w:pPr>
      <w:r w:rsidDel="00000000" w:rsidR="00000000" w:rsidRPr="00000000">
        <w:rPr>
          <w:rtl w:val="0"/>
        </w:rPr>
        <w:t xml:space="preserve">Community events celebrating milestones and seasons.</w:t>
      </w:r>
    </w:p>
    <w:p w:rsidR="00000000" w:rsidDel="00000000" w:rsidP="00000000" w:rsidRDefault="00000000" w:rsidRPr="00000000" w14:paraId="00000353">
      <w:pPr>
        <w:numPr>
          <w:ilvl w:val="0"/>
          <w:numId w:val="78"/>
        </w:numPr>
        <w:ind w:left="720" w:hanging="360"/>
        <w:rPr>
          <w:u w:val="none"/>
        </w:rPr>
      </w:pPr>
      <w:r w:rsidDel="00000000" w:rsidR="00000000" w:rsidRPr="00000000">
        <w:rPr>
          <w:rtl w:val="0"/>
        </w:rPr>
        <w:t xml:space="preserve">Transition support for school readiness.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b w:val="1"/>
          <w:bCs w:val="1"/>
        </w:rPr>
      </w:pPr>
      <w:r w:rsidDel="00000000" w:rsidR="00000000" w:rsidRPr="00000000">
        <w:rPr>
          <w:b w:val="1"/>
          <w:bCs w:val="1"/>
          <w:rtl w:val="0"/>
        </w:rPr>
        <w:t xml:space="preserve">Q: What makes your childcare near Mulgrave different from other centres?</w:t>
      </w:r>
    </w:p>
    <w:p w:rsidR="00000000" w:rsidDel="00000000" w:rsidP="00000000" w:rsidRDefault="00000000" w:rsidRPr="00000000" w14:paraId="00000358">
      <w:pPr>
        <w:rPr>
          <w:b w:val="1"/>
          <w:bCs w:val="1"/>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We specifically designed our centre for Hawkesbury families who value both professional excellence and natural, spacious environments. Our high-ground location provides reliable year-round operation, while our Windsor Road position makes drop-offs smooth for commuting parents. Unlike generic centres, we understand and cater to the unique lifestyle choices of Mulgrave families.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b w:val="1"/>
          <w:bCs w:val="1"/>
        </w:rPr>
      </w:pPr>
      <w:r w:rsidDel="00000000" w:rsidR="00000000" w:rsidRPr="00000000">
        <w:rPr>
          <w:b w:val="1"/>
          <w:bCs w:val="1"/>
          <w:rtl w:val="0"/>
        </w:rPr>
        <w:t xml:space="preserve">Q: How do you support working parents with busy schedules?</w:t>
      </w:r>
    </w:p>
    <w:p w:rsidR="00000000" w:rsidDel="00000000" w:rsidP="00000000" w:rsidRDefault="00000000" w:rsidRPr="00000000" w14:paraId="0000035C">
      <w:pPr>
        <w:rPr>
          <w:b w:val="1"/>
          <w:bCs w:val="1"/>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Our entire operation considers the realities of the Windsor Road commute to Norwest or Parramatta. From our efficient drop-off zone to flexible booking options and digital parent communication, every system supports time-pressed families without compromising care quality.</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b w:val="1"/>
          <w:bCs w:val="1"/>
        </w:rPr>
      </w:pPr>
      <w:r w:rsidDel="00000000" w:rsidR="00000000" w:rsidRPr="00000000">
        <w:rPr>
          <w:b w:val="1"/>
          <w:bCs w:val="1"/>
          <w:rtl w:val="0"/>
        </w:rPr>
        <w:t xml:space="preserve">Q: What age groups do you cater for?</w:t>
      </w:r>
    </w:p>
    <w:p w:rsidR="00000000" w:rsidDel="00000000" w:rsidP="00000000" w:rsidRDefault="00000000" w:rsidRPr="00000000" w14:paraId="00000360">
      <w:pPr>
        <w:rPr>
          <w:b w:val="1"/>
          <w:bCs w:val="1"/>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We provide wide-ranging programs from infancy through to school age, recognising that Mulgrave's growing population of young families needs consistent, quality care throughout their children's early years.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b w:val="1"/>
          <w:bCs w:val="1"/>
        </w:rPr>
      </w:pPr>
      <w:r w:rsidDel="00000000" w:rsidR="00000000" w:rsidRPr="00000000">
        <w:rPr>
          <w:b w:val="1"/>
          <w:bCs w:val="1"/>
          <w:rtl w:val="0"/>
        </w:rPr>
        <w:t xml:space="preserve">Q: How does your outdoor program work in different weather?</w:t>
      </w:r>
    </w:p>
    <w:p w:rsidR="00000000" w:rsidDel="00000000" w:rsidP="00000000" w:rsidRDefault="00000000" w:rsidRPr="00000000" w14:paraId="00000364">
      <w:pPr>
        <w:rPr>
          <w:b w:val="1"/>
          <w:bCs w:val="1"/>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Our extensive covered areas and weather-appropriate clothing policies help children experience outdoor learning year-round. Being on high ground away from flood zones means our outdoor programs continue regardless of regional weather patterns.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b w:val="1"/>
          <w:bCs w:val="1"/>
        </w:rPr>
      </w:pPr>
      <w:r w:rsidDel="00000000" w:rsidR="00000000" w:rsidRPr="00000000">
        <w:rPr>
          <w:b w:val="1"/>
          <w:bCs w:val="1"/>
          <w:rtl w:val="0"/>
        </w:rPr>
        <w:t xml:space="preserve">Q: What happens during extreme weather or flood warnings in Mulgrave?</w:t>
      </w:r>
    </w:p>
    <w:p w:rsidR="00000000" w:rsidDel="00000000" w:rsidP="00000000" w:rsidRDefault="00000000" w:rsidRPr="00000000" w14:paraId="00000368">
      <w:pPr>
        <w:rPr>
          <w:b w:val="1"/>
          <w:bCs w:val="1"/>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Because we are located on high ground, we remain operational when lower areas may be affected. However, we have a comprehensive emergency management plan and will communicate any changes via our parent app immediately.</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b w:val="1"/>
          <w:bCs w:val="1"/>
        </w:rPr>
      </w:pPr>
      <w:r w:rsidDel="00000000" w:rsidR="00000000" w:rsidRPr="00000000">
        <w:rPr>
          <w:b w:val="1"/>
          <w:bCs w:val="1"/>
          <w:rtl w:val="0"/>
        </w:rPr>
        <w:t xml:space="preserve">Q: How do you incorporate sustainability into your Mulgrave program?</w:t>
      </w:r>
    </w:p>
    <w:p w:rsidR="00000000" w:rsidDel="00000000" w:rsidP="00000000" w:rsidRDefault="00000000" w:rsidRPr="00000000" w14:paraId="0000036C">
      <w:pPr>
        <w:rPr>
          <w:b w:val="1"/>
          <w:bCs w:val="1"/>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Children participate in "paddock to plate" learning by tending to our veggie patches and composting food scraps, helping them understand the natural cycles of the Hawkesbury region.</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b w:val="1"/>
          <w:bCs w:val="1"/>
        </w:rPr>
      </w:pPr>
      <w:r w:rsidDel="00000000" w:rsidR="00000000" w:rsidRPr="00000000">
        <w:rPr>
          <w:b w:val="1"/>
          <w:bCs w:val="1"/>
          <w:rtl w:val="0"/>
        </w:rPr>
        <w:t xml:space="preserve">Q: Are your educators trained in first aid?</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Yes, all educators at our Mulgrave centre hold current first aid, CPR, asthma, and anaphylaxis certifications, which are updated regularly according to national standards.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b w:val="1"/>
          <w:bCs w:val="1"/>
        </w:rPr>
      </w:pPr>
      <w:r w:rsidDel="00000000" w:rsidR="00000000" w:rsidRPr="00000000">
        <w:rPr>
          <w:b w:val="1"/>
          <w:bCs w:val="1"/>
          <w:rtl w:val="0"/>
        </w:rPr>
        <w:t xml:space="preserve">Q: What qualifications do your educators have?</w:t>
      </w:r>
    </w:p>
    <w:p w:rsidR="00000000" w:rsidDel="00000000" w:rsidP="00000000" w:rsidRDefault="00000000" w:rsidRPr="00000000" w14:paraId="00000374">
      <w:pPr>
        <w:rPr>
          <w:b w:val="1"/>
          <w:bCs w:val="1"/>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All our educators hold recognised early childhood qualifications and participate in ongoing professional development. Many are local residents who understand the Hawkesbury community and share your values around nature-based learning.</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b w:val="1"/>
          <w:bCs w:val="1"/>
        </w:rPr>
      </w:pPr>
      <w:r w:rsidDel="00000000" w:rsidR="00000000" w:rsidRPr="00000000">
        <w:rPr>
          <w:b w:val="1"/>
          <w:bCs w:val="1"/>
          <w:rtl w:val="0"/>
        </w:rPr>
        <w:t xml:space="preserve">H2: Secure Your Child's Place Today</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With many local families planning for the new year and Mulgrave's young population continuing to grow, our </w:t>
      </w:r>
      <w:ins w:author="Cassandra Gorman" w:id="71" w:date="2026-05-13T03:01:22Z">
        <w:r w:rsidDel="00000000" w:rsidR="00000000" w:rsidRPr="00000000">
          <w:rPr>
            <w:rtl w:val="0"/>
          </w:rPr>
          <w:t xml:space="preserve">2026 and </w:t>
        </w:r>
      </w:ins>
      <w:r w:rsidDel="00000000" w:rsidR="00000000" w:rsidRPr="00000000">
        <w:rPr>
          <w:rtl w:val="0"/>
        </w:rPr>
        <w:t xml:space="preserve">2027 places are filling quickly. Give your child the gift of exceptional early learning while simplifying your daily routine.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Our Mulgrave centre offers the perfect service for families seeking quality childcare that aligns with their values and supports their lifestyle. From our stress-free drop-off process to our extensive natural play spaces, every element is designed with local families in mind.</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Don't let another stressful morning pass wondering if you've made the right childcare choice. Join the growing community of Mulgrave families who've found that premium early education and convenient care aren't mutually exclusive.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[Book your tour today and see why local families choose us]</w:t>
      </w:r>
      <w:r w:rsidDel="00000000" w:rsidR="00000000" w:rsidRPr="00000000">
        <w:br w:type="page"/>
      </w:r>
      <w:r w:rsidDel="00000000" w:rsidR="00000000" w:rsidRPr="00000000">
        <w:rPr>
          <w:rtl w:val="0"/>
        </w:rPr>
      </w:r>
    </w:p>
    <w:p w:rsidR="00000000" w:rsidDel="00000000" w:rsidP="00000000" w:rsidRDefault="00000000" w:rsidRPr="00000000" w14:paraId="00000380">
      <w:pPr>
        <w:pStyle w:val="Heading1"/>
        <w:rPr>
          <w:b w:val="1"/>
          <w:bCs w:val="1"/>
        </w:rPr>
      </w:pPr>
      <w:bookmarkStart w:colFirst="0" w:colLast="0" w:name="_q1mhtzgyhslj" w:id="7"/>
      <w:bookmarkEnd w:id="7"/>
      <w:r w:rsidDel="00000000" w:rsidR="00000000" w:rsidRPr="00000000">
        <w:rPr>
          <w:b w:val="1"/>
          <w:bCs w:val="1"/>
          <w:rtl w:val="0"/>
        </w:rPr>
        <w:t xml:space="preserve">Page 8 </w:t>
      </w:r>
    </w:p>
    <w:p w:rsidR="00000000" w:rsidDel="00000000" w:rsidP="00000000" w:rsidRDefault="00000000" w:rsidRPr="00000000" w14:paraId="00000381">
      <w:pPr>
        <w:rPr>
          <w:b w:val="1"/>
          <w:bCs w:val="1"/>
        </w:rPr>
      </w:pPr>
      <w:r w:rsidDel="00000000" w:rsidR="00000000" w:rsidRPr="00000000">
        <w:rPr>
          <w:b w:val="1"/>
          <w:bCs w:val="1"/>
          <w:rtl w:val="0"/>
        </w:rPr>
        <w:t xml:space="preserve">URL: https://flourishelc.com.au/preschool-oakville-nsw/</w:t>
      </w:r>
    </w:p>
    <w:p w:rsidR="00000000" w:rsidDel="00000000" w:rsidP="00000000" w:rsidRDefault="00000000" w:rsidRPr="00000000" w14:paraId="00000382">
      <w:pPr>
        <w:rPr/>
      </w:pPr>
      <w:r w:rsidDel="00000000" w:rsidR="00000000" w:rsidRPr="00000000">
        <w:rPr>
          <w:rtl w:val="0"/>
        </w:rPr>
        <w:t xml:space="preserve">Page Type: Location Page</w:t>
      </w:r>
    </w:p>
    <w:p w:rsidR="00000000" w:rsidDel="00000000" w:rsidP="00000000" w:rsidRDefault="00000000" w:rsidRPr="00000000" w14:paraId="00000383">
      <w:pPr>
        <w:rPr/>
      </w:pPr>
      <w:r w:rsidDel="00000000" w:rsidR="00000000" w:rsidRPr="00000000">
        <w:rPr>
          <w:rtl w:val="0"/>
        </w:rPr>
        <w:t xml:space="preserve">Content Type: New Content</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Keywords:</w:t>
      </w:r>
    </w:p>
    <w:p w:rsidR="00000000" w:rsidDel="00000000" w:rsidP="00000000" w:rsidRDefault="00000000" w:rsidRPr="00000000" w14:paraId="00000386">
      <w:pPr>
        <w:rPr>
          <w:b w:val="1"/>
          <w:bCs w:val="1"/>
        </w:rPr>
      </w:pPr>
      <w:r w:rsidDel="00000000" w:rsidR="00000000" w:rsidRPr="00000000">
        <w:rPr>
          <w:b w:val="1"/>
          <w:bCs w:val="1"/>
          <w:rtl w:val="0"/>
        </w:rPr>
        <w:t xml:space="preserve">Primary keyword: preschool oakville</w:t>
      </w:r>
    </w:p>
    <w:p w:rsidR="00000000" w:rsidDel="00000000" w:rsidP="00000000" w:rsidRDefault="00000000" w:rsidRPr="00000000" w14:paraId="00000387">
      <w:pPr>
        <w:rPr/>
      </w:pPr>
      <w:r w:rsidDel="00000000" w:rsidR="00000000" w:rsidRPr="00000000">
        <w:rPr>
          <w:rtl w:val="0"/>
        </w:rPr>
        <w:t xml:space="preserve">Secondary keywords: </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b w:val="1"/>
          <w:bCs w:val="1"/>
        </w:rPr>
      </w:pPr>
      <w:r w:rsidDel="00000000" w:rsidR="00000000" w:rsidRPr="00000000">
        <w:rPr>
          <w:b w:val="1"/>
          <w:bCs w:val="1"/>
          <w:rtl w:val="0"/>
        </w:rPr>
        <w:t xml:space="preserve">Content:</w:t>
      </w:r>
    </w:p>
    <w:p w:rsidR="00000000" w:rsidDel="00000000" w:rsidP="00000000" w:rsidRDefault="00000000" w:rsidRPr="00000000" w14:paraId="0000038A">
      <w:pPr>
        <w:rPr/>
      </w:pPr>
      <w:r w:rsidDel="00000000" w:rsidR="00000000" w:rsidRPr="00000000">
        <w:rPr>
          <w:rtl w:val="0"/>
        </w:rPr>
        <w:t xml:space="preserve">Meta Title: Preschool Oakville NSW - Nature-Based Learning &amp; Safety</w:t>
      </w:r>
    </w:p>
    <w:p w:rsidR="00000000" w:rsidDel="00000000" w:rsidP="00000000" w:rsidRDefault="00000000" w:rsidRPr="00000000" w14:paraId="0000038B">
      <w:pPr>
        <w:rPr/>
      </w:pPr>
      <w:r w:rsidDel="00000000" w:rsidR="00000000" w:rsidRPr="00000000">
        <w:rPr>
          <w:rtl w:val="0"/>
        </w:rPr>
        <w:t xml:space="preserve">Meta Description: Looking for a preschool in Oakville? Experience expansive natural play spaces with modern safety standards designed for acreage families. Book your tour today.</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b w:val="1"/>
          <w:bCs w:val="1"/>
        </w:rPr>
      </w:pPr>
      <w:r w:rsidDel="00000000" w:rsidR="00000000" w:rsidRPr="00000000">
        <w:rPr>
          <w:b w:val="1"/>
          <w:bCs w:val="1"/>
          <w:rtl w:val="0"/>
        </w:rPr>
        <w:t xml:space="preserve">H1: Premium Preschool in Oakville - Where Nature Meets Modern Learning</w:t>
      </w:r>
    </w:p>
    <w:p w:rsidR="00000000" w:rsidDel="00000000" w:rsidP="00000000" w:rsidRDefault="00000000" w:rsidRPr="00000000" w14:paraId="0000038E">
      <w:pPr>
        <w:spacing w:after="240" w:before="240" w:lineRule="auto"/>
        <w:rPr/>
      </w:pPr>
      <w:r w:rsidDel="00000000" w:rsidR="00000000" w:rsidRPr="00000000">
        <w:rPr>
          <w:rtl w:val="0"/>
        </w:rPr>
        <w:t xml:space="preserve">Oakville's wide open spaces, fresh air, and connection to the land aren't just a backdrop for family life, they're a powerful environment for learning. Our purpose-built preschool is designed to make the most of that natural setting, with expansive outdoor play spaces and nature-rich experiences woven into every day.</w:t>
      </w:r>
    </w:p>
    <w:p w:rsidR="00000000" w:rsidDel="00000000" w:rsidP="00000000" w:rsidRDefault="00000000" w:rsidRPr="00000000" w14:paraId="0000038F">
      <w:pPr>
        <w:spacing w:after="240" w:before="240" w:lineRule="auto"/>
        <w:rPr/>
      </w:pPr>
      <w:r w:rsidDel="00000000" w:rsidR="00000000" w:rsidRPr="00000000">
        <w:rPr>
          <w:rtl w:val="0"/>
        </w:rPr>
        <w:t xml:space="preserve">Inside, modern learning doesn't take a back seat. Rigorous educational programs, qualified educators, and state-of-the-art facilities give your child the structure, safety, and stimulation they need to truly thrive. In Oakville, you don't have to choose between the two.</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b w:val="1"/>
          <w:bCs w:val="1"/>
        </w:rPr>
      </w:pPr>
      <w:r w:rsidDel="00000000" w:rsidR="00000000" w:rsidRPr="00000000">
        <w:rPr>
          <w:b w:val="1"/>
          <w:bCs w:val="1"/>
          <w:rtl w:val="0"/>
        </w:rPr>
        <w:t xml:space="preserve">H2: Understanding Your Oakville Lifestyle Needs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b w:val="1"/>
          <w:bCs w:val="1"/>
        </w:rPr>
      </w:pPr>
      <w:r w:rsidDel="00000000" w:rsidR="00000000" w:rsidRPr="00000000">
        <w:rPr>
          <w:b w:val="1"/>
          <w:bCs w:val="1"/>
          <w:rtl w:val="0"/>
        </w:rPr>
        <w:t xml:space="preserve">H3: Spacious Learning Environments That Mirror Home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Your child deserves the freedom to investigate and grow. Our expansive outdoor areas mirror the spacious properties and modern homes that define the Oakville landscape, giving children the freedom they're accustomed to at home. </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Our curriculum isn't just "inspired by" nature - we built it specifically for the Oakville environment. From investigating native Cumberland Plain Woodland elements to hands-on learning in our extensive gardens, children experience genuine connection with their local environment while developing crucial early learning skills.</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[Book a tour to see our expansive natural learning spaces]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b w:val="1"/>
          <w:bCs w:val="1"/>
        </w:rPr>
      </w:pPr>
      <w:r w:rsidDel="00000000" w:rsidR="00000000" w:rsidRPr="00000000">
        <w:rPr>
          <w:b w:val="1"/>
          <w:bCs w:val="1"/>
          <w:rtl w:val="0"/>
        </w:rPr>
        <w:t xml:space="preserve">H3: Premium Education Without the Commute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spacing w:after="240" w:before="240" w:lineRule="auto"/>
        <w:rPr/>
      </w:pPr>
      <w:r w:rsidDel="00000000" w:rsidR="00000000" w:rsidRPr="00000000">
        <w:rPr>
          <w:rtl w:val="0"/>
        </w:rPr>
        <w:t xml:space="preserve">Quality early childhood education shouldn't require a drive into the city. Our Oakville centre brings together qualified educators, evidence-based curricula, and modern learning facilities so your child gets a genuinely premium start, right in your own neighbourhood.</w:t>
      </w:r>
    </w:p>
    <w:p w:rsidR="00000000" w:rsidDel="00000000" w:rsidP="00000000" w:rsidRDefault="00000000" w:rsidRPr="00000000" w14:paraId="0000039E">
      <w:pPr>
        <w:spacing w:after="240" w:before="240" w:lineRule="auto"/>
        <w:rPr/>
      </w:pPr>
      <w:r w:rsidDel="00000000" w:rsidR="00000000" w:rsidRPr="00000000">
        <w:rPr>
          <w:rtl w:val="0"/>
        </w:rPr>
        <w:t xml:space="preserve">We welcome families from across the area, and whether you're just down the road or a little further out, you'll find the same warm, community feel that makes Oakville special, backed by the educational standards you'd expect anywhere.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b w:val="1"/>
          <w:bCs w:val="1"/>
        </w:rPr>
      </w:pPr>
      <w:r w:rsidDel="00000000" w:rsidR="00000000" w:rsidRPr="00000000">
        <w:rPr>
          <w:b w:val="1"/>
          <w:bCs w:val="1"/>
          <w:rtl w:val="0"/>
        </w:rPr>
        <w:t xml:space="preserve">H2: Safety Designed for Semi-Rural Living</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b w:val="1"/>
          <w:bCs w:val="1"/>
        </w:rPr>
      </w:pPr>
      <w:r w:rsidDel="00000000" w:rsidR="00000000" w:rsidRPr="00000000">
        <w:rPr>
          <w:b w:val="1"/>
          <w:bCs w:val="1"/>
          <w:rtl w:val="0"/>
        </w:rPr>
        <w:t xml:space="preserve">H3: Extensive Emergency Planning for Local Conditions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Living in the Hawkesbury-Nepean Valley means understanding specific local risks. We've developed extensive plans that address the unique considerations of our semi-rural setting, giving parents complete confidence while they work or attend to other commitments.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Our facility meets the stringent requirements of the relevant Local Environmental Plan (LEP), particularly concerning safety and environmental standards in semi-rural (RU4) zones. This deep understanding of local compliance makes sure we operate to the highest possible standards.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b w:val="1"/>
          <w:bCs w:val="1"/>
        </w:rPr>
      </w:pPr>
      <w:r w:rsidDel="00000000" w:rsidR="00000000" w:rsidRPr="00000000">
        <w:rPr>
          <w:b w:val="1"/>
          <w:bCs w:val="1"/>
          <w:rtl w:val="0"/>
        </w:rPr>
        <w:t xml:space="preserve">H3: Modern Security in Natural Settings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Our facility features state-of-the-art security systems, controlled access points, and purpose-built safety features - all thoughtfully integrated to maintain the natural, welcoming atmosphere. Parents appreciate direct communication channels and regular updates throughout the day, providing transparency and peace of mind.</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[Check out our extensive safety protocols - schedule your visit today]</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b w:val="1"/>
          <w:bCs w:val="1"/>
        </w:rPr>
      </w:pPr>
      <w:r w:rsidDel="00000000" w:rsidR="00000000" w:rsidRPr="00000000">
        <w:rPr>
          <w:b w:val="1"/>
          <w:bCs w:val="1"/>
          <w:rtl w:val="0"/>
        </w:rPr>
        <w:t xml:space="preserve">H2: Your Local Preschool Experts in Oakville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Our educators aren't just qualified professionals; they're members of the community who understand local values and expectations. They know that Oakville families expect premium services. This local knowledge shapes everything from our outdoor curriculum design to our flexible scheduling options for busy professional parents.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The growth in families moving to Oakville for the lifestyle means spaces in quality early learning centres are increasingly competitive. With limited places for the </w:t>
      </w:r>
      <w:ins w:author="Cassandra Gorman" w:id="72" w:date="2026-05-13T03:02:00Z">
        <w:r w:rsidDel="00000000" w:rsidR="00000000" w:rsidRPr="00000000">
          <w:rPr>
            <w:rtl w:val="0"/>
          </w:rPr>
          <w:t xml:space="preserve">2026 and </w:t>
        </w:r>
      </w:ins>
      <w:r w:rsidDel="00000000" w:rsidR="00000000" w:rsidRPr="00000000">
        <w:rPr>
          <w:rtl w:val="0"/>
        </w:rPr>
        <w:t xml:space="preserve">2027 intake already filling fast, we encourage early enquiries to secure your child's place in our unique learning environment.</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[Reserve your child's place - contact us today]</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b w:val="1"/>
          <w:bCs w:val="1"/>
        </w:rPr>
      </w:pPr>
      <w:r w:rsidDel="00000000" w:rsidR="00000000" w:rsidRPr="00000000">
        <w:rPr>
          <w:b w:val="1"/>
          <w:bCs w:val="1"/>
          <w:rtl w:val="0"/>
        </w:rPr>
        <w:t xml:space="preserve">H2: Why Choose Our Oakville Preschool</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numPr>
          <w:ilvl w:val="0"/>
          <w:numId w:val="75"/>
        </w:numPr>
        <w:ind w:left="720" w:hanging="360"/>
        <w:rPr>
          <w:u w:val="none"/>
        </w:rPr>
      </w:pPr>
      <w:r w:rsidDel="00000000" w:rsidR="00000000" w:rsidRPr="00000000">
        <w:rPr>
          <w:b w:val="1"/>
          <w:bCs w:val="1"/>
          <w:rtl w:val="0"/>
        </w:rPr>
        <w:t xml:space="preserve">Expansive Natural Play Spaces</w:t>
      </w:r>
      <w:r w:rsidDel="00000000" w:rsidR="00000000" w:rsidRPr="00000000">
        <w:rPr>
          <w:rtl w:val="0"/>
        </w:rPr>
        <w:t xml:space="preserve">: Purpose-designed outdoor environments that reflect Oakville's spacious lifestyle.</w:t>
      </w:r>
    </w:p>
    <w:p w:rsidR="00000000" w:rsidDel="00000000" w:rsidP="00000000" w:rsidRDefault="00000000" w:rsidRPr="00000000" w14:paraId="000003BA">
      <w:pPr>
        <w:numPr>
          <w:ilvl w:val="0"/>
          <w:numId w:val="75"/>
        </w:numPr>
        <w:ind w:left="720" w:hanging="360"/>
        <w:rPr>
          <w:u w:val="none"/>
        </w:rPr>
      </w:pPr>
      <w:r w:rsidDel="00000000" w:rsidR="00000000" w:rsidRPr="00000000">
        <w:rPr>
          <w:b w:val="1"/>
          <w:bCs w:val="1"/>
          <w:rtl w:val="0"/>
        </w:rPr>
        <w:t xml:space="preserve">Modern Educational Resources</w:t>
      </w:r>
      <w:r w:rsidDel="00000000" w:rsidR="00000000" w:rsidRPr="00000000">
        <w:rPr>
          <w:rtl w:val="0"/>
        </w:rPr>
        <w:t xml:space="preserve">: State-of-the-art facilities delivering premium early learning programs.</w:t>
      </w:r>
    </w:p>
    <w:p w:rsidR="00000000" w:rsidDel="00000000" w:rsidP="00000000" w:rsidRDefault="00000000" w:rsidRPr="00000000" w14:paraId="000003BB">
      <w:pPr>
        <w:numPr>
          <w:ilvl w:val="0"/>
          <w:numId w:val="75"/>
        </w:numPr>
        <w:ind w:left="720" w:hanging="360"/>
        <w:rPr>
          <w:u w:val="none"/>
        </w:rPr>
      </w:pPr>
      <w:r w:rsidDel="00000000" w:rsidR="00000000" w:rsidRPr="00000000">
        <w:rPr>
          <w:b w:val="1"/>
          <w:bCs w:val="1"/>
          <w:rtl w:val="0"/>
        </w:rPr>
        <w:t xml:space="preserve">Local Understanding</w:t>
      </w:r>
      <w:r w:rsidDel="00000000" w:rsidR="00000000" w:rsidRPr="00000000">
        <w:rPr>
          <w:rtl w:val="0"/>
        </w:rPr>
        <w:t xml:space="preserve">: Deep knowledge of Oakville's unique character and family values.</w:t>
      </w:r>
    </w:p>
    <w:p w:rsidR="00000000" w:rsidDel="00000000" w:rsidP="00000000" w:rsidRDefault="00000000" w:rsidRPr="00000000" w14:paraId="000003BC">
      <w:pPr>
        <w:numPr>
          <w:ilvl w:val="0"/>
          <w:numId w:val="75"/>
        </w:numPr>
        <w:ind w:left="720" w:hanging="360"/>
        <w:rPr>
          <w:u w:val="none"/>
        </w:rPr>
      </w:pPr>
      <w:r w:rsidDel="00000000" w:rsidR="00000000" w:rsidRPr="00000000">
        <w:rPr>
          <w:b w:val="1"/>
          <w:bCs w:val="1"/>
          <w:rtl w:val="0"/>
        </w:rPr>
        <w:t xml:space="preserve">Extensive Safety Protocols</w:t>
      </w:r>
      <w:r w:rsidDel="00000000" w:rsidR="00000000" w:rsidRPr="00000000">
        <w:rPr>
          <w:rtl w:val="0"/>
        </w:rPr>
        <w:t xml:space="preserve">: Specific emergency plans designed for our exact location.</w:t>
      </w:r>
    </w:p>
    <w:p w:rsidR="00000000" w:rsidDel="00000000" w:rsidP="00000000" w:rsidRDefault="00000000" w:rsidRPr="00000000" w14:paraId="000003BD">
      <w:pPr>
        <w:numPr>
          <w:ilvl w:val="0"/>
          <w:numId w:val="75"/>
        </w:numPr>
        <w:ind w:left="720" w:hanging="360"/>
        <w:rPr>
          <w:u w:val="none"/>
        </w:rPr>
      </w:pPr>
      <w:r w:rsidDel="00000000" w:rsidR="00000000" w:rsidRPr="00000000">
        <w:rPr>
          <w:b w:val="1"/>
          <w:bCs w:val="1"/>
          <w:rtl w:val="0"/>
        </w:rPr>
        <w:t xml:space="preserve">Qualified Educators</w:t>
      </w:r>
      <w:r w:rsidDel="00000000" w:rsidR="00000000" w:rsidRPr="00000000">
        <w:rPr>
          <w:rtl w:val="0"/>
        </w:rPr>
        <w:t xml:space="preserve">: Professional team committed to nurturing each child's potential.</w:t>
      </w:r>
    </w:p>
    <w:p w:rsidR="00000000" w:rsidDel="00000000" w:rsidP="00000000" w:rsidRDefault="00000000" w:rsidRPr="00000000" w14:paraId="000003BE">
      <w:pPr>
        <w:numPr>
          <w:ilvl w:val="0"/>
          <w:numId w:val="75"/>
        </w:numPr>
        <w:ind w:left="720" w:hanging="360"/>
        <w:rPr>
          <w:u w:val="none"/>
        </w:rPr>
      </w:pPr>
      <w:r w:rsidDel="00000000" w:rsidR="00000000" w:rsidRPr="00000000">
        <w:rPr>
          <w:b w:val="1"/>
          <w:bCs w:val="1"/>
          <w:rtl w:val="0"/>
        </w:rPr>
        <w:t xml:space="preserve">Community Connection</w:t>
      </w:r>
      <w:r w:rsidDel="00000000" w:rsidR="00000000" w:rsidRPr="00000000">
        <w:rPr>
          <w:rtl w:val="0"/>
        </w:rPr>
        <w:t xml:space="preserve">: Programs that celebrate and investigate our semi-rural environment.</w:t>
      </w:r>
    </w:p>
    <w:p w:rsidR="00000000" w:rsidDel="00000000" w:rsidP="00000000" w:rsidRDefault="00000000" w:rsidRPr="00000000" w14:paraId="000003BF">
      <w:pPr>
        <w:numPr>
          <w:ilvl w:val="0"/>
          <w:numId w:val="75"/>
        </w:numPr>
        <w:ind w:left="720" w:hanging="360"/>
        <w:rPr>
          <w:u w:val="none"/>
        </w:rPr>
      </w:pPr>
      <w:r w:rsidDel="00000000" w:rsidR="00000000" w:rsidRPr="00000000">
        <w:rPr>
          <w:b w:val="1"/>
          <w:bCs w:val="1"/>
          <w:rtl w:val="0"/>
        </w:rPr>
        <w:t xml:space="preserve">Flexible Scheduling</w:t>
      </w:r>
      <w:r w:rsidDel="00000000" w:rsidR="00000000" w:rsidRPr="00000000">
        <w:rPr>
          <w:rtl w:val="0"/>
        </w:rPr>
        <w:t xml:space="preserve">: Options designed for busy professional families.</w:t>
      </w:r>
    </w:p>
    <w:p w:rsidR="00000000" w:rsidDel="00000000" w:rsidP="00000000" w:rsidRDefault="00000000" w:rsidRPr="00000000" w14:paraId="000003C0">
      <w:pPr>
        <w:numPr>
          <w:ilvl w:val="0"/>
          <w:numId w:val="75"/>
        </w:numPr>
        <w:ind w:left="720" w:hanging="360"/>
        <w:rPr>
          <w:u w:val="none"/>
        </w:rPr>
      </w:pPr>
      <w:r w:rsidDel="00000000" w:rsidR="00000000" w:rsidRPr="00000000">
        <w:rPr>
          <w:b w:val="1"/>
          <w:bCs w:val="1"/>
          <w:rtl w:val="0"/>
        </w:rPr>
        <w:t xml:space="preserve">Transparent Communication</w:t>
      </w:r>
      <w:r w:rsidDel="00000000" w:rsidR="00000000" w:rsidRPr="00000000">
        <w:rPr>
          <w:rtl w:val="0"/>
        </w:rPr>
        <w:t xml:space="preserve">: Regular updates and open dialogue with parents.</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Unlike generic franchises that apply one-size-fits-all approaches, we've created a preschool specifically for Oakville families. We understand that choosing to live here represents a deliberate lifestyle choice - one that values space, nature, and quality without compromise.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b w:val="1"/>
          <w:bCs w:val="1"/>
        </w:rPr>
      </w:pPr>
      <w:r w:rsidDel="00000000" w:rsidR="00000000" w:rsidRPr="00000000">
        <w:rPr>
          <w:b w:val="1"/>
          <w:bCs w:val="1"/>
          <w:rtl w:val="0"/>
        </w:rPr>
        <w:t xml:space="preserve">Q: What makes your preschool different from city centres?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We combine the spacious, nature-based environment that defines Oakville living with the modern facilities and structured programs you'd expect from premium metropolitan centres. Our expansive grounds allow children the freedom to investigate and learn naturally, while our state-of-the-art facilities provide them with exceptional early education.</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b w:val="1"/>
          <w:bCs w:val="1"/>
        </w:rPr>
      </w:pPr>
      <w:r w:rsidDel="00000000" w:rsidR="00000000" w:rsidRPr="00000000">
        <w:rPr>
          <w:b w:val="1"/>
          <w:bCs w:val="1"/>
          <w:rtl w:val="0"/>
        </w:rPr>
        <w:t xml:space="preserve">Q: How do you address safety in a semi-rural location?</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Our extensive safety protocols are specifically designed for our Oakville location. We maintain rigorous standards that exceed council requirements while creating detailed emergency procedures for local conditions. Modern security systems and controlled access provide peace of mind without compromising the welcoming, natural atmosphere.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b w:val="1"/>
          <w:bCs w:val="1"/>
        </w:rPr>
      </w:pPr>
      <w:r w:rsidDel="00000000" w:rsidR="00000000" w:rsidRPr="00000000">
        <w:rPr>
          <w:b w:val="1"/>
          <w:bCs w:val="1"/>
          <w:rtl w:val="0"/>
        </w:rPr>
        <w:t xml:space="preserve">Q: Do you cater to families from surrounding areas?</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Absolutely. We welcome families from across Oakville and nearby suburbs who value our unique approach to early learning. Whether you're near Old Pitt Town Road or closer to the Hawkesbury River, our location provides convenient access with ample parking for busy parents.</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b w:val="1"/>
          <w:bCs w:val="1"/>
        </w:rPr>
      </w:pPr>
      <w:r w:rsidDel="00000000" w:rsidR="00000000" w:rsidRPr="00000000">
        <w:rPr>
          <w:b w:val="1"/>
          <w:bCs w:val="1"/>
          <w:rtl w:val="0"/>
        </w:rPr>
        <w:t xml:space="preserve">Q: Is there a difference between your preschool and long day care?</w:t>
      </w:r>
    </w:p>
    <w:p w:rsidR="00000000" w:rsidDel="00000000" w:rsidP="00000000" w:rsidRDefault="00000000" w:rsidRPr="00000000" w14:paraId="000003D3">
      <w:pPr>
        <w:rPr>
          <w:b w:val="1"/>
          <w:bCs w:val="1"/>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Our preschool program is integrated into our long day care hours. This allows children to receive high-level Kindergarten education from 3 years old while providing parents with the convenience of extended operating hours.</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b w:val="1"/>
          <w:bCs w:val="1"/>
        </w:rPr>
      </w:pPr>
      <w:r w:rsidDel="00000000" w:rsidR="00000000" w:rsidRPr="00000000">
        <w:rPr>
          <w:b w:val="1"/>
          <w:bCs w:val="1"/>
          <w:rtl w:val="0"/>
        </w:rPr>
        <w:t xml:space="preserve">Q: How do you track my child's school readiness?</w:t>
      </w:r>
    </w:p>
    <w:p w:rsidR="00000000" w:rsidDel="00000000" w:rsidP="00000000" w:rsidRDefault="00000000" w:rsidRPr="00000000" w14:paraId="000003D7">
      <w:pPr>
        <w:rPr>
          <w:b w:val="1"/>
          <w:bCs w:val="1"/>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Our Early Childhood Teachers use developmental checklists and portfolios to track progress in literacy, numeracy, and social-emotional skills, providing you with formal transition statements at the end of the year.</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b w:val="1"/>
          <w:bCs w:val="1"/>
        </w:rPr>
      </w:pPr>
      <w:r w:rsidDel="00000000" w:rsidR="00000000" w:rsidRPr="00000000">
        <w:rPr>
          <w:b w:val="1"/>
          <w:bCs w:val="1"/>
          <w:rtl w:val="0"/>
        </w:rPr>
        <w:t xml:space="preserve">Q: Do you take the children on excursions?</w:t>
      </w:r>
    </w:p>
    <w:p w:rsidR="00000000" w:rsidDel="00000000" w:rsidP="00000000" w:rsidRDefault="00000000" w:rsidRPr="00000000" w14:paraId="000003DB">
      <w:pPr>
        <w:rPr>
          <w:b w:val="1"/>
          <w:bCs w:val="1"/>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We frequently utilize our expansive grounds for "on-site excursions" and occasionally organize local community visits to help children connect with the Oakville area.</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b w:val="1"/>
          <w:bCs w:val="1"/>
        </w:rPr>
      </w:pPr>
      <w:r w:rsidDel="00000000" w:rsidR="00000000" w:rsidRPr="00000000">
        <w:rPr>
          <w:b w:val="1"/>
          <w:bCs w:val="1"/>
          <w:rtl w:val="0"/>
        </w:rPr>
        <w:t xml:space="preserve">Q: How does your nature-based curriculum work?</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Our curriculum integrates natural learning experiences throughout the day. Children investigate native plants, engage in outdoor discovery, and develop environmental awareness - all while meeting crucial early learning milestones. This approach reflects Oakville's connection to nature while making sure school readiness.</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Choosing the right preschool in Oakville means finding a centre that truly understands and welcomes your family's values. Our purpose-built facility provides expansive natural play spaces, modern educational resources, and the peace of mind that comes from extensive safety planning designed specifically for our location. Don't wait to secure your child's place in Oakville's premier early learning environment.</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[Book your tour today and experience the difference]</w:t>
      </w:r>
      <w:r w:rsidDel="00000000" w:rsidR="00000000" w:rsidRPr="00000000">
        <w:br w:type="page"/>
      </w:r>
      <w:r w:rsidDel="00000000" w:rsidR="00000000" w:rsidRPr="00000000">
        <w:rPr>
          <w:rtl w:val="0"/>
        </w:rPr>
      </w:r>
    </w:p>
    <w:p w:rsidR="00000000" w:rsidDel="00000000" w:rsidP="00000000" w:rsidRDefault="00000000" w:rsidRPr="00000000" w14:paraId="000003E5">
      <w:pPr>
        <w:pStyle w:val="Heading1"/>
        <w:rPr>
          <w:b w:val="1"/>
          <w:bCs w:val="1"/>
        </w:rPr>
      </w:pPr>
      <w:bookmarkStart w:colFirst="0" w:colLast="0" w:name="_3sgfcqwe1i0j" w:id="8"/>
      <w:bookmarkEnd w:id="8"/>
      <w:r w:rsidDel="00000000" w:rsidR="00000000" w:rsidRPr="00000000">
        <w:rPr>
          <w:b w:val="1"/>
          <w:bCs w:val="1"/>
          <w:rtl w:val="0"/>
        </w:rPr>
        <w:t xml:space="preserve">Page 9 </w:t>
      </w:r>
    </w:p>
    <w:p w:rsidR="00000000" w:rsidDel="00000000" w:rsidP="00000000" w:rsidRDefault="00000000" w:rsidRPr="00000000" w14:paraId="000003E6">
      <w:pPr>
        <w:rPr>
          <w:b w:val="1"/>
          <w:bCs w:val="1"/>
        </w:rPr>
      </w:pPr>
      <w:r w:rsidDel="00000000" w:rsidR="00000000" w:rsidRPr="00000000">
        <w:rPr>
          <w:b w:val="1"/>
          <w:bCs w:val="1"/>
          <w:rtl w:val="0"/>
        </w:rPr>
        <w:t xml:space="preserve">URL: https://flourishelc.com.au/preschool-box-hill-nsw/</w:t>
      </w:r>
    </w:p>
    <w:p w:rsidR="00000000" w:rsidDel="00000000" w:rsidP="00000000" w:rsidRDefault="00000000" w:rsidRPr="00000000" w14:paraId="000003E7">
      <w:pPr>
        <w:rPr/>
      </w:pPr>
      <w:r w:rsidDel="00000000" w:rsidR="00000000" w:rsidRPr="00000000">
        <w:rPr>
          <w:rtl w:val="0"/>
        </w:rPr>
        <w:t xml:space="preserve">Page Type: Location Page</w:t>
      </w:r>
    </w:p>
    <w:p w:rsidR="00000000" w:rsidDel="00000000" w:rsidP="00000000" w:rsidRDefault="00000000" w:rsidRPr="00000000" w14:paraId="000003E8">
      <w:pPr>
        <w:rPr/>
      </w:pPr>
      <w:r w:rsidDel="00000000" w:rsidR="00000000" w:rsidRPr="00000000">
        <w:rPr>
          <w:rtl w:val="0"/>
        </w:rPr>
        <w:t xml:space="preserve">Content Type: New Content</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Keywords:</w:t>
      </w:r>
    </w:p>
    <w:p w:rsidR="00000000" w:rsidDel="00000000" w:rsidP="00000000" w:rsidRDefault="00000000" w:rsidRPr="00000000" w14:paraId="000003EB">
      <w:pPr>
        <w:rPr>
          <w:b w:val="1"/>
          <w:bCs w:val="1"/>
        </w:rPr>
      </w:pPr>
      <w:r w:rsidDel="00000000" w:rsidR="00000000" w:rsidRPr="00000000">
        <w:rPr>
          <w:b w:val="1"/>
          <w:bCs w:val="1"/>
          <w:rtl w:val="0"/>
        </w:rPr>
        <w:t xml:space="preserve">Primary keyword: preschool near box hill</w:t>
      </w:r>
    </w:p>
    <w:p w:rsidR="00000000" w:rsidDel="00000000" w:rsidP="00000000" w:rsidRDefault="00000000" w:rsidRPr="00000000" w14:paraId="000003EC">
      <w:pPr>
        <w:rPr/>
      </w:pPr>
      <w:r w:rsidDel="00000000" w:rsidR="00000000" w:rsidRPr="00000000">
        <w:rPr>
          <w:rtl w:val="0"/>
        </w:rPr>
        <w:t xml:space="preserve">Secondary keywords: </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b w:val="1"/>
          <w:bCs w:val="1"/>
        </w:rPr>
      </w:pPr>
      <w:r w:rsidDel="00000000" w:rsidR="00000000" w:rsidRPr="00000000">
        <w:rPr>
          <w:b w:val="1"/>
          <w:bCs w:val="1"/>
          <w:rtl w:val="0"/>
        </w:rPr>
        <w:t xml:space="preserve">Content:</w:t>
      </w:r>
    </w:p>
    <w:p w:rsidR="00000000" w:rsidDel="00000000" w:rsidP="00000000" w:rsidRDefault="00000000" w:rsidRPr="00000000" w14:paraId="000003EF">
      <w:pPr>
        <w:rPr/>
      </w:pPr>
      <w:r w:rsidDel="00000000" w:rsidR="00000000" w:rsidRPr="00000000">
        <w:rPr>
          <w:rtl w:val="0"/>
        </w:rPr>
        <w:t xml:space="preserve">Meta Title: Preschool Near Box Hill NSW | Premium Early Learning</w:t>
      </w:r>
    </w:p>
    <w:p w:rsidR="00000000" w:rsidDel="00000000" w:rsidP="00000000" w:rsidRDefault="00000000" w:rsidRPr="00000000" w14:paraId="000003F0">
      <w:pPr>
        <w:rPr/>
      </w:pPr>
      <w:r w:rsidDel="00000000" w:rsidR="00000000" w:rsidRPr="00000000">
        <w:rPr>
          <w:rtl w:val="0"/>
        </w:rPr>
        <w:t xml:space="preserve">Meta Description: Secure your child's spot at our preschool near Box Hill. Modern facilities, school readiness programs &amp; community connections for growing families. Enquire today!</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b w:val="1"/>
          <w:bCs w:val="1"/>
        </w:rPr>
      </w:pPr>
      <w:r w:rsidDel="00000000" w:rsidR="00000000" w:rsidRPr="00000000">
        <w:rPr>
          <w:b w:val="1"/>
          <w:bCs w:val="1"/>
          <w:rtl w:val="0"/>
        </w:rPr>
        <w:t xml:space="preserve">H1: Preschool Near Box Hill: Your Child's Gateway to Educational Excellence and Community</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spacing w:after="240" w:before="240" w:lineRule="auto"/>
        <w:rPr/>
      </w:pPr>
      <w:r w:rsidDel="00000000" w:rsidR="00000000" w:rsidRPr="00000000">
        <w:rPr>
          <w:rtl w:val="0"/>
        </w:rPr>
        <w:t xml:space="preserve">Box Hill is a suburb built around families, and our purpose-built preschool is designed to grow with it. We offer premium early learning programs delivered by qualified educators, in a modern facility that gives your child both the educational foundation and the friendships that set them up for life.</w:t>
      </w:r>
    </w:p>
    <w:p w:rsidR="00000000" w:rsidDel="00000000" w:rsidP="00000000" w:rsidRDefault="00000000" w:rsidRPr="00000000" w14:paraId="000003F5">
      <w:pPr>
        <w:spacing w:after="240" w:before="240" w:lineRule="auto"/>
        <w:rPr/>
      </w:pPr>
      <w:r w:rsidDel="00000000" w:rsidR="00000000" w:rsidRPr="00000000">
        <w:rPr>
          <w:rtl w:val="0"/>
        </w:rPr>
        <w:t xml:space="preserve">Beyond the classroom, we know how much community matters when you're putting down roots in a new neighbourhood. Our centre is a place where Box Hill families connect, where children build lasting bonds, and where you can feel genuinely supported through every stage of the early years.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b w:val="1"/>
          <w:bCs w:val="1"/>
        </w:rPr>
      </w:pPr>
      <w:r w:rsidDel="00000000" w:rsidR="00000000" w:rsidRPr="00000000">
        <w:rPr>
          <w:b w:val="1"/>
          <w:bCs w:val="1"/>
          <w:rtl w:val="0"/>
        </w:rPr>
        <w:t xml:space="preserve">H2: Addressing Box Hill's Early Learning Challenges with Premium Services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b w:val="1"/>
          <w:bCs w:val="1"/>
        </w:rPr>
      </w:pPr>
      <w:r w:rsidDel="00000000" w:rsidR="00000000" w:rsidRPr="00000000">
        <w:rPr>
          <w:b w:val="1"/>
          <w:bCs w:val="1"/>
          <w:rtl w:val="0"/>
        </w:rPr>
        <w:t xml:space="preserve">The Waitlist Reality</w:t>
      </w:r>
    </w:p>
    <w:p w:rsidR="00000000" w:rsidDel="00000000" w:rsidP="00000000" w:rsidRDefault="00000000" w:rsidRPr="00000000" w14:paraId="000003FA">
      <w:pPr>
        <w:rPr/>
      </w:pPr>
      <w:r w:rsidDel="00000000" w:rsidR="00000000" w:rsidRPr="00000000">
        <w:rPr>
          <w:rtl w:val="0"/>
        </w:rPr>
        <w:t xml:space="preserve">The explosive growth in Box Hill has created intense competition for preschool places. Our preschool near Box Hill has expanded capacity to meet this demand while maintaining our commitment to small class sizes and individualised attention. We offer priority </w:t>
      </w:r>
      <w:r w:rsidDel="00000000" w:rsidR="00000000" w:rsidRPr="00000000">
        <w:rPr>
          <w:rtl w:val="0"/>
        </w:rPr>
        <w:t xml:space="preserve">enrolment</w:t>
      </w:r>
      <w:r w:rsidDel="00000000" w:rsidR="00000000" w:rsidRPr="00000000">
        <w:rPr>
          <w:rtl w:val="0"/>
        </w:rPr>
        <w:t xml:space="preserve"> consultations and transparent waitlist management, so that you always know where you stand. Our flexible enrollment options include both full-time and part-time programs, allowing families to secure their place while accommodating diverse schedules.</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b w:val="1"/>
          <w:bCs w:val="1"/>
        </w:rPr>
      </w:pPr>
      <w:r w:rsidDel="00000000" w:rsidR="00000000" w:rsidRPr="00000000">
        <w:rPr>
          <w:b w:val="1"/>
          <w:bCs w:val="1"/>
          <w:rtl w:val="0"/>
        </w:rPr>
        <w:t xml:space="preserve">Building Community Connections</w:t>
      </w:r>
    </w:p>
    <w:p w:rsidR="00000000" w:rsidDel="00000000" w:rsidP="00000000" w:rsidRDefault="00000000" w:rsidRPr="00000000" w14:paraId="000003FD">
      <w:pPr>
        <w:rPr/>
      </w:pPr>
      <w:r w:rsidDel="00000000" w:rsidR="00000000" w:rsidRPr="00000000">
        <w:rPr>
          <w:rtl w:val="0"/>
        </w:rPr>
        <w:t xml:space="preserve">As new residents in a master-planned community, many Box Hill families arrive without established social networks. Our centre serves as more than just an educational facility; we're a community hub where families forge lasting friendships. Through regular parent events, collaborative learning celebrations, and our active parent communication app, we help you connect with other local families sharing similar values and aspirations. Our educators facilitate these connections naturally, understanding that your child's social development extends to building your family's community roots.</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[Secure Your Child's Future and Place in Our Community. Enquire Today.]</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b w:val="1"/>
          <w:bCs w:val="1"/>
        </w:rPr>
      </w:pPr>
      <w:r w:rsidDel="00000000" w:rsidR="00000000" w:rsidRPr="00000000">
        <w:rPr>
          <w:b w:val="1"/>
          <w:bCs w:val="1"/>
          <w:rtl w:val="0"/>
        </w:rPr>
        <w:t xml:space="preserve">Meeting High Educational Expectations</w:t>
      </w:r>
    </w:p>
    <w:p w:rsidR="00000000" w:rsidDel="00000000" w:rsidP="00000000" w:rsidRDefault="00000000" w:rsidRPr="00000000" w14:paraId="00000402">
      <w:pPr>
        <w:rPr/>
      </w:pPr>
      <w:r w:rsidDel="00000000" w:rsidR="00000000" w:rsidRPr="00000000">
        <w:rPr>
          <w:rtl w:val="0"/>
        </w:rPr>
        <w:t xml:space="preserve">Professional families in Box Hill have invested significantly in their children's future and expect educational excellence from day one. Our evidence-based curriculum exceeds these expectations through:</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numPr>
          <w:ilvl w:val="0"/>
          <w:numId w:val="84"/>
        </w:numPr>
        <w:ind w:left="720" w:hanging="360"/>
        <w:rPr>
          <w:u w:val="none"/>
        </w:rPr>
      </w:pPr>
      <w:r w:rsidDel="00000000" w:rsidR="00000000" w:rsidRPr="00000000">
        <w:rPr>
          <w:rtl w:val="0"/>
        </w:rPr>
        <w:t xml:space="preserve">Structured school readiness programs aligned with Box Hill Public School requirements.</w:t>
      </w:r>
    </w:p>
    <w:p w:rsidR="00000000" w:rsidDel="00000000" w:rsidP="00000000" w:rsidRDefault="00000000" w:rsidRPr="00000000" w14:paraId="00000405">
      <w:pPr>
        <w:numPr>
          <w:ilvl w:val="0"/>
          <w:numId w:val="84"/>
        </w:numPr>
        <w:ind w:left="720" w:hanging="360"/>
        <w:rPr>
          <w:u w:val="none"/>
        </w:rPr>
      </w:pPr>
      <w:r w:rsidDel="00000000" w:rsidR="00000000" w:rsidRPr="00000000">
        <w:rPr>
          <w:rtl w:val="0"/>
        </w:rPr>
        <w:t xml:space="preserve">Daily literacy and numeracy foundations using play-based learning.</w:t>
      </w:r>
    </w:p>
    <w:p w:rsidR="00000000" w:rsidDel="00000000" w:rsidP="00000000" w:rsidRDefault="00000000" w:rsidRPr="00000000" w14:paraId="00000406">
      <w:pPr>
        <w:numPr>
          <w:ilvl w:val="0"/>
          <w:numId w:val="84"/>
        </w:numPr>
        <w:ind w:left="720" w:hanging="360"/>
        <w:rPr>
          <w:u w:val="none"/>
        </w:rPr>
      </w:pPr>
      <w:r w:rsidDel="00000000" w:rsidR="00000000" w:rsidRPr="00000000">
        <w:rPr>
          <w:rtl w:val="0"/>
        </w:rPr>
        <w:t xml:space="preserve">STEAM (Science, Technology, Engineering, Arts, Mathematics) exploration zones.</w:t>
      </w:r>
    </w:p>
    <w:p w:rsidR="00000000" w:rsidDel="00000000" w:rsidP="00000000" w:rsidRDefault="00000000" w:rsidRPr="00000000" w14:paraId="00000407">
      <w:pPr>
        <w:numPr>
          <w:ilvl w:val="0"/>
          <w:numId w:val="84"/>
        </w:numPr>
        <w:ind w:left="720" w:hanging="360"/>
        <w:rPr>
          <w:u w:val="none"/>
        </w:rPr>
      </w:pPr>
      <w:r w:rsidDel="00000000" w:rsidR="00000000" w:rsidRPr="00000000">
        <w:rPr>
          <w:rtl w:val="0"/>
        </w:rPr>
        <w:t xml:space="preserve">Regular progress assessments and detailed parent reporting.</w:t>
      </w:r>
    </w:p>
    <w:p w:rsidR="00000000" w:rsidDel="00000000" w:rsidP="00000000" w:rsidRDefault="00000000" w:rsidRPr="00000000" w14:paraId="00000408">
      <w:pPr>
        <w:numPr>
          <w:ilvl w:val="0"/>
          <w:numId w:val="84"/>
        </w:numPr>
        <w:ind w:left="720" w:hanging="360"/>
        <w:rPr>
          <w:u w:val="none"/>
        </w:rPr>
      </w:pPr>
      <w:r w:rsidDel="00000000" w:rsidR="00000000" w:rsidRPr="00000000">
        <w:rPr>
          <w:rtl w:val="0"/>
        </w:rPr>
        <w:t xml:space="preserve">Specialised programs including music, movement, and mindfulness.</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b w:val="1"/>
          <w:bCs w:val="1"/>
        </w:rPr>
      </w:pPr>
      <w:r w:rsidDel="00000000" w:rsidR="00000000" w:rsidRPr="00000000">
        <w:rPr>
          <w:b w:val="1"/>
          <w:bCs w:val="1"/>
          <w:rtl w:val="0"/>
        </w:rPr>
        <w:t xml:space="preserve">H3: Purpose-Built for Western Sydney Excellence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Our modern facility reflects the architectural quality of Box Hill's new estates while addressing the specific needs of our climate. We've carefully considered every detail, from our fully shaded outdoor play areas essential for hot Western Sydney summers to our light-filled learning studios that inspire creativity and exploration.</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b w:val="1"/>
          <w:bCs w:val="1"/>
        </w:rPr>
      </w:pPr>
      <w:r w:rsidDel="00000000" w:rsidR="00000000" w:rsidRPr="00000000">
        <w:rPr>
          <w:b w:val="1"/>
          <w:bCs w:val="1"/>
          <w:rtl w:val="0"/>
        </w:rPr>
        <w:t xml:space="preserve">H2: Your Local Early Learning Experts in Box Hill</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Our deep understanding of Box Hill's unique character sets us apart. We're not just located near Box Hill; we're integral to this community's growth story. Our team includes educators who understand the specific transition requirements for local schools, the importance of cultural diversity in our programs, and the aspirations of families who've chosen this dynamic suburb for their future.</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All our programs fully comply with the National Quality Framework (NQF) as regulated by the NSW Department of Education, so that we maintain the highest standards of safety and educational outcomes. This compliance extends beyond basic requirements; we've invested in premium shade structures and UV protection systems that exceed NQF standards, recognising the intensity of our Western Sydney climate.</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Our location provides convenient access for families throughout Box Hill and The Gables, with secure parking and a welcoming entrance designed for smooth morning transitions. We've created an environment where both children and parents feel valued, supported, and part of something special.</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[Join our thriving Box Hill learning community today.]</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b w:val="1"/>
          <w:bCs w:val="1"/>
        </w:rPr>
      </w:pPr>
      <w:r w:rsidDel="00000000" w:rsidR="00000000" w:rsidRPr="00000000">
        <w:rPr>
          <w:b w:val="1"/>
          <w:bCs w:val="1"/>
          <w:rtl w:val="0"/>
        </w:rPr>
        <w:t xml:space="preserve">H2: Why Choose Our Preschool Near Box Hill</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b w:val="1"/>
          <w:bCs w:val="1"/>
        </w:rPr>
      </w:pPr>
      <w:r w:rsidDel="00000000" w:rsidR="00000000" w:rsidRPr="00000000">
        <w:rPr>
          <w:b w:val="1"/>
          <w:bCs w:val="1"/>
          <w:rtl w:val="0"/>
        </w:rPr>
        <w:t xml:space="preserve">Tailored for Your Growing Community</w:t>
      </w:r>
    </w:p>
    <w:p w:rsidR="00000000" w:rsidDel="00000000" w:rsidP="00000000" w:rsidRDefault="00000000" w:rsidRPr="00000000" w14:paraId="0000041B">
      <w:pPr>
        <w:rPr/>
      </w:pPr>
      <w:r w:rsidDel="00000000" w:rsidR="00000000" w:rsidRPr="00000000">
        <w:rPr>
          <w:rtl w:val="0"/>
        </w:rPr>
        <w:t xml:space="preserve">W</w:t>
      </w:r>
      <w:r w:rsidDel="00000000" w:rsidR="00000000" w:rsidRPr="00000000">
        <w:rPr>
          <w:rtl w:val="0"/>
        </w:rPr>
        <w:t xml:space="preserve">e've designed our entire approach around the needs of modern, professional families in Sydney's North-West growth corridor. This means premium facilities, exceptional educators, and programs that prepare children for success at Box Hill Public School and beyond.</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b w:val="1"/>
          <w:bCs w:val="1"/>
        </w:rPr>
      </w:pPr>
      <w:r w:rsidDel="00000000" w:rsidR="00000000" w:rsidRPr="00000000">
        <w:rPr>
          <w:b w:val="1"/>
          <w:bCs w:val="1"/>
          <w:rtl w:val="0"/>
        </w:rPr>
        <w:t xml:space="preserve">Excellence in Early Education</w:t>
      </w:r>
    </w:p>
    <w:p w:rsidR="00000000" w:rsidDel="00000000" w:rsidP="00000000" w:rsidRDefault="00000000" w:rsidRPr="00000000" w14:paraId="0000041E">
      <w:pPr>
        <w:numPr>
          <w:ilvl w:val="0"/>
          <w:numId w:val="47"/>
        </w:numPr>
        <w:ind w:left="720" w:hanging="360"/>
        <w:rPr>
          <w:u w:val="none"/>
        </w:rPr>
      </w:pPr>
      <w:r w:rsidDel="00000000" w:rsidR="00000000" w:rsidRPr="00000000">
        <w:rPr>
          <w:rtl w:val="0"/>
        </w:rPr>
        <w:t xml:space="preserve">Qualified educators with specialised early childhood degrees.</w:t>
      </w:r>
    </w:p>
    <w:p w:rsidR="00000000" w:rsidDel="00000000" w:rsidP="00000000" w:rsidRDefault="00000000" w:rsidRPr="00000000" w14:paraId="0000041F">
      <w:pPr>
        <w:numPr>
          <w:ilvl w:val="0"/>
          <w:numId w:val="47"/>
        </w:numPr>
        <w:ind w:left="720" w:hanging="360"/>
        <w:rPr>
          <w:u w:val="none"/>
        </w:rPr>
      </w:pPr>
      <w:r w:rsidDel="00000000" w:rsidR="00000000" w:rsidRPr="00000000">
        <w:rPr>
          <w:rtl w:val="0"/>
        </w:rPr>
        <w:t xml:space="preserve">Low educator-to-child ratios so that each child receives individual attention.</w:t>
      </w:r>
    </w:p>
    <w:p w:rsidR="00000000" w:rsidDel="00000000" w:rsidP="00000000" w:rsidRDefault="00000000" w:rsidRPr="00000000" w14:paraId="00000420">
      <w:pPr>
        <w:numPr>
          <w:ilvl w:val="0"/>
          <w:numId w:val="47"/>
        </w:numPr>
        <w:ind w:left="720" w:hanging="360"/>
        <w:rPr>
          <w:u w:val="none"/>
        </w:rPr>
      </w:pPr>
      <w:r w:rsidDel="00000000" w:rsidR="00000000" w:rsidRPr="00000000">
        <w:rPr>
          <w:rtl w:val="0"/>
        </w:rPr>
        <w:t xml:space="preserve">Technology-integrated learning including interactive smart boards.</w:t>
      </w:r>
    </w:p>
    <w:p w:rsidR="00000000" w:rsidDel="00000000" w:rsidP="00000000" w:rsidRDefault="00000000" w:rsidRPr="00000000" w14:paraId="00000421">
      <w:pPr>
        <w:numPr>
          <w:ilvl w:val="0"/>
          <w:numId w:val="47"/>
        </w:numPr>
        <w:ind w:left="720" w:hanging="360"/>
        <w:rPr>
          <w:u w:val="none"/>
        </w:rPr>
      </w:pPr>
      <w:r w:rsidDel="00000000" w:rsidR="00000000" w:rsidRPr="00000000">
        <w:rPr>
          <w:rtl w:val="0"/>
        </w:rPr>
        <w:t xml:space="preserve">Wide-ranging school transition programs with local primary school familiarity.</w:t>
      </w:r>
    </w:p>
    <w:p w:rsidR="00000000" w:rsidDel="00000000" w:rsidP="00000000" w:rsidRDefault="00000000" w:rsidRPr="00000000" w14:paraId="00000422">
      <w:pPr>
        <w:numPr>
          <w:ilvl w:val="0"/>
          <w:numId w:val="47"/>
        </w:numPr>
        <w:ind w:left="720" w:hanging="360"/>
        <w:rPr>
          <w:u w:val="none"/>
        </w:rPr>
      </w:pPr>
      <w:r w:rsidDel="00000000" w:rsidR="00000000" w:rsidRPr="00000000">
        <w:rPr>
          <w:rtl w:val="0"/>
        </w:rPr>
        <w:t xml:space="preserve">Daily documentation of your child's learning journey via our parent app.</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b w:val="1"/>
          <w:bCs w:val="1"/>
        </w:rPr>
      </w:pPr>
      <w:r w:rsidDel="00000000" w:rsidR="00000000" w:rsidRPr="00000000">
        <w:rPr>
          <w:b w:val="1"/>
          <w:bCs w:val="1"/>
          <w:rtl w:val="0"/>
        </w:rPr>
        <w:t xml:space="preserve">Modern Facilities Matching Your Standards</w:t>
      </w:r>
    </w:p>
    <w:p w:rsidR="00000000" w:rsidDel="00000000" w:rsidP="00000000" w:rsidRDefault="00000000" w:rsidRPr="00000000" w14:paraId="00000426">
      <w:pPr>
        <w:rPr/>
      </w:pPr>
      <w:r w:rsidDel="00000000" w:rsidR="00000000" w:rsidRPr="00000000">
        <w:rPr>
          <w:rtl w:val="0"/>
        </w:rPr>
        <w:t xml:space="preserve">Just as you've chosen a quality home in Box Hill, you deserve an early learning centre that reflects those standards. Our facilities feature:</w:t>
      </w:r>
    </w:p>
    <w:p w:rsidR="00000000" w:rsidDel="00000000" w:rsidP="00000000" w:rsidRDefault="00000000" w:rsidRPr="00000000" w14:paraId="00000427">
      <w:pPr>
        <w:numPr>
          <w:ilvl w:val="0"/>
          <w:numId w:val="21"/>
        </w:numPr>
        <w:ind w:left="720" w:hanging="360"/>
        <w:rPr>
          <w:u w:val="none"/>
        </w:rPr>
      </w:pPr>
      <w:r w:rsidDel="00000000" w:rsidR="00000000" w:rsidRPr="00000000">
        <w:rPr>
          <w:rtl w:val="0"/>
        </w:rPr>
        <w:t xml:space="preserve">Contemporary learning studios with natural materials and calming colour palettes.</w:t>
      </w:r>
    </w:p>
    <w:p w:rsidR="00000000" w:rsidDel="00000000" w:rsidP="00000000" w:rsidRDefault="00000000" w:rsidRPr="00000000" w14:paraId="00000428">
      <w:pPr>
        <w:numPr>
          <w:ilvl w:val="0"/>
          <w:numId w:val="21"/>
        </w:numPr>
        <w:ind w:left="720" w:hanging="360"/>
        <w:rPr>
          <w:u w:val="none"/>
        </w:rPr>
      </w:pPr>
      <w:r w:rsidDel="00000000" w:rsidR="00000000" w:rsidRPr="00000000">
        <w:rPr>
          <w:rtl w:val="0"/>
        </w:rPr>
        <w:t xml:space="preserve">Dedicated spaces for different age groups and learning styles.</w:t>
      </w:r>
    </w:p>
    <w:p w:rsidR="00000000" w:rsidDel="00000000" w:rsidP="00000000" w:rsidRDefault="00000000" w:rsidRPr="00000000" w14:paraId="00000429">
      <w:pPr>
        <w:numPr>
          <w:ilvl w:val="0"/>
          <w:numId w:val="21"/>
        </w:numPr>
        <w:ind w:left="720" w:hanging="360"/>
        <w:rPr>
          <w:u w:val="none"/>
        </w:rPr>
      </w:pPr>
      <w:r w:rsidDel="00000000" w:rsidR="00000000" w:rsidRPr="00000000">
        <w:rPr>
          <w:rtl w:val="0"/>
        </w:rPr>
        <w:t xml:space="preserve">Secure outdoor environments with nature play elements.</w:t>
      </w:r>
    </w:p>
    <w:p w:rsidR="00000000" w:rsidDel="00000000" w:rsidP="00000000" w:rsidRDefault="00000000" w:rsidRPr="00000000" w14:paraId="0000042A">
      <w:pPr>
        <w:numPr>
          <w:ilvl w:val="0"/>
          <w:numId w:val="21"/>
        </w:numPr>
        <w:ind w:left="720" w:hanging="360"/>
        <w:rPr>
          <w:u w:val="none"/>
        </w:rPr>
      </w:pPr>
      <w:r w:rsidDel="00000000" w:rsidR="00000000" w:rsidRPr="00000000">
        <w:rPr>
          <w:rtl w:val="0"/>
        </w:rPr>
        <w:t xml:space="preserve">State-of-the-art safety and security systems.</w:t>
      </w:r>
    </w:p>
    <w:p w:rsidR="00000000" w:rsidDel="00000000" w:rsidP="00000000" w:rsidRDefault="00000000" w:rsidRPr="00000000" w14:paraId="0000042B">
      <w:pPr>
        <w:numPr>
          <w:ilvl w:val="0"/>
          <w:numId w:val="21"/>
        </w:numPr>
        <w:ind w:left="720" w:hanging="360"/>
        <w:rPr>
          <w:u w:val="none"/>
        </w:rPr>
      </w:pPr>
      <w:r w:rsidDel="00000000" w:rsidR="00000000" w:rsidRPr="00000000">
        <w:rPr>
          <w:rtl w:val="0"/>
        </w:rPr>
        <w:t xml:space="preserve">Sustainable practices including solar panels and water conservation.</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b w:val="1"/>
          <w:bCs w:val="1"/>
        </w:rPr>
      </w:pPr>
      <w:r w:rsidDel="00000000" w:rsidR="00000000" w:rsidRPr="00000000">
        <w:rPr>
          <w:b w:val="1"/>
          <w:bCs w:val="1"/>
          <w:rtl w:val="0"/>
        </w:rPr>
        <w:t xml:space="preserve">Q: What makes your preschool different from other centres near Box Hill?</w:t>
      </w:r>
    </w:p>
    <w:p w:rsidR="00000000" w:rsidDel="00000000" w:rsidP="00000000" w:rsidRDefault="00000000" w:rsidRPr="00000000" w14:paraId="00000430">
      <w:pPr>
        <w:rPr>
          <w:b w:val="1"/>
          <w:bCs w:val="1"/>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Our centre specifically caters to Box Hill's rapidly growing community. We understand the unique challenges of securing quality early learning in a high-demand area and have structured our services accordingly. From our modern facilities matching the suburb's contemporary homes to our strong connections with Box Hill Public School, we're truly embedded in this community.</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b w:val="1"/>
          <w:bCs w:val="1"/>
        </w:rPr>
      </w:pPr>
      <w:r w:rsidDel="00000000" w:rsidR="00000000" w:rsidRPr="00000000">
        <w:rPr>
          <w:b w:val="1"/>
          <w:bCs w:val="1"/>
          <w:rtl w:val="0"/>
        </w:rPr>
        <w:t xml:space="preserve">Q: How do you handle the high demand for places?</w:t>
      </w:r>
    </w:p>
    <w:p w:rsidR="00000000" w:rsidDel="00000000" w:rsidP="00000000" w:rsidRDefault="00000000" w:rsidRPr="00000000" w14:paraId="00000434">
      <w:pPr>
        <w:rPr>
          <w:b w:val="1"/>
          <w:bCs w:val="1"/>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We operate a transparent waitlist system with priority given to siblings and families who engage early. Our expanded capacity helps meet Box Hill's growing needs, while our variety of attendance options, including 2, 3, </w:t>
      </w:r>
      <w:ins w:author="Cassandra Gorman" w:id="73" w:date="2026-05-13T03:03:41Z">
        <w:r w:rsidDel="00000000" w:rsidR="00000000" w:rsidRPr="00000000">
          <w:rPr>
            <w:rtl w:val="0"/>
          </w:rPr>
          <w:t xml:space="preserve">4 </w:t>
        </w:r>
      </w:ins>
      <w:r w:rsidDel="00000000" w:rsidR="00000000" w:rsidRPr="00000000">
        <w:rPr>
          <w:rtl w:val="0"/>
        </w:rPr>
        <w:t xml:space="preserve">or 5-day programs, creates more opportunities for families to secure places.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b w:val="1"/>
          <w:bCs w:val="1"/>
        </w:rPr>
      </w:pPr>
      <w:r w:rsidDel="00000000" w:rsidR="00000000" w:rsidRPr="00000000">
        <w:rPr>
          <w:b w:val="1"/>
          <w:bCs w:val="1"/>
          <w:rtl w:val="0"/>
        </w:rPr>
        <w:t xml:space="preserve">Q: What school readiness programs do you offer?</w:t>
      </w:r>
    </w:p>
    <w:p w:rsidR="00000000" w:rsidDel="00000000" w:rsidP="00000000" w:rsidRDefault="00000000" w:rsidRPr="00000000" w14:paraId="00000438">
      <w:pPr>
        <w:rPr>
          <w:b w:val="1"/>
          <w:bCs w:val="1"/>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Our end-to-end school readiness curriculum begins from age three, progressively building the academic, social, and emotional skills children need for a successful transition to formal schooling. We maintain strong relationships with Box Hill Public School and understand their specific expectations, so that our graduates experience smooth transitions.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b w:val="1"/>
          <w:bCs w:val="1"/>
        </w:rPr>
      </w:pPr>
      <w:r w:rsidDel="00000000" w:rsidR="00000000" w:rsidRPr="00000000">
        <w:rPr>
          <w:b w:val="1"/>
          <w:bCs w:val="1"/>
          <w:rtl w:val="0"/>
        </w:rPr>
        <w:t xml:space="preserve">Q: How do you support new families in the area?</w:t>
      </w:r>
    </w:p>
    <w:p w:rsidR="00000000" w:rsidDel="00000000" w:rsidP="00000000" w:rsidRDefault="00000000" w:rsidRPr="00000000" w14:paraId="0000043C">
      <w:pPr>
        <w:rPr>
          <w:b w:val="1"/>
          <w:bCs w:val="1"/>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Recognising that many Box Hill families are new to the area, we've created multiple touchpoints for community building. These include welcome meetings for new families, parent social events, a buddy system connecting new families with established ones, and regular communication about local family activities and resources.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b w:val="1"/>
          <w:bCs w:val="1"/>
        </w:rPr>
      </w:pPr>
      <w:r w:rsidDel="00000000" w:rsidR="00000000" w:rsidRPr="00000000">
        <w:rPr>
          <w:b w:val="1"/>
          <w:bCs w:val="1"/>
          <w:rtl w:val="0"/>
        </w:rPr>
        <w:t xml:space="preserve">Q: Does the preschool program follow a specific curriculum?</w:t>
      </w:r>
    </w:p>
    <w:p w:rsidR="00000000" w:rsidDel="00000000" w:rsidP="00000000" w:rsidRDefault="00000000" w:rsidRPr="00000000" w14:paraId="00000440">
      <w:pPr>
        <w:rPr>
          <w:b w:val="1"/>
          <w:bCs w:val="1"/>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We follow the Early Years Learning Framework (EYLF) of Australia, which emphasizes "Belonging, Being, and Becoming," tailored with a strong focus on STEAM and school readiness.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b w:val="1"/>
          <w:bCs w:val="1"/>
        </w:rPr>
      </w:pPr>
      <w:r w:rsidDel="00000000" w:rsidR="00000000" w:rsidRPr="00000000">
        <w:rPr>
          <w:b w:val="1"/>
          <w:bCs w:val="1"/>
          <w:rtl w:val="0"/>
        </w:rPr>
        <w:t xml:space="preserve">Q: Can I change my child's preschool days?</w:t>
      </w:r>
    </w:p>
    <w:p w:rsidR="00000000" w:rsidDel="00000000" w:rsidP="00000000" w:rsidRDefault="00000000" w:rsidRPr="00000000" w14:paraId="00000444">
      <w:pPr>
        <w:rPr>
          <w:b w:val="1"/>
          <w:bCs w:val="1"/>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Subject to availability, we allow families to request a change of days. We recommend providing at least two weeks' notice to accommodate these changes within our staffing ratios.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b w:val="1"/>
          <w:bCs w:val="1"/>
        </w:rPr>
      </w:pPr>
      <w:r w:rsidDel="00000000" w:rsidR="00000000" w:rsidRPr="00000000">
        <w:rPr>
          <w:b w:val="1"/>
          <w:bCs w:val="1"/>
          <w:rtl w:val="0"/>
        </w:rPr>
        <w:t xml:space="preserve">Q: What are the transition procedures for Box Hill Public School?</w:t>
      </w:r>
    </w:p>
    <w:p w:rsidR="00000000" w:rsidDel="00000000" w:rsidP="00000000" w:rsidRDefault="00000000" w:rsidRPr="00000000" w14:paraId="00000448">
      <w:pPr>
        <w:rPr>
          <w:b w:val="1"/>
          <w:bCs w:val="1"/>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We maintain a close relationship with Box Hill Public, sharing curriculum insights and organizing transition-to-school orientations to ensure our graduates feel confident on their first day.</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b w:val="1"/>
          <w:bCs w:val="1"/>
        </w:rPr>
      </w:pPr>
      <w:r w:rsidDel="00000000" w:rsidR="00000000" w:rsidRPr="00000000">
        <w:rPr>
          <w:b w:val="1"/>
          <w:bCs w:val="1"/>
          <w:rtl w:val="0"/>
        </w:rPr>
        <w:t xml:space="preserve">Q: What are your fees and funding options?</w:t>
      </w:r>
    </w:p>
    <w:p w:rsidR="00000000" w:rsidDel="00000000" w:rsidP="00000000" w:rsidRDefault="00000000" w:rsidRPr="00000000" w14:paraId="0000044C">
      <w:pPr>
        <w:rPr>
          <w:b w:val="1"/>
          <w:bCs w:val="1"/>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We offer competitive fees reflecting our premium service quality, with a variety of attendance options to suit different budgets. All eligible families can access the Child Care Subsidy, and we provide clear fee information during your initial consultation, so that there are no surprises.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Your search for exceptional early learning in one of Sydney's fastest-growing suburbs ends here. Our preschool near Box Hill combines educational excellence with genuine community spirit, housed in facilities that match the quality and aspirations of local families. With 2027 primary school enrolments fast approaching and demand continuing to surge, now is the time to secure your child's place in our sought-after program. Don't let the waitlist anxiety that affects so many Box Hill families impact your child's early learning journey.</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[Contact us today to arrange your customised tour and find out why discerning Box Hill families choose us for their children's crucial early years.]</w:t>
      </w:r>
      <w:r w:rsidDel="00000000" w:rsidR="00000000" w:rsidRPr="00000000">
        <w:br w:type="page"/>
      </w:r>
      <w:r w:rsidDel="00000000" w:rsidR="00000000" w:rsidRPr="00000000">
        <w:rPr>
          <w:rtl w:val="0"/>
        </w:rPr>
      </w:r>
    </w:p>
    <w:p w:rsidR="00000000" w:rsidDel="00000000" w:rsidP="00000000" w:rsidRDefault="00000000" w:rsidRPr="00000000" w14:paraId="00000452">
      <w:pPr>
        <w:pStyle w:val="Heading1"/>
        <w:rPr>
          <w:b w:val="1"/>
          <w:bCs w:val="1"/>
        </w:rPr>
      </w:pPr>
      <w:bookmarkStart w:colFirst="0" w:colLast="0" w:name="_gzs1v2lgkzuc" w:id="9"/>
      <w:bookmarkEnd w:id="9"/>
      <w:r w:rsidDel="00000000" w:rsidR="00000000" w:rsidRPr="00000000">
        <w:rPr>
          <w:b w:val="1"/>
          <w:bCs w:val="1"/>
          <w:rtl w:val="0"/>
        </w:rPr>
        <w:t xml:space="preserve">Page 10 </w:t>
      </w:r>
    </w:p>
    <w:p w:rsidR="00000000" w:rsidDel="00000000" w:rsidP="00000000" w:rsidRDefault="00000000" w:rsidRPr="00000000" w14:paraId="00000453">
      <w:pPr>
        <w:rPr>
          <w:b w:val="1"/>
          <w:bCs w:val="1"/>
        </w:rPr>
      </w:pPr>
      <w:r w:rsidDel="00000000" w:rsidR="00000000" w:rsidRPr="00000000">
        <w:rPr>
          <w:b w:val="1"/>
          <w:bCs w:val="1"/>
          <w:rtl w:val="0"/>
        </w:rPr>
        <w:t xml:space="preserve">URL: https://flourishelc.com.au/preschool-vineyard-nsw/</w:t>
      </w:r>
    </w:p>
    <w:p w:rsidR="00000000" w:rsidDel="00000000" w:rsidP="00000000" w:rsidRDefault="00000000" w:rsidRPr="00000000" w14:paraId="00000454">
      <w:pPr>
        <w:rPr/>
      </w:pPr>
      <w:r w:rsidDel="00000000" w:rsidR="00000000" w:rsidRPr="00000000">
        <w:rPr>
          <w:rtl w:val="0"/>
        </w:rPr>
        <w:t xml:space="preserve">Page Type: Location Page</w:t>
      </w:r>
    </w:p>
    <w:p w:rsidR="00000000" w:rsidDel="00000000" w:rsidP="00000000" w:rsidRDefault="00000000" w:rsidRPr="00000000" w14:paraId="00000455">
      <w:pPr>
        <w:rPr/>
      </w:pPr>
      <w:r w:rsidDel="00000000" w:rsidR="00000000" w:rsidRPr="00000000">
        <w:rPr>
          <w:rtl w:val="0"/>
        </w:rPr>
        <w:t xml:space="preserve">Content Type: New Content</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Keywords:</w:t>
      </w:r>
    </w:p>
    <w:p w:rsidR="00000000" w:rsidDel="00000000" w:rsidP="00000000" w:rsidRDefault="00000000" w:rsidRPr="00000000" w14:paraId="00000458">
      <w:pPr>
        <w:rPr>
          <w:b w:val="1"/>
          <w:bCs w:val="1"/>
        </w:rPr>
      </w:pPr>
      <w:r w:rsidDel="00000000" w:rsidR="00000000" w:rsidRPr="00000000">
        <w:rPr>
          <w:b w:val="1"/>
          <w:bCs w:val="1"/>
          <w:rtl w:val="0"/>
        </w:rPr>
        <w:t xml:space="preserve">Primary keyword: preschool near vineyard</w:t>
      </w:r>
    </w:p>
    <w:p w:rsidR="00000000" w:rsidDel="00000000" w:rsidP="00000000" w:rsidRDefault="00000000" w:rsidRPr="00000000" w14:paraId="00000459">
      <w:pPr>
        <w:rPr/>
      </w:pPr>
      <w:r w:rsidDel="00000000" w:rsidR="00000000" w:rsidRPr="00000000">
        <w:rPr>
          <w:rtl w:val="0"/>
        </w:rPr>
        <w:t xml:space="preserve">Secondary keywords: </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b w:val="1"/>
          <w:bCs w:val="1"/>
        </w:rPr>
      </w:pPr>
      <w:r w:rsidDel="00000000" w:rsidR="00000000" w:rsidRPr="00000000">
        <w:rPr>
          <w:b w:val="1"/>
          <w:bCs w:val="1"/>
          <w:rtl w:val="0"/>
        </w:rPr>
        <w:t xml:space="preserve">Content:</w:t>
      </w:r>
    </w:p>
    <w:p w:rsidR="00000000" w:rsidDel="00000000" w:rsidP="00000000" w:rsidRDefault="00000000" w:rsidRPr="00000000" w14:paraId="0000045C">
      <w:pPr>
        <w:rPr/>
      </w:pPr>
      <w:r w:rsidDel="00000000" w:rsidR="00000000" w:rsidRPr="00000000">
        <w:rPr>
          <w:rtl w:val="0"/>
        </w:rPr>
        <w:t xml:space="preserve">Meta Title: Preschool Near Vineyard NSW | Flourish Early Learning</w:t>
      </w:r>
    </w:p>
    <w:p w:rsidR="00000000" w:rsidDel="00000000" w:rsidP="00000000" w:rsidRDefault="00000000" w:rsidRPr="00000000" w14:paraId="0000045D">
      <w:pPr>
        <w:rPr/>
      </w:pPr>
      <w:r w:rsidDel="00000000" w:rsidR="00000000" w:rsidRPr="00000000">
        <w:rPr>
          <w:rtl w:val="0"/>
        </w:rPr>
        <w:t xml:space="preserve">Meta Description: Looking for a preschool near Vineyard? Join our modern learning community where new families connect, children thrive, and school readiness begins. Book a tour today.</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b w:val="1"/>
          <w:bCs w:val="1"/>
        </w:rPr>
      </w:pPr>
      <w:r w:rsidDel="00000000" w:rsidR="00000000" w:rsidRPr="00000000">
        <w:rPr>
          <w:b w:val="1"/>
          <w:bCs w:val="1"/>
          <w:rtl w:val="0"/>
        </w:rPr>
        <w:t xml:space="preserve">H1: Preschool Near Vineyard - Where Your Child's Learning Journey Begins</w:t>
      </w:r>
    </w:p>
    <w:p w:rsidR="00000000" w:rsidDel="00000000" w:rsidP="00000000" w:rsidRDefault="00000000" w:rsidRPr="00000000" w14:paraId="00000460">
      <w:pPr>
        <w:spacing w:after="240" w:before="240" w:lineRule="auto"/>
        <w:rPr/>
      </w:pPr>
      <w:r w:rsidDel="00000000" w:rsidR="00000000" w:rsidRPr="00000000">
        <w:rPr>
          <w:rtl w:val="0"/>
        </w:rPr>
        <w:t xml:space="preserve">Every child's learning journey starts somewhere, and we've built Flourish Early Learning to make that beginning count. Our purpose-built centre near Vineyard offers rich, play-based programs delivered by qualified educators who take the time to understand each child, nurturing curiosity and a genuine love of learning from the very first day.</w:t>
      </w:r>
    </w:p>
    <w:p w:rsidR="00000000" w:rsidDel="00000000" w:rsidP="00000000" w:rsidRDefault="00000000" w:rsidRPr="00000000" w14:paraId="00000461">
      <w:pPr>
        <w:spacing w:after="240" w:before="240" w:lineRule="auto"/>
        <w:rPr/>
      </w:pPr>
      <w:r w:rsidDel="00000000" w:rsidR="00000000" w:rsidRPr="00000000">
        <w:rPr>
          <w:rtl w:val="0"/>
        </w:rPr>
        <w:t xml:space="preserve">For families still finding their feet in a new neighbourhood, we're more than a preschool. Flourish is where Vineyard children make their first friends, where parents connect with one another, and where your family starts to feel truly at home.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b w:val="1"/>
          <w:bCs w:val="1"/>
        </w:rPr>
      </w:pPr>
      <w:r w:rsidDel="00000000" w:rsidR="00000000" w:rsidRPr="00000000">
        <w:rPr>
          <w:b w:val="1"/>
          <w:bCs w:val="1"/>
          <w:rtl w:val="0"/>
        </w:rPr>
        <w:t xml:space="preserve">H2: Understanding Your Vineyard Family's Needs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Moving into one of Vineyard's modern, open-plan homes represents a significant investment in your family's future. We understand that with this new beginning comes unique challenges that go beyond finding quality early education.</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b w:val="1"/>
          <w:bCs w:val="1"/>
        </w:rPr>
      </w:pPr>
      <w:r w:rsidDel="00000000" w:rsidR="00000000" w:rsidRPr="00000000">
        <w:rPr>
          <w:b w:val="1"/>
          <w:bCs w:val="1"/>
          <w:rtl w:val="0"/>
        </w:rPr>
        <w:t xml:space="preserve">H3: Building Community Connections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At Flourish Early Learning, we serve as more than an educational facility. We're a community anchor where lasting local connections begin. Our regular family events, parent coffee mornings, and collaborative learning programmes create natural opportunities for families to meet and build their support networks.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b w:val="1"/>
          <w:bCs w:val="1"/>
        </w:rPr>
      </w:pPr>
      <w:r w:rsidDel="00000000" w:rsidR="00000000" w:rsidRPr="00000000">
        <w:rPr>
          <w:b w:val="1"/>
          <w:bCs w:val="1"/>
          <w:rtl w:val="0"/>
        </w:rPr>
        <w:t xml:space="preserve">H3: Making Sure Your Child Is School Ready</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With long commutes to business parks like Norwest or the CBD, dual-income households need confidence that their children are receiving structured, high-quality learning experiences. Our extensive curriculum focuses on school readiness, incorporating literacy, numeracy, and social skills development that prepares children for their next educational milestone. </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[Book a tour today] and check out how we're helping Vineyard families build connections while preparing children for academic success.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b w:val="1"/>
          <w:bCs w:val="1"/>
        </w:rPr>
      </w:pPr>
      <w:r w:rsidDel="00000000" w:rsidR="00000000" w:rsidRPr="00000000">
        <w:rPr>
          <w:b w:val="1"/>
          <w:bCs w:val="1"/>
          <w:rtl w:val="0"/>
        </w:rPr>
        <w:t xml:space="preserve">H2: Your Local Early Learning Experts in Vineyard</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Operating in</w:t>
      </w:r>
      <w:ins w:author="Cassandra Gorman" w:id="74" w:date="2026-05-13T03:04:33Z">
        <w:r w:rsidDel="00000000" w:rsidR="00000000" w:rsidRPr="00000000">
          <w:rPr>
            <w:rtl w:val="0"/>
          </w:rPr>
          <w:t xml:space="preserve"> easy commuting distance to</w:t>
        </w:r>
      </w:ins>
      <w:r w:rsidDel="00000000" w:rsidR="00000000" w:rsidRPr="00000000">
        <w:rPr>
          <w:rtl w:val="0"/>
        </w:rPr>
        <w:t xml:space="preserve"> Vineyard means understanding the specific Development Control Plans for childcare across Hawkesbury, Blacktown, and The Hills councils. Our facility fully complies with the stringent safety, parking, and noise requirements of the relevant local authority, making sure we meet and exceed all regulatory standards.</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Located moments from the new parklands along the Killarney Chain of Ponds, our preschool near Vineyard is perfectly positioned for local families. We've created bright, modern classrooms that complement the contemporary lifestyle of Vineyard's new estates, providing a stress-free transition between home and learning environments.</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The high percentage of children aged 0-4 in Vineyard means competition for quality places is high. We designed our purpose-built centre from the ground up to accommodate this demand while maintaining the intimate, nurturing environment vital for early learning.</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[Secure your child's place] in Vineyard's premier early learning community before spaces fill.</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b w:val="1"/>
          <w:bCs w:val="1"/>
        </w:rPr>
      </w:pPr>
      <w:r w:rsidDel="00000000" w:rsidR="00000000" w:rsidRPr="00000000">
        <w:rPr>
          <w:b w:val="1"/>
          <w:bCs w:val="1"/>
          <w:rtl w:val="0"/>
        </w:rPr>
        <w:t xml:space="preserve">H2: Why Choose Flourish Early Learning</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Our approach goes beyond traditional childcare to address the specific needs of Vineyard's young, aspirational families. Here's what sets us apart:</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 </w:t>
      </w:r>
      <w:r w:rsidDel="00000000" w:rsidR="00000000" w:rsidRPr="00000000">
        <w:rPr>
          <w:b w:val="1"/>
          <w:bCs w:val="1"/>
          <w:rtl w:val="0"/>
        </w:rPr>
        <w:t xml:space="preserve">Purpose-Built for Modern Families</w:t>
      </w:r>
      <w:r w:rsidDel="00000000" w:rsidR="00000000" w:rsidRPr="00000000">
        <w:rPr>
          <w:rtl w:val="0"/>
        </w:rPr>
        <w:t xml:space="preserve">: Our contemporary facility mirrors the open-plan, light-filled homes you live in, creating a familiar environment where children feel secure and ready to learn.</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 </w:t>
      </w:r>
      <w:r w:rsidDel="00000000" w:rsidR="00000000" w:rsidRPr="00000000">
        <w:rPr>
          <w:b w:val="1"/>
          <w:bCs w:val="1"/>
          <w:rtl w:val="0"/>
        </w:rPr>
        <w:t xml:space="preserve">Community Hub Philosophy</w:t>
      </w:r>
      <w:r w:rsidDel="00000000" w:rsidR="00000000" w:rsidRPr="00000000">
        <w:rPr>
          <w:rtl w:val="0"/>
        </w:rPr>
        <w:t xml:space="preserve">: We actively facilitate connections between families, hosting regular events that transform new neighbours into lifelong friends.</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 </w:t>
      </w:r>
      <w:r w:rsidDel="00000000" w:rsidR="00000000" w:rsidRPr="00000000">
        <w:rPr>
          <w:b w:val="1"/>
          <w:bCs w:val="1"/>
          <w:rtl w:val="0"/>
        </w:rPr>
        <w:t xml:space="preserve">Extensive Safety Protocols</w:t>
      </w:r>
      <w:r w:rsidDel="00000000" w:rsidR="00000000" w:rsidRPr="00000000">
        <w:rPr>
          <w:rtl w:val="0"/>
        </w:rPr>
        <w:t xml:space="preserve">: Our documented bushfire safety plan and strict compliance with local council regulations demonstrate our commitment to exceeding safety standards.</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 </w:t>
      </w:r>
      <w:r w:rsidDel="00000000" w:rsidR="00000000" w:rsidRPr="00000000">
        <w:rPr>
          <w:b w:val="1"/>
          <w:bCs w:val="1"/>
          <w:rtl w:val="0"/>
        </w:rPr>
        <w:t xml:space="preserve">Educational Excellence</w:t>
      </w:r>
      <w:r w:rsidDel="00000000" w:rsidR="00000000" w:rsidRPr="00000000">
        <w:rPr>
          <w:rtl w:val="0"/>
        </w:rPr>
        <w:t xml:space="preserve">: Structured programmes designed for busy professionals who need confidence in their child's school readiness.</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 </w:t>
      </w:r>
      <w:r w:rsidDel="00000000" w:rsidR="00000000" w:rsidRPr="00000000">
        <w:rPr>
          <w:b w:val="1"/>
          <w:bCs w:val="1"/>
          <w:rtl w:val="0"/>
        </w:rPr>
        <w:t xml:space="preserve">Flexible Scheduling</w:t>
      </w:r>
      <w:r w:rsidDel="00000000" w:rsidR="00000000" w:rsidRPr="00000000">
        <w:rPr>
          <w:rtl w:val="0"/>
        </w:rPr>
        <w:t xml:space="preserve">: Understanding the demands of commuter parents, we offer extended hours and flexible attendance options.</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 </w:t>
      </w:r>
      <w:r w:rsidDel="00000000" w:rsidR="00000000" w:rsidRPr="00000000">
        <w:rPr>
          <w:b w:val="1"/>
          <w:bCs w:val="1"/>
          <w:rtl w:val="0"/>
        </w:rPr>
        <w:t xml:space="preserve">Industry Experts</w:t>
      </w:r>
      <w:r w:rsidDel="00000000" w:rsidR="00000000" w:rsidRPr="00000000">
        <w:rPr>
          <w:rtl w:val="0"/>
        </w:rPr>
        <w:t xml:space="preserve">: Our qualified team brings knowledge in early childhood development, creating individualised learning journeys for each child.</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We solve the core Vineyard problems of social isolation and educational anxiety for time-poor professionals. Our unique local advantage lies in being a purpose-built community and education hub designed specifically for the demographic and geographic realities of Vineyard in the 2020s.</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b w:val="1"/>
          <w:bCs w:val="1"/>
        </w:rPr>
      </w:pPr>
      <w:r w:rsidDel="00000000" w:rsidR="00000000" w:rsidRPr="00000000">
        <w:rPr>
          <w:b w:val="1"/>
          <w:bCs w:val="1"/>
          <w:rtl w:val="0"/>
        </w:rPr>
        <w:t xml:space="preserve">H2: Our Programmes and Approach</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Whether you're preparing a toddler for their first social experiences or making sure your pre-schooler is ready for kindergarten, our programmes adapt to each developmental stage:</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b w:val="1"/>
          <w:bCs w:val="1"/>
        </w:rPr>
      </w:pPr>
      <w:r w:rsidDel="00000000" w:rsidR="00000000" w:rsidRPr="00000000">
        <w:rPr>
          <w:b w:val="1"/>
          <w:bCs w:val="1"/>
          <w:rtl w:val="0"/>
        </w:rPr>
        <w:t xml:space="preserve">H3: Toddler Programmes (18 months - 3 years)</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Our toddler rooms focus on exploration and discovery, with sensory play areas and structured activities that build foundational skills. Small group sizes make sure we provide targeted attention while encouraging social development.</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b w:val="1"/>
          <w:bCs w:val="1"/>
        </w:rPr>
      </w:pPr>
      <w:r w:rsidDel="00000000" w:rsidR="00000000" w:rsidRPr="00000000">
        <w:rPr>
          <w:b w:val="1"/>
          <w:bCs w:val="1"/>
          <w:rtl w:val="0"/>
        </w:rPr>
        <w:t xml:space="preserve">H3: Preschool Programmes (3-5 years)</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School readiness sits at the heart of our preschool curriculum. Through play-based learning integrated with formal educational elements, children develop the academic and social skills needed for a successful transition to primary school.</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del w:author="Cassandra Gorman" w:id="75" w:date="2026-05-13T03:05:19Z"/>
          <w:b w:val="1"/>
          <w:bCs w:val="1"/>
        </w:rPr>
      </w:pPr>
      <w:del w:author="Cassandra Gorman" w:id="75" w:date="2026-05-13T03:05:19Z">
        <w:r w:rsidDel="00000000" w:rsidR="00000000" w:rsidRPr="00000000">
          <w:rPr>
            <w:b w:val="1"/>
            <w:bCs w:val="1"/>
            <w:rtl w:val="0"/>
          </w:rPr>
          <w:delText xml:space="preserve">H3: Before and After School Care</w:delText>
        </w:r>
      </w:del>
    </w:p>
    <w:p w:rsidR="00000000" w:rsidDel="00000000" w:rsidP="00000000" w:rsidRDefault="00000000" w:rsidRPr="00000000" w14:paraId="0000049B">
      <w:pPr>
        <w:rPr>
          <w:del w:author="Cassandra Gorman" w:id="75" w:date="2026-05-13T03:05:19Z"/>
        </w:rPr>
      </w:pPr>
      <w:del w:author="Cassandra Gorman" w:id="75" w:date="2026-05-13T03:05:19Z">
        <w:r w:rsidDel="00000000" w:rsidR="00000000" w:rsidRPr="00000000">
          <w:rPr>
            <w:rtl w:val="0"/>
          </w:rPr>
        </w:r>
      </w:del>
    </w:p>
    <w:p w:rsidR="00000000" w:rsidDel="00000000" w:rsidP="00000000" w:rsidRDefault="00000000" w:rsidRPr="00000000" w14:paraId="0000049C">
      <w:pPr>
        <w:rPr/>
      </w:pPr>
      <w:del w:author="Cassandra Gorman" w:id="75" w:date="2026-05-13T03:05:19Z">
        <w:r w:rsidDel="00000000" w:rsidR="00000000" w:rsidRPr="00000000">
          <w:rPr>
            <w:rtl w:val="0"/>
          </w:rPr>
          <w:delText xml:space="preserve">For families with older siblings, our extensive care options support your entire family's schedule, creating consistency across your children's educational journey.</w:delText>
        </w:r>
      </w:del>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b w:val="1"/>
          <w:bCs w:val="1"/>
        </w:rPr>
      </w:pPr>
      <w:r w:rsidDel="00000000" w:rsidR="00000000" w:rsidRPr="00000000">
        <w:rPr>
          <w:b w:val="1"/>
          <w:bCs w:val="1"/>
          <w:rtl w:val="0"/>
        </w:rPr>
        <w:t xml:space="preserve">Q: What makes your preschool near Vineyard different from other centres?</w:t>
      </w:r>
    </w:p>
    <w:p w:rsidR="00000000" w:rsidDel="00000000" w:rsidP="00000000" w:rsidRDefault="00000000" w:rsidRPr="00000000" w14:paraId="000004A1">
      <w:pPr>
        <w:rPr>
          <w:b w:val="1"/>
          <w:bCs w:val="1"/>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We specifically designed our centre for Vineyard's unique community needs. </w:t>
      </w:r>
      <w:ins w:author="Cassandra Gorman" w:id="76" w:date="2026-05-13T03:05:38Z">
        <w:r w:rsidDel="00000000" w:rsidR="00000000" w:rsidRPr="00000000">
          <w:rPr>
            <w:rtl w:val="0"/>
          </w:rPr>
          <w:t xml:space="preserve">We are a modestly sized centre which lends itself to a more homely learning environment with the benefit of large and expansive outdoor play and learn spaces. </w:t>
        </w:r>
      </w:ins>
      <w:r w:rsidDel="00000000" w:rsidR="00000000" w:rsidRPr="00000000">
        <w:rPr>
          <w:rtl w:val="0"/>
        </w:rPr>
        <w:t xml:space="preserve">From our bushfire safety protocols to our focus on building family connections in a new suburb, every aspect of our service addresses local challenges while delivering exceptional early education.</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b w:val="1"/>
          <w:bCs w:val="1"/>
        </w:rPr>
      </w:pPr>
      <w:r w:rsidDel="00000000" w:rsidR="00000000" w:rsidRPr="00000000">
        <w:rPr>
          <w:b w:val="1"/>
          <w:bCs w:val="1"/>
          <w:rtl w:val="0"/>
        </w:rPr>
        <w:t xml:space="preserve">Q: How do you make sure my child will be ready for school?</w:t>
      </w:r>
    </w:p>
    <w:p w:rsidR="00000000" w:rsidDel="00000000" w:rsidP="00000000" w:rsidRDefault="00000000" w:rsidRPr="00000000" w14:paraId="000004A5">
      <w:pPr>
        <w:rPr>
          <w:b w:val="1"/>
          <w:bCs w:val="1"/>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Our structured curriculum incorporates NSW Early Years Learning Framework guidelines with specific school readiness indicators. Regular assessments and parent communication keep you informed of your child's progress throughout their learning journey.</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b w:val="1"/>
          <w:bCs w:val="1"/>
        </w:rPr>
      </w:pPr>
      <w:r w:rsidDel="00000000" w:rsidR="00000000" w:rsidRPr="00000000">
        <w:rPr>
          <w:b w:val="1"/>
          <w:bCs w:val="1"/>
          <w:rtl w:val="0"/>
        </w:rPr>
        <w:t xml:space="preserve">Q: What safety measures do you have in place?</w:t>
      </w:r>
    </w:p>
    <w:p w:rsidR="00000000" w:rsidDel="00000000" w:rsidP="00000000" w:rsidRDefault="00000000" w:rsidRPr="00000000" w14:paraId="000004A9">
      <w:pPr>
        <w:rPr>
          <w:b w:val="1"/>
          <w:bCs w:val="1"/>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Beyond standard childcare regulations, we maintain an extensive RFS-compliant bushfire emergency plan specific to Vineyard's designation as a Bush Fire Prone Area. Our modern facility includes secure entry systems, CCTV monitoring, and regular safety drills.</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b w:val="1"/>
          <w:bCs w:val="1"/>
        </w:rPr>
      </w:pPr>
      <w:r w:rsidDel="00000000" w:rsidR="00000000" w:rsidRPr="00000000">
        <w:rPr>
          <w:b w:val="1"/>
          <w:bCs w:val="1"/>
          <w:rtl w:val="0"/>
        </w:rPr>
        <w:t xml:space="preserve">Q: How do you help new families connect with the community?</w:t>
      </w:r>
    </w:p>
    <w:p w:rsidR="00000000" w:rsidDel="00000000" w:rsidP="00000000" w:rsidRDefault="00000000" w:rsidRPr="00000000" w14:paraId="000004AD">
      <w:pPr>
        <w:rPr>
          <w:b w:val="1"/>
          <w:bCs w:val="1"/>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We host monthly family events, parent information sessions, and collaborative projects that bring families together. Many parents tell us they've met their closest friends through our centre, creating the village every family needs.</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b w:val="1"/>
          <w:bCs w:val="1"/>
        </w:rPr>
      </w:pPr>
      <w:r w:rsidDel="00000000" w:rsidR="00000000" w:rsidRPr="00000000">
        <w:rPr>
          <w:b w:val="1"/>
          <w:bCs w:val="1"/>
          <w:rtl w:val="0"/>
        </w:rPr>
        <w:t xml:space="preserve">Q: How does the preschool program handle nap times?</w:t>
      </w:r>
    </w:p>
    <w:p w:rsidR="00000000" w:rsidDel="00000000" w:rsidP="00000000" w:rsidRDefault="00000000" w:rsidRPr="00000000" w14:paraId="000004B1">
      <w:pPr>
        <w:rPr>
          <w:b w:val="1"/>
          <w:bCs w:val="1"/>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While we provide rest periods for all children, we recognize that many preschoolers are phasing out naps. We offer "quiet time" with books or puzzles for those who no longer sleep during the day.</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b w:val="1"/>
          <w:bCs w:val="1"/>
        </w:rPr>
      </w:pPr>
      <w:r w:rsidDel="00000000" w:rsidR="00000000" w:rsidRPr="00000000">
        <w:rPr>
          <w:b w:val="1"/>
          <w:bCs w:val="1"/>
          <w:rtl w:val="0"/>
        </w:rPr>
        <w:t xml:space="preserve">Q: Is technology used in the preschool classroom?</w:t>
      </w:r>
    </w:p>
    <w:p w:rsidR="00000000" w:rsidDel="00000000" w:rsidP="00000000" w:rsidRDefault="00000000" w:rsidRPr="00000000" w14:paraId="000004B5">
      <w:pPr>
        <w:rPr>
          <w:b w:val="1"/>
          <w:bCs w:val="1"/>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We use age-appropriate technology, such as interactive tablets and smartboards, as tools for research and creative projects, ensuring children develop digital literacy in a controlled, educational way.</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b w:val="1"/>
          <w:bCs w:val="1"/>
        </w:rPr>
      </w:pPr>
      <w:r w:rsidDel="00000000" w:rsidR="00000000" w:rsidRPr="00000000">
        <w:rPr>
          <w:b w:val="1"/>
          <w:bCs w:val="1"/>
          <w:rtl w:val="0"/>
        </w:rPr>
        <w:t xml:space="preserve">Q: What are your hours of operation?</w:t>
      </w:r>
    </w:p>
    <w:p w:rsidR="00000000" w:rsidDel="00000000" w:rsidP="00000000" w:rsidRDefault="00000000" w:rsidRPr="00000000" w14:paraId="000004B9">
      <w:pPr>
        <w:rPr>
          <w:b w:val="1"/>
          <w:bCs w:val="1"/>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W</w:t>
      </w:r>
      <w:r w:rsidDel="00000000" w:rsidR="00000000" w:rsidRPr="00000000">
        <w:rPr>
          <w:rtl w:val="0"/>
        </w:rPr>
        <w:t xml:space="preserve">e offer extended hours from </w:t>
      </w:r>
      <w:del w:author="Cassandra Gorman" w:id="77" w:date="2026-05-13T03:06:54Z">
        <w:r w:rsidDel="00000000" w:rsidR="00000000" w:rsidRPr="00000000">
          <w:rPr>
            <w:rtl w:val="0"/>
          </w:rPr>
          <w:delText xml:space="preserve">6:3</w:delText>
        </w:r>
      </w:del>
      <w:ins w:author="Cassandra Gorman" w:id="77" w:date="2026-05-13T03:06:54Z">
        <w:r w:rsidDel="00000000" w:rsidR="00000000" w:rsidRPr="00000000">
          <w:rPr>
            <w:rtl w:val="0"/>
          </w:rPr>
          <w:t xml:space="preserve">7:0</w:t>
        </w:r>
      </w:ins>
      <w:r w:rsidDel="00000000" w:rsidR="00000000" w:rsidRPr="00000000">
        <w:rPr>
          <w:rtl w:val="0"/>
        </w:rPr>
        <w:t xml:space="preserve">0am to 6:</w:t>
      </w:r>
      <w:ins w:author="Cassandra Gorman" w:id="78" w:date="2026-05-13T03:07:07Z">
        <w:r w:rsidDel="00000000" w:rsidR="00000000" w:rsidRPr="00000000">
          <w:rPr>
            <w:rtl w:val="0"/>
          </w:rPr>
          <w:t xml:space="preserve">0</w:t>
        </w:r>
      </w:ins>
      <w:del w:author="Cassandra Gorman" w:id="78" w:date="2026-05-13T03:07:07Z">
        <w:r w:rsidDel="00000000" w:rsidR="00000000" w:rsidRPr="00000000">
          <w:rPr>
            <w:rtl w:val="0"/>
          </w:rPr>
          <w:delText xml:space="preserve">3</w:delText>
        </w:r>
      </w:del>
      <w:r w:rsidDel="00000000" w:rsidR="00000000" w:rsidRPr="00000000">
        <w:rPr>
          <w:rtl w:val="0"/>
        </w:rPr>
        <w:t xml:space="preserve">0pm, with flexible attendance options to suit your work schedule.</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b w:val="1"/>
          <w:bCs w:val="1"/>
        </w:rPr>
      </w:pPr>
      <w:r w:rsidDel="00000000" w:rsidR="00000000" w:rsidRPr="00000000">
        <w:rPr>
          <w:b w:val="1"/>
          <w:bCs w:val="1"/>
          <w:rtl w:val="0"/>
        </w:rPr>
        <w:t xml:space="preserve">Q: Do you have availability for new enrolments?</w:t>
      </w:r>
    </w:p>
    <w:p w:rsidR="00000000" w:rsidDel="00000000" w:rsidP="00000000" w:rsidRDefault="00000000" w:rsidRPr="00000000" w14:paraId="000004BD">
      <w:pPr>
        <w:rPr>
          <w:b w:val="1"/>
          <w:bCs w:val="1"/>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With new families moving into Vineyard every week, our 202</w:t>
      </w:r>
      <w:ins w:author="Cassandra Gorman" w:id="79" w:date="2026-05-13T03:07:12Z">
        <w:r w:rsidDel="00000000" w:rsidR="00000000" w:rsidRPr="00000000">
          <w:rPr>
            <w:rtl w:val="0"/>
          </w:rPr>
          <w:t xml:space="preserve">6 and 2027</w:t>
        </w:r>
      </w:ins>
      <w:del w:author="Cassandra Gorman" w:id="79" w:date="2026-05-13T03:07:12Z">
        <w:r w:rsidDel="00000000" w:rsidR="00000000" w:rsidRPr="00000000">
          <w:rPr>
            <w:rtl w:val="0"/>
          </w:rPr>
          <w:delText xml:space="preserve">4</w:delText>
        </w:r>
      </w:del>
      <w:r w:rsidDel="00000000" w:rsidR="00000000" w:rsidRPr="00000000">
        <w:rPr>
          <w:rtl w:val="0"/>
        </w:rPr>
        <w:t xml:space="preserve"> enrolments are filling faster than ever. We recommend booking a tour promptly to discuss current availability and secure your child's place.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b w:val="1"/>
          <w:bCs w:val="1"/>
        </w:rPr>
      </w:pPr>
      <w:r w:rsidDel="00000000" w:rsidR="00000000" w:rsidRPr="00000000">
        <w:rPr>
          <w:b w:val="1"/>
          <w:bCs w:val="1"/>
          <w:rtl w:val="0"/>
        </w:rPr>
        <w:t xml:space="preserve">H2: Join Our Vineyard Family Today</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Your investment in a Vineyard home represents your commitment to your family's future. Make the next crucial investment in your child's education and your family's community connections at Flourish Early Learning. Our preschool near Vineyard offers more than exceptional early education – we provide the foundation for lifelong learning and lasting local friendships.</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With Vineyard's continued growth and high demand for quality early learning places, securing your child's enrolment makes sure they'll benefit from our purpose-built facilities, industry experts, and vibrant community atmosphere. </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Don't let another day pass wondering about your child's educational future or feeling disconnected from your new community. [Book a tour today] and find out why Vineyard families trust Flourish Early Learning as their premier choice for early education and community connection. Join us in creating the thriving, connected future your family deserves in beautiful Vineyard.</w:t>
      </w:r>
      <w:r w:rsidDel="00000000" w:rsidR="00000000" w:rsidRPr="00000000">
        <w:br w:type="page"/>
      </w:r>
      <w:r w:rsidDel="00000000" w:rsidR="00000000" w:rsidRPr="00000000">
        <w:rPr>
          <w:rtl w:val="0"/>
        </w:rPr>
      </w:r>
    </w:p>
    <w:p w:rsidR="00000000" w:rsidDel="00000000" w:rsidP="00000000" w:rsidRDefault="00000000" w:rsidRPr="00000000" w14:paraId="000004C7">
      <w:pPr>
        <w:pStyle w:val="Heading1"/>
        <w:rPr>
          <w:b w:val="1"/>
          <w:bCs w:val="1"/>
        </w:rPr>
      </w:pPr>
      <w:bookmarkStart w:colFirst="0" w:colLast="0" w:name="_8qqgqw97st7s" w:id="10"/>
      <w:bookmarkEnd w:id="10"/>
      <w:r w:rsidDel="00000000" w:rsidR="00000000" w:rsidRPr="00000000">
        <w:rPr>
          <w:b w:val="1"/>
          <w:bCs w:val="1"/>
          <w:rtl w:val="0"/>
        </w:rPr>
        <w:t xml:space="preserve">Page 11 </w:t>
      </w:r>
    </w:p>
    <w:p w:rsidR="00000000" w:rsidDel="00000000" w:rsidP="00000000" w:rsidRDefault="00000000" w:rsidRPr="00000000" w14:paraId="000004C8">
      <w:pPr>
        <w:rPr>
          <w:b w:val="1"/>
          <w:bCs w:val="1"/>
        </w:rPr>
      </w:pPr>
      <w:r w:rsidDel="00000000" w:rsidR="00000000" w:rsidRPr="00000000">
        <w:rPr>
          <w:b w:val="1"/>
          <w:bCs w:val="1"/>
          <w:rtl w:val="0"/>
        </w:rPr>
        <w:t xml:space="preserve">URL: https://flourishelc.com.au/preschool-gables-nsw/</w:t>
      </w:r>
    </w:p>
    <w:p w:rsidR="00000000" w:rsidDel="00000000" w:rsidP="00000000" w:rsidRDefault="00000000" w:rsidRPr="00000000" w14:paraId="000004C9">
      <w:pPr>
        <w:rPr/>
      </w:pPr>
      <w:r w:rsidDel="00000000" w:rsidR="00000000" w:rsidRPr="00000000">
        <w:rPr>
          <w:rtl w:val="0"/>
        </w:rPr>
        <w:t xml:space="preserve">Page Type: Location Page</w:t>
      </w:r>
    </w:p>
    <w:p w:rsidR="00000000" w:rsidDel="00000000" w:rsidP="00000000" w:rsidRDefault="00000000" w:rsidRPr="00000000" w14:paraId="000004CA">
      <w:pPr>
        <w:rPr/>
      </w:pPr>
      <w:r w:rsidDel="00000000" w:rsidR="00000000" w:rsidRPr="00000000">
        <w:rPr>
          <w:rtl w:val="0"/>
        </w:rPr>
        <w:t xml:space="preserve">Content Type: New Content</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Keywords:</w:t>
      </w:r>
    </w:p>
    <w:p w:rsidR="00000000" w:rsidDel="00000000" w:rsidP="00000000" w:rsidRDefault="00000000" w:rsidRPr="00000000" w14:paraId="000004CD">
      <w:pPr>
        <w:rPr>
          <w:b w:val="1"/>
          <w:bCs w:val="1"/>
        </w:rPr>
      </w:pPr>
      <w:r w:rsidDel="00000000" w:rsidR="00000000" w:rsidRPr="00000000">
        <w:rPr>
          <w:b w:val="1"/>
          <w:bCs w:val="1"/>
          <w:rtl w:val="0"/>
        </w:rPr>
        <w:t xml:space="preserve">Primary keyword: preschool near gables</w:t>
      </w:r>
    </w:p>
    <w:p w:rsidR="00000000" w:rsidDel="00000000" w:rsidP="00000000" w:rsidRDefault="00000000" w:rsidRPr="00000000" w14:paraId="000004CE">
      <w:pPr>
        <w:rPr/>
      </w:pPr>
      <w:r w:rsidDel="00000000" w:rsidR="00000000" w:rsidRPr="00000000">
        <w:rPr>
          <w:rtl w:val="0"/>
        </w:rPr>
        <w:t xml:space="preserve">Secondary keywords: </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b w:val="1"/>
          <w:bCs w:val="1"/>
        </w:rPr>
      </w:pPr>
      <w:r w:rsidDel="00000000" w:rsidR="00000000" w:rsidRPr="00000000">
        <w:rPr>
          <w:b w:val="1"/>
          <w:bCs w:val="1"/>
          <w:rtl w:val="0"/>
        </w:rPr>
        <w:t xml:space="preserve">Content:</w:t>
      </w:r>
    </w:p>
    <w:p w:rsidR="00000000" w:rsidDel="00000000" w:rsidP="00000000" w:rsidRDefault="00000000" w:rsidRPr="00000000" w14:paraId="000004D1">
      <w:pPr>
        <w:rPr/>
      </w:pPr>
      <w:r w:rsidDel="00000000" w:rsidR="00000000" w:rsidRPr="00000000">
        <w:rPr>
          <w:rtl w:val="0"/>
        </w:rPr>
        <w:t xml:space="preserve">Meta Title: Preschool Near Gables NSW | Premium Early Learning Academy</w:t>
      </w:r>
    </w:p>
    <w:p w:rsidR="00000000" w:rsidDel="00000000" w:rsidP="00000000" w:rsidRDefault="00000000" w:rsidRPr="00000000" w14:paraId="000004D2">
      <w:pPr>
        <w:rPr/>
      </w:pPr>
      <w:r w:rsidDel="00000000" w:rsidR="00000000" w:rsidRPr="00000000">
        <w:rPr>
          <w:rtl w:val="0"/>
        </w:rPr>
        <w:t xml:space="preserve">Meta Description: Looking for a preschool near Gables? Our modern early learning academy provides school readiness programs for families in Sydney's newest premium community.</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b w:val="1"/>
          <w:bCs w:val="1"/>
        </w:rPr>
      </w:pPr>
      <w:r w:rsidDel="00000000" w:rsidR="00000000" w:rsidRPr="00000000">
        <w:rPr>
          <w:b w:val="1"/>
          <w:bCs w:val="1"/>
          <w:rtl w:val="0"/>
        </w:rPr>
        <w:t xml:space="preserve">H1: Preschool Near Gables: Where Educational Excellence Begins</w:t>
      </w:r>
    </w:p>
    <w:p w:rsidR="00000000" w:rsidDel="00000000" w:rsidP="00000000" w:rsidRDefault="00000000" w:rsidRPr="00000000" w14:paraId="000004D5">
      <w:pPr>
        <w:spacing w:after="240" w:before="240" w:lineRule="auto"/>
        <w:rPr/>
      </w:pPr>
      <w:r w:rsidDel="00000000" w:rsidR="00000000" w:rsidRPr="00000000">
        <w:rPr>
          <w:rtl w:val="0"/>
        </w:rPr>
        <w:t xml:space="preserve">Educational excellence doesn't happen by accident. It begins with qualified educators who are genuinely invested in each child, purposeful programs built on evidence-based practice, and an environment designed to inspire curiosity from the very first day.</w:t>
      </w:r>
    </w:p>
    <w:p w:rsidR="00000000" w:rsidDel="00000000" w:rsidP="00000000" w:rsidRDefault="00000000" w:rsidRPr="00000000" w14:paraId="000004D6">
      <w:pPr>
        <w:spacing w:after="240" w:before="240" w:lineRule="auto"/>
        <w:rPr/>
      </w:pPr>
      <w:r w:rsidDel="00000000" w:rsidR="00000000" w:rsidRPr="00000000">
        <w:rPr>
          <w:rtl w:val="0"/>
        </w:rPr>
        <w:t xml:space="preserve">At our purpose-built centre near Gables, that's exactly what we've created. Whether your child is taking their first steps into early learning or building on foundations already laid, we're here to make sure those beginnings are the best they can be.</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b w:val="1"/>
          <w:bCs w:val="1"/>
        </w:rPr>
      </w:pPr>
      <w:r w:rsidDel="00000000" w:rsidR="00000000" w:rsidRPr="00000000">
        <w:rPr>
          <w:b w:val="1"/>
          <w:bCs w:val="1"/>
          <w:rtl w:val="0"/>
        </w:rPr>
        <w:t xml:space="preserve">H2: Addressing Your Family's Educational Priorities</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b w:val="1"/>
          <w:bCs w:val="1"/>
        </w:rPr>
      </w:pPr>
      <w:r w:rsidDel="00000000" w:rsidR="00000000" w:rsidRPr="00000000">
        <w:rPr>
          <w:b w:val="1"/>
          <w:bCs w:val="1"/>
          <w:rtl w:val="0"/>
        </w:rPr>
        <w:t xml:space="preserve">H3: Premium Facilities That Match Your Lifestyle Standards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Our early learning facility features bright, modern, light-filled interiors designed specifically to complement the aesthetic excellence of the Gables community. Every detail, from our contemporary learning spaces to our state-of-the-art playground equipment, has been carefully selected to provide an environment worthy of your investment in your family's future.</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Our centre exceeds </w:t>
      </w:r>
      <w:ins w:author="Cassandra Gorman" w:id="80" w:date="2026-05-13T03:07:53Z">
        <w:r w:rsidDel="00000000" w:rsidR="00000000" w:rsidRPr="00000000">
          <w:rPr>
            <w:rtl w:val="0"/>
          </w:rPr>
          <w:t xml:space="preserve">Local</w:t>
        </w:r>
      </w:ins>
      <w:del w:author="Cassandra Gorman" w:id="80" w:date="2026-05-13T03:07:53Z">
        <w:r w:rsidDel="00000000" w:rsidR="00000000" w:rsidRPr="00000000">
          <w:rPr>
            <w:rtl w:val="0"/>
          </w:rPr>
          <w:delText xml:space="preserve">The Hills Shire Council's</w:delText>
        </w:r>
      </w:del>
      <w:r w:rsidDel="00000000" w:rsidR="00000000" w:rsidRPr="00000000">
        <w:rPr>
          <w:rtl w:val="0"/>
        </w:rPr>
        <w:t xml:space="preserve"> Development Control Plan requirements for educational establishments, featuring:</w:t>
        <w:br w:type="textWrapping"/>
      </w:r>
    </w:p>
    <w:p w:rsidR="00000000" w:rsidDel="00000000" w:rsidP="00000000" w:rsidRDefault="00000000" w:rsidRPr="00000000" w14:paraId="000004DF">
      <w:pPr>
        <w:numPr>
          <w:ilvl w:val="0"/>
          <w:numId w:val="35"/>
        </w:numPr>
        <w:ind w:left="720" w:hanging="360"/>
        <w:rPr>
          <w:u w:val="none"/>
        </w:rPr>
      </w:pPr>
      <w:r w:rsidDel="00000000" w:rsidR="00000000" w:rsidRPr="00000000">
        <w:rPr>
          <w:rtl w:val="0"/>
        </w:rPr>
        <w:t xml:space="preserve">Generous on-site parking for stress-free morning drop-offs.</w:t>
      </w:r>
    </w:p>
    <w:p w:rsidR="00000000" w:rsidDel="00000000" w:rsidP="00000000" w:rsidRDefault="00000000" w:rsidRPr="00000000" w14:paraId="000004E0">
      <w:pPr>
        <w:numPr>
          <w:ilvl w:val="0"/>
          <w:numId w:val="35"/>
        </w:numPr>
        <w:ind w:left="720" w:hanging="360"/>
        <w:rPr>
          <w:u w:val="none"/>
        </w:rPr>
      </w:pPr>
      <w:r w:rsidDel="00000000" w:rsidR="00000000" w:rsidRPr="00000000">
        <w:rPr>
          <w:rtl w:val="0"/>
        </w:rPr>
        <w:t xml:space="preserve">Expansive, secure outdoor play spaces designed for exploration and growth.</w:t>
      </w:r>
    </w:p>
    <w:p w:rsidR="00000000" w:rsidDel="00000000" w:rsidP="00000000" w:rsidRDefault="00000000" w:rsidRPr="00000000" w14:paraId="000004E1">
      <w:pPr>
        <w:numPr>
          <w:ilvl w:val="0"/>
          <w:numId w:val="35"/>
        </w:numPr>
        <w:ind w:left="720" w:hanging="360"/>
        <w:rPr>
          <w:u w:val="none"/>
        </w:rPr>
      </w:pPr>
      <w:r w:rsidDel="00000000" w:rsidR="00000000" w:rsidRPr="00000000">
        <w:rPr>
          <w:rtl w:val="0"/>
        </w:rPr>
        <w:t xml:space="preserve">Modern facilities that reflect Gables' architectural vision.</w:t>
      </w:r>
    </w:p>
    <w:p w:rsidR="00000000" w:rsidDel="00000000" w:rsidP="00000000" w:rsidRDefault="00000000" w:rsidRPr="00000000" w14:paraId="000004E2">
      <w:pPr>
        <w:numPr>
          <w:ilvl w:val="0"/>
          <w:numId w:val="35"/>
        </w:numPr>
        <w:ind w:left="720" w:hanging="360"/>
        <w:rPr>
          <w:u w:val="none"/>
        </w:rPr>
      </w:pPr>
      <w:r w:rsidDel="00000000" w:rsidR="00000000" w:rsidRPr="00000000">
        <w:rPr>
          <w:rtl w:val="0"/>
        </w:rPr>
        <w:t xml:space="preserve">Purpose-built learning environments that inspire young minds.</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[Book a tour today] to see how our facilities set the standard for early education in Sydney's North West Growth Area.</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b w:val="1"/>
          <w:bCs w:val="1"/>
        </w:rPr>
      </w:pPr>
      <w:r w:rsidDel="00000000" w:rsidR="00000000" w:rsidRPr="00000000">
        <w:rPr>
          <w:b w:val="1"/>
          <w:bCs w:val="1"/>
          <w:rtl w:val="0"/>
        </w:rPr>
        <w:t xml:space="preserve">H3: Building Community Connections in a Growing Suburb</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Moving to a new area like Gables means building your social networks from scratch. Our preschool serves as more than an educational facility. We're a community hub designed to connect families who are all experiencing the exciting journey of establishing roots in this vibrant new suburb. Through regular family events, parent workshops, and community gatherings, we help you build the meaningful connections that transform a new development into a true neighbourhood.</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Our community programs include:</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numPr>
          <w:ilvl w:val="0"/>
          <w:numId w:val="60"/>
        </w:numPr>
        <w:ind w:left="720" w:hanging="360"/>
        <w:rPr>
          <w:u w:val="none"/>
        </w:rPr>
      </w:pPr>
      <w:r w:rsidDel="00000000" w:rsidR="00000000" w:rsidRPr="00000000">
        <w:rPr>
          <w:rtl w:val="0"/>
        </w:rPr>
        <w:t xml:space="preserve">Monthly family social events in our welcoming spaces.</w:t>
      </w:r>
    </w:p>
    <w:p w:rsidR="00000000" w:rsidDel="00000000" w:rsidP="00000000" w:rsidRDefault="00000000" w:rsidRPr="00000000" w14:paraId="000004ED">
      <w:pPr>
        <w:numPr>
          <w:ilvl w:val="0"/>
          <w:numId w:val="60"/>
        </w:numPr>
        <w:ind w:left="720" w:hanging="360"/>
        <w:rPr>
          <w:u w:val="none"/>
        </w:rPr>
      </w:pPr>
      <w:r w:rsidDel="00000000" w:rsidR="00000000" w:rsidRPr="00000000">
        <w:rPr>
          <w:rtl w:val="0"/>
        </w:rPr>
        <w:t xml:space="preserve">Parent education workshops on child development and school readiness.</w:t>
      </w:r>
    </w:p>
    <w:p w:rsidR="00000000" w:rsidDel="00000000" w:rsidP="00000000" w:rsidRDefault="00000000" w:rsidRPr="00000000" w14:paraId="000004EE">
      <w:pPr>
        <w:numPr>
          <w:ilvl w:val="0"/>
          <w:numId w:val="60"/>
        </w:numPr>
        <w:ind w:left="720" w:hanging="360"/>
        <w:rPr>
          <w:u w:val="none"/>
        </w:rPr>
      </w:pPr>
      <w:r w:rsidDel="00000000" w:rsidR="00000000" w:rsidRPr="00000000">
        <w:rPr>
          <w:rtl w:val="0"/>
        </w:rPr>
        <w:t xml:space="preserve">Networking opportunities with other Gables families.</w:t>
      </w:r>
    </w:p>
    <w:p w:rsidR="00000000" w:rsidDel="00000000" w:rsidP="00000000" w:rsidRDefault="00000000" w:rsidRPr="00000000" w14:paraId="000004EF">
      <w:pPr>
        <w:numPr>
          <w:ilvl w:val="0"/>
          <w:numId w:val="60"/>
        </w:numPr>
        <w:ind w:left="720" w:hanging="360"/>
        <w:rPr>
          <w:u w:val="none"/>
        </w:rPr>
      </w:pPr>
      <w:r w:rsidDel="00000000" w:rsidR="00000000" w:rsidRPr="00000000">
        <w:rPr>
          <w:rtl w:val="0"/>
        </w:rPr>
        <w:t xml:space="preserve">Collaborative projects that strengthen suburb connections.</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b w:val="1"/>
          <w:bCs w:val="1"/>
        </w:rPr>
      </w:pPr>
      <w:r w:rsidDel="00000000" w:rsidR="00000000" w:rsidRPr="00000000">
        <w:rPr>
          <w:b w:val="1"/>
          <w:bCs w:val="1"/>
          <w:rtl w:val="0"/>
        </w:rPr>
        <w:t xml:space="preserve">H3: Wide-ranging School Readiness Programs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Prestigious schools like Santa Sophia Catholic College set high academic standards in the area. Our structured, evidence-based curriculum specifically addresses the skills and knowledge children need to excel in local primary schools. We don't just supervise play, we provide purposeful learning experiences that give your child a distinct advantage for their entire educational journey.</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Our school readiness approach includes:</w:t>
      </w:r>
    </w:p>
    <w:p w:rsidR="00000000" w:rsidDel="00000000" w:rsidP="00000000" w:rsidRDefault="00000000" w:rsidRPr="00000000" w14:paraId="000004F6">
      <w:pPr>
        <w:numPr>
          <w:ilvl w:val="0"/>
          <w:numId w:val="93"/>
        </w:numPr>
        <w:ind w:left="720" w:hanging="360"/>
        <w:rPr>
          <w:u w:val="none"/>
        </w:rPr>
      </w:pPr>
      <w:r w:rsidDel="00000000" w:rsidR="00000000" w:rsidRPr="00000000">
        <w:rPr>
          <w:rtl w:val="0"/>
        </w:rPr>
        <w:t xml:space="preserve">Literacy and numeracy foundations aligned with NSW curriculum.</w:t>
      </w:r>
    </w:p>
    <w:p w:rsidR="00000000" w:rsidDel="00000000" w:rsidP="00000000" w:rsidRDefault="00000000" w:rsidRPr="00000000" w14:paraId="000004F7">
      <w:pPr>
        <w:numPr>
          <w:ilvl w:val="0"/>
          <w:numId w:val="93"/>
        </w:numPr>
        <w:ind w:left="720" w:hanging="360"/>
        <w:rPr>
          <w:u w:val="none"/>
        </w:rPr>
      </w:pPr>
      <w:r w:rsidDel="00000000" w:rsidR="00000000" w:rsidRPr="00000000">
        <w:rPr>
          <w:rtl w:val="0"/>
        </w:rPr>
        <w:t xml:space="preserve">Social and emotional development programs.</w:t>
      </w:r>
    </w:p>
    <w:p w:rsidR="00000000" w:rsidDel="00000000" w:rsidP="00000000" w:rsidRDefault="00000000" w:rsidRPr="00000000" w14:paraId="000004F8">
      <w:pPr>
        <w:numPr>
          <w:ilvl w:val="0"/>
          <w:numId w:val="93"/>
        </w:numPr>
        <w:ind w:left="720" w:hanging="360"/>
        <w:rPr>
          <w:u w:val="none"/>
        </w:rPr>
      </w:pPr>
      <w:r w:rsidDel="00000000" w:rsidR="00000000" w:rsidRPr="00000000">
        <w:rPr>
          <w:rtl w:val="0"/>
        </w:rPr>
        <w:t xml:space="preserve">Critical thinking and problem-solving skills.</w:t>
      </w:r>
    </w:p>
    <w:p w:rsidR="00000000" w:rsidDel="00000000" w:rsidP="00000000" w:rsidRDefault="00000000" w:rsidRPr="00000000" w14:paraId="000004F9">
      <w:pPr>
        <w:numPr>
          <w:ilvl w:val="0"/>
          <w:numId w:val="93"/>
        </w:numPr>
        <w:ind w:left="720" w:hanging="360"/>
        <w:rPr>
          <w:u w:val="none"/>
        </w:rPr>
      </w:pPr>
      <w:r w:rsidDel="00000000" w:rsidR="00000000" w:rsidRPr="00000000">
        <w:rPr>
          <w:rtl w:val="0"/>
        </w:rPr>
        <w:t xml:space="preserve">Technology integration for 21st-century learning.</w:t>
      </w:r>
    </w:p>
    <w:p w:rsidR="00000000" w:rsidDel="00000000" w:rsidP="00000000" w:rsidRDefault="00000000" w:rsidRPr="00000000" w14:paraId="000004FA">
      <w:pPr>
        <w:numPr>
          <w:ilvl w:val="0"/>
          <w:numId w:val="93"/>
        </w:numPr>
        <w:ind w:left="720" w:hanging="360"/>
        <w:rPr>
          <w:u w:val="none"/>
        </w:rPr>
      </w:pPr>
      <w:r w:rsidDel="00000000" w:rsidR="00000000" w:rsidRPr="00000000">
        <w:rPr>
          <w:rtl w:val="0"/>
        </w:rPr>
        <w:t xml:space="preserve">Regular progress assessments and parent communication.</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b w:val="1"/>
          <w:bCs w:val="1"/>
        </w:rPr>
      </w:pPr>
      <w:r w:rsidDel="00000000" w:rsidR="00000000" w:rsidRPr="00000000">
        <w:rPr>
          <w:b w:val="1"/>
          <w:bCs w:val="1"/>
          <w:rtl w:val="0"/>
        </w:rPr>
        <w:t xml:space="preserve">H2: Your Local Early Learning Experts in Gables</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We recognise that Gables families are pioneers in a new community, actively shaping its culture and future. Our team brings deep knowledge of local educational pathways and the unique considerations of raising children in a rapidly developing suburb.</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Our local insight means we understand:</w:t>
      </w:r>
    </w:p>
    <w:p w:rsidR="00000000" w:rsidDel="00000000" w:rsidP="00000000" w:rsidRDefault="00000000" w:rsidRPr="00000000" w14:paraId="00000501">
      <w:pPr>
        <w:numPr>
          <w:ilvl w:val="0"/>
          <w:numId w:val="3"/>
        </w:numPr>
        <w:ind w:left="720" w:hanging="360"/>
        <w:rPr>
          <w:u w:val="none"/>
        </w:rPr>
      </w:pPr>
      <w:r w:rsidDel="00000000" w:rsidR="00000000" w:rsidRPr="00000000">
        <w:rPr>
          <w:rtl w:val="0"/>
        </w:rPr>
        <w:t xml:space="preserve">The importance of smooth drop-off processes in developing road networks.</w:t>
      </w:r>
    </w:p>
    <w:p w:rsidR="00000000" w:rsidDel="00000000" w:rsidP="00000000" w:rsidRDefault="00000000" w:rsidRPr="00000000" w14:paraId="00000502">
      <w:pPr>
        <w:numPr>
          <w:ilvl w:val="0"/>
          <w:numId w:val="3"/>
        </w:numPr>
        <w:ind w:left="720" w:hanging="360"/>
        <w:rPr>
          <w:u w:val="none"/>
        </w:rPr>
      </w:pPr>
      <w:r w:rsidDel="00000000" w:rsidR="00000000" w:rsidRPr="00000000">
        <w:rPr>
          <w:rtl w:val="0"/>
        </w:rPr>
        <w:t xml:space="preserve">The educational expectations of nearby schools.</w:t>
      </w:r>
    </w:p>
    <w:p w:rsidR="00000000" w:rsidDel="00000000" w:rsidP="00000000" w:rsidRDefault="00000000" w:rsidRPr="00000000" w14:paraId="00000503">
      <w:pPr>
        <w:numPr>
          <w:ilvl w:val="0"/>
          <w:numId w:val="3"/>
        </w:numPr>
        <w:ind w:left="720" w:hanging="360"/>
        <w:rPr>
          <w:u w:val="none"/>
        </w:rPr>
      </w:pPr>
      <w:r w:rsidDel="00000000" w:rsidR="00000000" w:rsidRPr="00000000">
        <w:rPr>
          <w:rtl w:val="0"/>
        </w:rPr>
        <w:t xml:space="preserve">The premium standards expected by Gables families.</w:t>
      </w:r>
    </w:p>
    <w:p w:rsidR="00000000" w:rsidDel="00000000" w:rsidP="00000000" w:rsidRDefault="00000000" w:rsidRPr="00000000" w14:paraId="00000504">
      <w:pPr>
        <w:numPr>
          <w:ilvl w:val="0"/>
          <w:numId w:val="3"/>
        </w:numPr>
        <w:ind w:left="720" w:hanging="360"/>
        <w:rPr>
          <w:u w:val="none"/>
        </w:rPr>
      </w:pPr>
      <w:r w:rsidDel="00000000" w:rsidR="00000000" w:rsidRPr="00000000">
        <w:rPr>
          <w:rtl w:val="0"/>
        </w:rPr>
        <w:t xml:space="preserve">The specific requirements for bushfire-prone land emergency management.</w:t>
      </w:r>
    </w:p>
    <w:p w:rsidR="00000000" w:rsidDel="00000000" w:rsidP="00000000" w:rsidRDefault="00000000" w:rsidRPr="00000000" w14:paraId="00000505">
      <w:pPr>
        <w:numPr>
          <w:ilvl w:val="0"/>
          <w:numId w:val="3"/>
        </w:numPr>
        <w:ind w:left="720" w:hanging="360"/>
        <w:rPr>
          <w:u w:val="none"/>
        </w:rPr>
      </w:pPr>
      <w:r w:rsidDel="00000000" w:rsidR="00000000" w:rsidRPr="00000000">
        <w:rPr>
          <w:rtl w:val="0"/>
        </w:rPr>
        <w:t xml:space="preserve">The vision for this master-planned community's future.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As your neighbours in the Gables area, we're invested in the long-term success of every child in our care. Our proximity to local parklands and the developing town centre means we can integrate real community experiences into your child's learning journey.</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[Enquire now about available positions] - with such high demand in our area, places are strictly limited.</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b w:val="1"/>
          <w:bCs w:val="1"/>
        </w:rPr>
      </w:pPr>
      <w:r w:rsidDel="00000000" w:rsidR="00000000" w:rsidRPr="00000000">
        <w:rPr>
          <w:b w:val="1"/>
          <w:bCs w:val="1"/>
          <w:rtl w:val="0"/>
        </w:rPr>
        <w:t xml:space="preserve">H2: Why Choose Our Preschool Near Gables?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b w:val="1"/>
          <w:bCs w:val="1"/>
        </w:rPr>
      </w:pPr>
      <w:r w:rsidDel="00000000" w:rsidR="00000000" w:rsidRPr="00000000">
        <w:rPr>
          <w:b w:val="1"/>
          <w:bCs w:val="1"/>
          <w:rtl w:val="0"/>
        </w:rPr>
        <w:t xml:space="preserve">H3: Purpose-Built for Modern Families</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Every element reflects Gables’ modern aesthetic and commitment to quality, from our contemporary architecture to our innovative learning programs.</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b w:val="1"/>
          <w:bCs w:val="1"/>
        </w:rPr>
      </w:pPr>
      <w:r w:rsidDel="00000000" w:rsidR="00000000" w:rsidRPr="00000000">
        <w:rPr>
          <w:b w:val="1"/>
          <w:bCs w:val="1"/>
          <w:rtl w:val="0"/>
        </w:rPr>
        <w:t xml:space="preserve">H3: Educational Excellence, Not Just Childcare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We position ourselves as an essential first step in your child's academic journey, not merely a supervision service. Our educators are qualified professionals who understand the competitive educational landscape of Sydney's North West and prepare children accordingly.</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b w:val="1"/>
          <w:bCs w:val="1"/>
        </w:rPr>
      </w:pPr>
      <w:r w:rsidDel="00000000" w:rsidR="00000000" w:rsidRPr="00000000">
        <w:rPr>
          <w:b w:val="1"/>
          <w:bCs w:val="1"/>
          <w:rtl w:val="0"/>
        </w:rPr>
        <w:t xml:space="preserve">H3: Accessibility and Convenience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Located conveniently near major arterials including Cataract Road</w:t>
      </w:r>
      <w:ins w:author="Cassandra Gorman" w:id="81" w:date="2026-05-13T03:09:36Z">
        <w:r w:rsidDel="00000000" w:rsidR="00000000" w:rsidRPr="00000000">
          <w:rPr>
            <w:rtl w:val="0"/>
          </w:rPr>
          <w:t xml:space="preserve"> and Boundary Road</w:t>
        </w:r>
      </w:ins>
      <w:r w:rsidDel="00000000" w:rsidR="00000000" w:rsidRPr="00000000">
        <w:rPr>
          <w:rtl w:val="0"/>
        </w:rPr>
        <w:t xml:space="preserve">, our centre offers:</w:t>
      </w:r>
    </w:p>
    <w:p w:rsidR="00000000" w:rsidDel="00000000" w:rsidP="00000000" w:rsidRDefault="00000000" w:rsidRPr="00000000" w14:paraId="00000518">
      <w:pPr>
        <w:numPr>
          <w:ilvl w:val="0"/>
          <w:numId w:val="58"/>
        </w:numPr>
        <w:ind w:left="720" w:hanging="360"/>
        <w:rPr>
          <w:u w:val="none"/>
        </w:rPr>
      </w:pPr>
      <w:r w:rsidDel="00000000" w:rsidR="00000000" w:rsidRPr="00000000">
        <w:rPr>
          <w:rtl w:val="0"/>
        </w:rPr>
        <w:t xml:space="preserve">Ample on-site parking exceeding council requirements.</w:t>
      </w:r>
    </w:p>
    <w:p w:rsidR="00000000" w:rsidDel="00000000" w:rsidP="00000000" w:rsidRDefault="00000000" w:rsidRPr="00000000" w14:paraId="00000519">
      <w:pPr>
        <w:numPr>
          <w:ilvl w:val="0"/>
          <w:numId w:val="58"/>
        </w:numPr>
        <w:ind w:left="720" w:hanging="360"/>
        <w:rPr>
          <w:u w:val="none"/>
        </w:rPr>
      </w:pPr>
      <w:r w:rsidDel="00000000" w:rsidR="00000000" w:rsidRPr="00000000">
        <w:rPr>
          <w:rtl w:val="0"/>
        </w:rPr>
        <w:t xml:space="preserve">Easy access from all areas of Gables.</w:t>
      </w:r>
    </w:p>
    <w:p w:rsidR="00000000" w:rsidDel="00000000" w:rsidP="00000000" w:rsidRDefault="00000000" w:rsidRPr="00000000" w14:paraId="0000051A">
      <w:pPr>
        <w:numPr>
          <w:ilvl w:val="0"/>
          <w:numId w:val="58"/>
        </w:numPr>
        <w:ind w:left="720" w:hanging="360"/>
        <w:rPr>
          <w:u w:val="none"/>
        </w:rPr>
      </w:pPr>
      <w:r w:rsidDel="00000000" w:rsidR="00000000" w:rsidRPr="00000000">
        <w:rPr>
          <w:rtl w:val="0"/>
        </w:rPr>
        <w:t xml:space="preserve">Proximity to future retail and community facilities.</w:t>
      </w:r>
    </w:p>
    <w:p w:rsidR="00000000" w:rsidDel="00000000" w:rsidP="00000000" w:rsidRDefault="00000000" w:rsidRPr="00000000" w14:paraId="0000051B">
      <w:pPr>
        <w:numPr>
          <w:ilvl w:val="0"/>
          <w:numId w:val="58"/>
        </w:numPr>
        <w:ind w:left="720" w:hanging="360"/>
        <w:rPr>
          <w:u w:val="none"/>
        </w:rPr>
      </w:pPr>
      <w:r w:rsidDel="00000000" w:rsidR="00000000" w:rsidRPr="00000000">
        <w:rPr>
          <w:rtl w:val="0"/>
        </w:rPr>
        <w:t xml:space="preserve">Safe, purpose-designed traffic flow for drop-offs and pick-ups.</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b w:val="1"/>
          <w:bCs w:val="1"/>
        </w:rPr>
      </w:pPr>
      <w:r w:rsidDel="00000000" w:rsidR="00000000" w:rsidRPr="00000000">
        <w:rPr>
          <w:b w:val="1"/>
          <w:bCs w:val="1"/>
          <w:rtl w:val="0"/>
        </w:rPr>
        <w:t xml:space="preserve">H3: Transparent Communication</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We maintain open dialogue with parents through:</w:t>
      </w:r>
    </w:p>
    <w:p w:rsidR="00000000" w:rsidDel="00000000" w:rsidP="00000000" w:rsidRDefault="00000000" w:rsidRPr="00000000" w14:paraId="00000520">
      <w:pPr>
        <w:numPr>
          <w:ilvl w:val="0"/>
          <w:numId w:val="105"/>
        </w:numPr>
        <w:ind w:left="720" w:hanging="360"/>
        <w:rPr>
          <w:u w:val="none"/>
        </w:rPr>
      </w:pPr>
      <w:r w:rsidDel="00000000" w:rsidR="00000000" w:rsidRPr="00000000">
        <w:rPr>
          <w:rtl w:val="0"/>
        </w:rPr>
        <w:t xml:space="preserve">Daily digital updates on your child's activities and progress.</w:t>
      </w:r>
    </w:p>
    <w:p w:rsidR="00000000" w:rsidDel="00000000" w:rsidP="00000000" w:rsidRDefault="00000000" w:rsidRPr="00000000" w14:paraId="00000521">
      <w:pPr>
        <w:numPr>
          <w:ilvl w:val="0"/>
          <w:numId w:val="105"/>
        </w:numPr>
        <w:ind w:left="720" w:hanging="360"/>
        <w:rPr>
          <w:u w:val="none"/>
        </w:rPr>
      </w:pPr>
      <w:r w:rsidDel="00000000" w:rsidR="00000000" w:rsidRPr="00000000">
        <w:rPr>
          <w:rtl w:val="0"/>
        </w:rPr>
        <w:t xml:space="preserve">Regular parent-teacher conferences.</w:t>
      </w:r>
    </w:p>
    <w:p w:rsidR="00000000" w:rsidDel="00000000" w:rsidP="00000000" w:rsidRDefault="00000000" w:rsidRPr="00000000" w14:paraId="00000522">
      <w:pPr>
        <w:numPr>
          <w:ilvl w:val="0"/>
          <w:numId w:val="105"/>
        </w:numPr>
        <w:ind w:left="720" w:hanging="360"/>
        <w:rPr>
          <w:u w:val="none"/>
        </w:rPr>
      </w:pPr>
      <w:r w:rsidDel="00000000" w:rsidR="00000000" w:rsidRPr="00000000">
        <w:rPr>
          <w:rtl w:val="0"/>
        </w:rPr>
        <w:t xml:space="preserve">Detailed school readiness assessments.</w:t>
      </w:r>
    </w:p>
    <w:p w:rsidR="00000000" w:rsidDel="00000000" w:rsidP="00000000" w:rsidRDefault="00000000" w:rsidRPr="00000000" w14:paraId="00000523">
      <w:pPr>
        <w:numPr>
          <w:ilvl w:val="0"/>
          <w:numId w:val="105"/>
        </w:numPr>
        <w:ind w:left="720" w:hanging="360"/>
        <w:rPr>
          <w:u w:val="none"/>
        </w:rPr>
      </w:pPr>
      <w:r w:rsidDel="00000000" w:rsidR="00000000" w:rsidRPr="00000000">
        <w:rPr>
          <w:rtl w:val="0"/>
        </w:rPr>
        <w:t xml:space="preserve">An open-door policy for family involvement.</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b w:val="1"/>
          <w:bCs w:val="1"/>
        </w:rPr>
      </w:pPr>
      <w:r w:rsidDel="00000000" w:rsidR="00000000" w:rsidRPr="00000000">
        <w:rPr>
          <w:b w:val="1"/>
          <w:bCs w:val="1"/>
          <w:rtl w:val="0"/>
        </w:rPr>
        <w:t xml:space="preserve">Q: What Makes Your Preschool Different from Others Near Gables?</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Our academy was specifically designed to meet the needs of Gables' growing community. We understand that families here have invested significantly in their lifestyle and expect the same level of quality in their children's education. Our modern facilities, evidence-based curriculum, and community-building programs directly address the unique challenges of raising children in a new, premium suburb.</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b w:val="1"/>
          <w:bCs w:val="1"/>
        </w:rPr>
      </w:pPr>
      <w:r w:rsidDel="00000000" w:rsidR="00000000" w:rsidRPr="00000000">
        <w:rPr>
          <w:b w:val="1"/>
          <w:bCs w:val="1"/>
          <w:rtl w:val="0"/>
        </w:rPr>
        <w:t xml:space="preserve">Q: How Do You Prepare Children for Local Schools?</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We maintain close awareness of the educational standards at schools throughout The Hills Shire, including Santa Sophia Catholic College. Our curriculum aligns with NSW Early Years Learning Framework while incorporating additional school readiness components that give children confidence and competence for their transition to formal education.</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b w:val="1"/>
          <w:bCs w:val="1"/>
        </w:rPr>
      </w:pPr>
      <w:r w:rsidDel="00000000" w:rsidR="00000000" w:rsidRPr="00000000">
        <w:rPr>
          <w:b w:val="1"/>
          <w:bCs w:val="1"/>
          <w:rtl w:val="0"/>
        </w:rPr>
        <w:t xml:space="preserve">Q: What Age Groups Do You Accept?</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We welcome children from 6 weeks to school age, with dedicated programs for each developmental stage. Our age-appropriate rooms and curricula confirm every child receives targeted support for their specific learning needs.</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b w:val="1"/>
          <w:bCs w:val="1"/>
        </w:rPr>
      </w:pPr>
      <w:r w:rsidDel="00000000" w:rsidR="00000000" w:rsidRPr="00000000">
        <w:rPr>
          <w:b w:val="1"/>
          <w:bCs w:val="1"/>
          <w:rtl w:val="0"/>
        </w:rPr>
        <w:t xml:space="preserve">Q: Are uniforms required for the Gables preschool?</w:t>
      </w:r>
    </w:p>
    <w:p w:rsidR="00000000" w:rsidDel="00000000" w:rsidP="00000000" w:rsidRDefault="00000000" w:rsidRPr="00000000" w14:paraId="00000534">
      <w:pPr>
        <w:rPr>
          <w:b w:val="1"/>
          <w:bCs w:val="1"/>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While not mandatory, we offer Flourish ELC branded t-shirts and hats. Most families find these helpful for creating a sense of belonging and protecting "home clothes" during messy play.</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b w:val="1"/>
          <w:bCs w:val="1"/>
        </w:rPr>
      </w:pPr>
      <w:r w:rsidDel="00000000" w:rsidR="00000000" w:rsidRPr="00000000">
        <w:rPr>
          <w:b w:val="1"/>
          <w:bCs w:val="1"/>
          <w:rtl w:val="0"/>
        </w:rPr>
        <w:t xml:space="preserve">Q: How do you handle behavioral challenges in the classroom?</w:t>
      </w:r>
    </w:p>
    <w:p w:rsidR="00000000" w:rsidDel="00000000" w:rsidP="00000000" w:rsidRDefault="00000000" w:rsidRPr="00000000" w14:paraId="00000538">
      <w:pPr>
        <w:rPr>
          <w:b w:val="1"/>
          <w:bCs w:val="1"/>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We use positive reinforcement and redirection strategies. Our educators work closely with parents to develop consistent approaches that support a child's social and emotional growth.</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b w:val="1"/>
          <w:bCs w:val="1"/>
        </w:rPr>
      </w:pPr>
      <w:r w:rsidDel="00000000" w:rsidR="00000000" w:rsidRPr="00000000">
        <w:rPr>
          <w:b w:val="1"/>
          <w:bCs w:val="1"/>
          <w:rtl w:val="0"/>
        </w:rPr>
        <w:t xml:space="preserve">Q: Does the preschool include a lunch program?</w:t>
      </w:r>
    </w:p>
    <w:p w:rsidR="00000000" w:rsidDel="00000000" w:rsidP="00000000" w:rsidRDefault="00000000" w:rsidRPr="00000000" w14:paraId="0000053C">
      <w:pPr>
        <w:rPr>
          <w:b w:val="1"/>
          <w:bCs w:val="1"/>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Yes, our preschool program includes full meal service (breakfast, lunch, and snacks) so parents don't have to worry about packing lunchboxes.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b w:val="1"/>
          <w:bCs w:val="1"/>
        </w:rPr>
      </w:pPr>
      <w:r w:rsidDel="00000000" w:rsidR="00000000" w:rsidRPr="00000000">
        <w:rPr>
          <w:b w:val="1"/>
          <w:bCs w:val="1"/>
          <w:rtl w:val="0"/>
        </w:rPr>
        <w:t xml:space="preserve">Q: How Do You Handle the High Demand for Places?</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We maintain a transparent waitlist system and encourage families to enquire early. Priority consideration is given based on application date and specific family needs.</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b w:val="1"/>
          <w:bCs w:val="1"/>
        </w:rPr>
      </w:pPr>
      <w:r w:rsidDel="00000000" w:rsidR="00000000" w:rsidRPr="00000000">
        <w:rPr>
          <w:b w:val="1"/>
          <w:bCs w:val="1"/>
          <w:rtl w:val="0"/>
        </w:rPr>
        <w:t xml:space="preserve">Q: What Safety Measures Are in Place?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Our centre exceeds all regulatory requirements, including specific provisions for bushfire-prone area management. We maintain wide-ranging emergency procedures, secure access systems, and regular safety audits to ensure your child's protection at all times.</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Investing in your child's early education at our preschool near Gables means choosing a partner who understands your aspirations and shares your commitment to excellence. In a suburb where families are building their futures, we provide the educational foundation that makes sure no child is left behind. With limited places available and exceptional demand from our growing community, now is the time to secure your child's position at Gables' premier early learning academy.</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[Contact us today to book your tour] and find how we're shaping the educational future of Sydney's newest premium suburb.</w:t>
      </w:r>
      <w:r w:rsidDel="00000000" w:rsidR="00000000" w:rsidRPr="00000000">
        <w:br w:type="page"/>
      </w:r>
      <w:r w:rsidDel="00000000" w:rsidR="00000000" w:rsidRPr="00000000">
        <w:rPr>
          <w:rtl w:val="0"/>
        </w:rPr>
      </w:r>
    </w:p>
    <w:p w:rsidR="00000000" w:rsidDel="00000000" w:rsidP="00000000" w:rsidRDefault="00000000" w:rsidRPr="00000000" w14:paraId="0000054A">
      <w:pPr>
        <w:pStyle w:val="Heading1"/>
        <w:rPr>
          <w:b w:val="1"/>
          <w:bCs w:val="1"/>
        </w:rPr>
      </w:pPr>
      <w:bookmarkStart w:colFirst="0" w:colLast="0" w:name="_vc28kcwi9k21" w:id="11"/>
      <w:bookmarkEnd w:id="11"/>
      <w:r w:rsidDel="00000000" w:rsidR="00000000" w:rsidRPr="00000000">
        <w:rPr>
          <w:b w:val="1"/>
          <w:bCs w:val="1"/>
          <w:rtl w:val="0"/>
        </w:rPr>
        <w:t xml:space="preserve">Page 12 </w:t>
      </w:r>
    </w:p>
    <w:p w:rsidR="00000000" w:rsidDel="00000000" w:rsidP="00000000" w:rsidRDefault="00000000" w:rsidRPr="00000000" w14:paraId="0000054B">
      <w:pPr>
        <w:rPr>
          <w:b w:val="1"/>
          <w:bCs w:val="1"/>
        </w:rPr>
      </w:pPr>
      <w:r w:rsidDel="00000000" w:rsidR="00000000" w:rsidRPr="00000000">
        <w:rPr>
          <w:b w:val="1"/>
          <w:bCs w:val="1"/>
          <w:rtl w:val="0"/>
        </w:rPr>
        <w:t xml:space="preserve">URL: https://flourishelc.com.au/preschool-grantham-farm-nsw/</w:t>
      </w:r>
    </w:p>
    <w:p w:rsidR="00000000" w:rsidDel="00000000" w:rsidP="00000000" w:rsidRDefault="00000000" w:rsidRPr="00000000" w14:paraId="0000054C">
      <w:pPr>
        <w:rPr/>
      </w:pPr>
      <w:r w:rsidDel="00000000" w:rsidR="00000000" w:rsidRPr="00000000">
        <w:rPr>
          <w:rtl w:val="0"/>
        </w:rPr>
        <w:t xml:space="preserve">Page Type: Location Page</w:t>
      </w:r>
    </w:p>
    <w:p w:rsidR="00000000" w:rsidDel="00000000" w:rsidP="00000000" w:rsidRDefault="00000000" w:rsidRPr="00000000" w14:paraId="0000054D">
      <w:pPr>
        <w:rPr/>
      </w:pPr>
      <w:r w:rsidDel="00000000" w:rsidR="00000000" w:rsidRPr="00000000">
        <w:rPr>
          <w:rtl w:val="0"/>
        </w:rPr>
        <w:t xml:space="preserve">Content Type: New Content</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Keywords:</w:t>
      </w:r>
    </w:p>
    <w:p w:rsidR="00000000" w:rsidDel="00000000" w:rsidP="00000000" w:rsidRDefault="00000000" w:rsidRPr="00000000" w14:paraId="00000550">
      <w:pPr>
        <w:rPr>
          <w:b w:val="1"/>
          <w:bCs w:val="1"/>
        </w:rPr>
      </w:pPr>
      <w:r w:rsidDel="00000000" w:rsidR="00000000" w:rsidRPr="00000000">
        <w:rPr>
          <w:b w:val="1"/>
          <w:bCs w:val="1"/>
          <w:rtl w:val="0"/>
        </w:rPr>
        <w:t xml:space="preserve">Primary keyword: preschool near grantham farm</w:t>
      </w:r>
    </w:p>
    <w:p w:rsidR="00000000" w:rsidDel="00000000" w:rsidP="00000000" w:rsidRDefault="00000000" w:rsidRPr="00000000" w14:paraId="00000551">
      <w:pPr>
        <w:rPr/>
      </w:pPr>
      <w:r w:rsidDel="00000000" w:rsidR="00000000" w:rsidRPr="00000000">
        <w:rPr>
          <w:rtl w:val="0"/>
        </w:rPr>
        <w:t xml:space="preserve">Secondary keywords: </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b w:val="1"/>
          <w:bCs w:val="1"/>
        </w:rPr>
      </w:pPr>
      <w:r w:rsidDel="00000000" w:rsidR="00000000" w:rsidRPr="00000000">
        <w:rPr>
          <w:b w:val="1"/>
          <w:bCs w:val="1"/>
          <w:rtl w:val="0"/>
        </w:rPr>
        <w:t xml:space="preserve">Content:</w:t>
      </w:r>
    </w:p>
    <w:p w:rsidR="00000000" w:rsidDel="00000000" w:rsidP="00000000" w:rsidRDefault="00000000" w:rsidRPr="00000000" w14:paraId="00000554">
      <w:pPr>
        <w:rPr/>
      </w:pPr>
      <w:r w:rsidDel="00000000" w:rsidR="00000000" w:rsidRPr="00000000">
        <w:rPr>
          <w:rtl w:val="0"/>
        </w:rPr>
        <w:t xml:space="preserve">Meta Title: Preschool Near Grantham Farm | Premium Early Learning</w:t>
      </w:r>
    </w:p>
    <w:p w:rsidR="00000000" w:rsidDel="00000000" w:rsidP="00000000" w:rsidRDefault="00000000" w:rsidRPr="00000000" w14:paraId="00000555">
      <w:pPr>
        <w:rPr/>
      </w:pPr>
      <w:r w:rsidDel="00000000" w:rsidR="00000000" w:rsidRPr="00000000">
        <w:rPr>
          <w:rtl w:val="0"/>
        </w:rPr>
        <w:t xml:space="preserve">Meta Description: Looking for a preschool near Grantham Farm? Purpose-built centre matching your quality standards. Modern facilities, school readiness focus. Book your tour today.</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b w:val="1"/>
          <w:bCs w:val="1"/>
        </w:rPr>
      </w:pPr>
      <w:r w:rsidDel="00000000" w:rsidR="00000000" w:rsidRPr="00000000">
        <w:rPr>
          <w:b w:val="1"/>
          <w:bCs w:val="1"/>
          <w:rtl w:val="0"/>
        </w:rPr>
        <w:t xml:space="preserve">H1: Premium Preschool Near Grantham Farm - Where Excellence Meets Early Learning</w:t>
      </w:r>
    </w:p>
    <w:p w:rsidR="00000000" w:rsidDel="00000000" w:rsidP="00000000" w:rsidRDefault="00000000" w:rsidRPr="00000000" w14:paraId="00000558">
      <w:pPr>
        <w:spacing w:after="240" w:before="240" w:lineRule="auto"/>
        <w:rPr/>
      </w:pPr>
      <w:r w:rsidDel="00000000" w:rsidR="00000000" w:rsidRPr="00000000">
        <w:rPr>
          <w:rtl w:val="0"/>
        </w:rPr>
        <w:t xml:space="preserve">Excellence in early learning means more than a modern building. It means qualified educators who bring out the best in every child, thoughtfully designed programs that balance structured learning with joyful play, and a warm environment where your child feels safe to grow and explore.</w:t>
      </w:r>
    </w:p>
    <w:p w:rsidR="00000000" w:rsidDel="00000000" w:rsidP="00000000" w:rsidRDefault="00000000" w:rsidRPr="00000000" w14:paraId="00000559">
      <w:pPr>
        <w:spacing w:after="240" w:before="240" w:lineRule="auto"/>
        <w:rPr/>
      </w:pPr>
      <w:r w:rsidDel="00000000" w:rsidR="00000000" w:rsidRPr="00000000">
        <w:rPr>
          <w:rtl w:val="0"/>
        </w:rPr>
        <w:t xml:space="preserve">Our purpose-built preschool near Grantham Farm delivers all of that, giving children in this community the strong educational foundation they deserve right from the start.</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b w:val="1"/>
          <w:bCs w:val="1"/>
        </w:rPr>
      </w:pPr>
      <w:r w:rsidDel="00000000" w:rsidR="00000000" w:rsidRPr="00000000">
        <w:rPr>
          <w:b w:val="1"/>
          <w:bCs w:val="1"/>
          <w:rtl w:val="0"/>
        </w:rPr>
        <w:t xml:space="preserve">H2: Understanding Your Family's Needs in Grantham Farm</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You need more than just childcare. You need a trusted partner in your child's development that makes drop-offs stress-free and gives you complete peace of mind throughout your workday. We designed our centre to meet that expectation, creating a learning environment that prepares children for success while building strong community connections.</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We create a warm, welcoming hub where families connect, children build lasting friendships, and everyone feels at home in their new community.</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b w:val="1"/>
          <w:bCs w:val="1"/>
        </w:rPr>
      </w:pPr>
      <w:r w:rsidDel="00000000" w:rsidR="00000000" w:rsidRPr="00000000">
        <w:rPr>
          <w:b w:val="1"/>
          <w:bCs w:val="1"/>
          <w:rtl w:val="0"/>
        </w:rPr>
        <w:t xml:space="preserve">H2: Our Premium Facilities and Programs</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b w:val="1"/>
          <w:bCs w:val="1"/>
        </w:rPr>
      </w:pPr>
      <w:r w:rsidDel="00000000" w:rsidR="00000000" w:rsidRPr="00000000">
        <w:rPr>
          <w:b w:val="1"/>
          <w:bCs w:val="1"/>
          <w:rtl w:val="0"/>
        </w:rPr>
        <w:t xml:space="preserve">H3: State-of-the-Art Learning Spaces</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Our purpose-built facility features modern, resource-rich classrooms flooded with natural light. Each space is thoughtfully designed with clean lines and high-quality finishes that echo the contemporary aesthetics of Grantham Farm's two-storey brick and Colorbond homes. We've invested in premium educational resources and technology so that your child has access to the best learning tools available.</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Our expansive outdoor play areas feature UV-rated shade structures and high-performance air conditioning systems, essential for managing Western Sydney's intense summer heat. This allows children to appreciate active outdoor learning year-round, developing gross motor skills and a love for nature regardless of weather conditions.</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[Book a tour to experience our premium facilities firsthand]</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b w:val="1"/>
          <w:bCs w:val="1"/>
        </w:rPr>
      </w:pPr>
      <w:r w:rsidDel="00000000" w:rsidR="00000000" w:rsidRPr="00000000">
        <w:rPr>
          <w:b w:val="1"/>
          <w:bCs w:val="1"/>
          <w:rtl w:val="0"/>
        </w:rPr>
        <w:t xml:space="preserve">H3: Extensive School Readiness Program</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We go beyond basic care to actively prepare your child for their transition to primary school. Our curriculum focuses on:</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numPr>
          <w:ilvl w:val="0"/>
          <w:numId w:val="23"/>
        </w:numPr>
        <w:ind w:left="720" w:hanging="360"/>
        <w:rPr>
          <w:u w:val="none"/>
        </w:rPr>
      </w:pPr>
      <w:r w:rsidDel="00000000" w:rsidR="00000000" w:rsidRPr="00000000">
        <w:rPr>
          <w:rtl w:val="0"/>
        </w:rPr>
        <w:t xml:space="preserve">Literacy and numeracy foundations through play-based learning.</w:t>
      </w:r>
    </w:p>
    <w:p w:rsidR="00000000" w:rsidDel="00000000" w:rsidP="00000000" w:rsidRDefault="00000000" w:rsidRPr="00000000" w14:paraId="00000571">
      <w:pPr>
        <w:numPr>
          <w:ilvl w:val="0"/>
          <w:numId w:val="23"/>
        </w:numPr>
        <w:ind w:left="720" w:hanging="360"/>
        <w:rPr>
          <w:u w:val="none"/>
        </w:rPr>
      </w:pPr>
      <w:r w:rsidDel="00000000" w:rsidR="00000000" w:rsidRPr="00000000">
        <w:rPr>
          <w:rtl w:val="0"/>
        </w:rPr>
        <w:t xml:space="preserve">Social and emotional development for confident interactions.</w:t>
      </w:r>
    </w:p>
    <w:p w:rsidR="00000000" w:rsidDel="00000000" w:rsidP="00000000" w:rsidRDefault="00000000" w:rsidRPr="00000000" w14:paraId="00000572">
      <w:pPr>
        <w:numPr>
          <w:ilvl w:val="0"/>
          <w:numId w:val="23"/>
        </w:numPr>
        <w:ind w:left="720" w:hanging="360"/>
        <w:rPr>
          <w:u w:val="none"/>
        </w:rPr>
      </w:pPr>
      <w:r w:rsidDel="00000000" w:rsidR="00000000" w:rsidRPr="00000000">
        <w:rPr>
          <w:rtl w:val="0"/>
        </w:rPr>
        <w:t xml:space="preserve">Critical thinking and problem-solving skills.</w:t>
      </w:r>
    </w:p>
    <w:p w:rsidR="00000000" w:rsidDel="00000000" w:rsidP="00000000" w:rsidRDefault="00000000" w:rsidRPr="00000000" w14:paraId="00000573">
      <w:pPr>
        <w:numPr>
          <w:ilvl w:val="0"/>
          <w:numId w:val="23"/>
        </w:numPr>
        <w:ind w:left="720" w:hanging="360"/>
        <w:rPr>
          <w:u w:val="none"/>
        </w:rPr>
      </w:pPr>
      <w:r w:rsidDel="00000000" w:rsidR="00000000" w:rsidRPr="00000000">
        <w:rPr>
          <w:rtl w:val="0"/>
        </w:rPr>
        <w:t xml:space="preserve">Creative expression through art, music, and dramatic play.</w:t>
      </w:r>
    </w:p>
    <w:p w:rsidR="00000000" w:rsidDel="00000000" w:rsidP="00000000" w:rsidRDefault="00000000" w:rsidRPr="00000000" w14:paraId="00000574">
      <w:pPr>
        <w:numPr>
          <w:ilvl w:val="0"/>
          <w:numId w:val="23"/>
        </w:numPr>
        <w:ind w:left="720" w:hanging="360"/>
        <w:rPr>
          <w:u w:val="none"/>
        </w:rPr>
      </w:pPr>
      <w:r w:rsidDel="00000000" w:rsidR="00000000" w:rsidRPr="00000000">
        <w:rPr>
          <w:rtl w:val="0"/>
        </w:rPr>
        <w:t xml:space="preserve">Physical development and healthy lifestyle habits.</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ins w:author="Cassandra Gorman" w:id="82" w:date="2026-05-13T03:10:39Z">
        <w:r w:rsidDel="00000000" w:rsidR="00000000" w:rsidRPr="00000000">
          <w:rPr>
            <w:rtl w:val="0"/>
          </w:rPr>
          <w:t xml:space="preserve">Bachelor and </w:t>
        </w:r>
      </w:ins>
      <w:r w:rsidDel="00000000" w:rsidR="00000000" w:rsidRPr="00000000">
        <w:rPr>
          <w:rtl w:val="0"/>
        </w:rPr>
        <w:t xml:space="preserve">Qualified early childhood educators deliver each program. They understand the high aspirations Grantham Farm families have for their children's education.</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b w:val="1"/>
          <w:bCs w:val="1"/>
        </w:rPr>
      </w:pPr>
      <w:r w:rsidDel="00000000" w:rsidR="00000000" w:rsidRPr="00000000">
        <w:rPr>
          <w:b w:val="1"/>
          <w:bCs w:val="1"/>
          <w:rtl w:val="0"/>
        </w:rPr>
        <w:t xml:space="preserve">H2: Your Local Early Learning Experts in Grantham Farm</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Flourish Early Learning Centres are specialists in creating supportive community networks for new residents. Our team understands the unique journey of putting down roots in Grantham Farm and actively helps families build meaningful connections.</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Working closely with </w:t>
      </w:r>
      <w:ins w:author="Cassandra Gorman" w:id="83" w:date="2026-05-13T03:10:50Z">
        <w:r w:rsidDel="00000000" w:rsidR="00000000" w:rsidRPr="00000000">
          <w:rPr>
            <w:rtl w:val="0"/>
          </w:rPr>
          <w:t xml:space="preserve">Local</w:t>
        </w:r>
      </w:ins>
      <w:del w:author="Cassandra Gorman" w:id="83" w:date="2026-05-13T03:10:50Z">
        <w:r w:rsidDel="00000000" w:rsidR="00000000" w:rsidRPr="00000000">
          <w:rPr>
            <w:rtl w:val="0"/>
          </w:rPr>
          <w:delText xml:space="preserve">Blacktown</w:delText>
        </w:r>
      </w:del>
      <w:r w:rsidDel="00000000" w:rsidR="00000000" w:rsidRPr="00000000">
        <w:rPr>
          <w:rtl w:val="0"/>
        </w:rPr>
        <w:t xml:space="preserve"> City Council, we've made sure that our facility exceeds all requirements for new developments. This includes ample off-street parking and a safe, streamlined drop-off zone that alleviates the traffic congestion. Our design prioritises both functionality and aesthetics, creating a welcoming space that feels like an extension of your quality home environment.</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Our educators bring fresh innovation and modern teaching approaches to early learning. We're committed to continuous professional development, confirming our methods reflect the latest research in child development and education. This dedication to excellence means your child receives cutting-edge educational experiences tailored to their individual needs.</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[Secure your child's place in our </w:t>
      </w:r>
      <w:ins w:author="Cassandra Gorman" w:id="84" w:date="2026-05-13T03:10:58Z">
        <w:r w:rsidDel="00000000" w:rsidR="00000000" w:rsidRPr="00000000">
          <w:rPr>
            <w:rtl w:val="0"/>
          </w:rPr>
          <w:t xml:space="preserve">2026 or </w:t>
        </w:r>
      </w:ins>
      <w:r w:rsidDel="00000000" w:rsidR="00000000" w:rsidRPr="00000000">
        <w:rPr>
          <w:rtl w:val="0"/>
        </w:rPr>
        <w:t xml:space="preserve">2027 school readiness program]</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b w:val="1"/>
          <w:bCs w:val="1"/>
        </w:rPr>
      </w:pPr>
      <w:r w:rsidDel="00000000" w:rsidR="00000000" w:rsidRPr="00000000">
        <w:rPr>
          <w:b w:val="1"/>
          <w:bCs w:val="1"/>
          <w:rtl w:val="0"/>
        </w:rPr>
        <w:t xml:space="preserve">H2: Why Choose Our Preschool Near Grantham Farm</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b w:val="1"/>
          <w:bCs w:val="1"/>
        </w:rPr>
      </w:pPr>
      <w:r w:rsidDel="00000000" w:rsidR="00000000" w:rsidRPr="00000000">
        <w:rPr>
          <w:b w:val="1"/>
          <w:bCs w:val="1"/>
          <w:rtl w:val="0"/>
        </w:rPr>
        <w:t xml:space="preserve">H3: Community-Focused Approach</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We recognise that almost every family in Grantham Farm shares the experience of being new to the area. This creates a unique opportunity to build a supportive community from the ground up. Our regular family events, parent workshops, and networking opportunities help you establish the local connections that transform a new suburb into a true neighbourhood.</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b w:val="1"/>
          <w:bCs w:val="1"/>
        </w:rPr>
      </w:pPr>
      <w:r w:rsidDel="00000000" w:rsidR="00000000" w:rsidRPr="00000000">
        <w:rPr>
          <w:b w:val="1"/>
          <w:bCs w:val="1"/>
          <w:rtl w:val="0"/>
        </w:rPr>
        <w:t xml:space="preserve">H3: Premium Standards Throughout</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numPr>
          <w:ilvl w:val="0"/>
          <w:numId w:val="32"/>
        </w:numPr>
        <w:ind w:left="720" w:hanging="360"/>
        <w:rPr>
          <w:u w:val="none"/>
        </w:rPr>
      </w:pPr>
      <w:r w:rsidDel="00000000" w:rsidR="00000000" w:rsidRPr="00000000">
        <w:rPr>
          <w:rtl w:val="0"/>
        </w:rPr>
        <w:t xml:space="preserve">Purpose-built facility designed specifically for modern early learning.</w:t>
      </w:r>
    </w:p>
    <w:p w:rsidR="00000000" w:rsidDel="00000000" w:rsidP="00000000" w:rsidRDefault="00000000" w:rsidRPr="00000000" w14:paraId="0000058B">
      <w:pPr>
        <w:numPr>
          <w:ilvl w:val="0"/>
          <w:numId w:val="32"/>
        </w:numPr>
        <w:ind w:left="720" w:hanging="360"/>
        <w:rPr>
          <w:u w:val="none"/>
        </w:rPr>
      </w:pPr>
      <w:r w:rsidDel="00000000" w:rsidR="00000000" w:rsidRPr="00000000">
        <w:rPr>
          <w:rtl w:val="0"/>
        </w:rPr>
        <w:t xml:space="preserve">Exceeds National Quality Framework standards.</w:t>
      </w:r>
    </w:p>
    <w:p w:rsidR="00000000" w:rsidDel="00000000" w:rsidP="00000000" w:rsidRDefault="00000000" w:rsidRPr="00000000" w14:paraId="0000058C">
      <w:pPr>
        <w:numPr>
          <w:ilvl w:val="0"/>
          <w:numId w:val="32"/>
        </w:numPr>
        <w:ind w:left="720" w:hanging="360"/>
        <w:rPr>
          <w:u w:val="none"/>
        </w:rPr>
      </w:pPr>
      <w:r w:rsidDel="00000000" w:rsidR="00000000" w:rsidRPr="00000000">
        <w:rPr>
          <w:rtl w:val="0"/>
        </w:rPr>
        <w:t xml:space="preserve">Boutique service model providing personalised attention.</w:t>
      </w:r>
    </w:p>
    <w:p w:rsidR="00000000" w:rsidDel="00000000" w:rsidP="00000000" w:rsidRDefault="00000000" w:rsidRPr="00000000" w14:paraId="0000058D">
      <w:pPr>
        <w:numPr>
          <w:ilvl w:val="0"/>
          <w:numId w:val="32"/>
        </w:numPr>
        <w:ind w:left="720" w:hanging="360"/>
        <w:rPr>
          <w:u w:val="none"/>
        </w:rPr>
      </w:pPr>
      <w:r w:rsidDel="00000000" w:rsidR="00000000" w:rsidRPr="00000000">
        <w:rPr>
          <w:rtl w:val="0"/>
        </w:rPr>
        <w:t xml:space="preserve">Direct communication with educators and management.</w:t>
      </w:r>
    </w:p>
    <w:p w:rsidR="00000000" w:rsidDel="00000000" w:rsidP="00000000" w:rsidRDefault="00000000" w:rsidRPr="00000000" w14:paraId="0000058E">
      <w:pPr>
        <w:numPr>
          <w:ilvl w:val="0"/>
          <w:numId w:val="32"/>
        </w:numPr>
        <w:ind w:left="720" w:hanging="360"/>
        <w:rPr>
          <w:u w:val="none"/>
        </w:rPr>
      </w:pPr>
      <w:r w:rsidDel="00000000" w:rsidR="00000000" w:rsidRPr="00000000">
        <w:rPr>
          <w:rtl w:val="0"/>
        </w:rPr>
        <w:t xml:space="preserve">Flexible programs accommodating busy professional schedules.</w:t>
      </w:r>
    </w:p>
    <w:p w:rsidR="00000000" w:rsidDel="00000000" w:rsidP="00000000" w:rsidRDefault="00000000" w:rsidRPr="00000000" w14:paraId="0000058F">
      <w:pPr>
        <w:numPr>
          <w:ilvl w:val="0"/>
          <w:numId w:val="32"/>
        </w:numPr>
        <w:ind w:left="720" w:hanging="360"/>
        <w:rPr>
          <w:u w:val="none"/>
        </w:rPr>
      </w:pPr>
      <w:r w:rsidDel="00000000" w:rsidR="00000000" w:rsidRPr="00000000">
        <w:rPr>
          <w:rtl w:val="0"/>
        </w:rPr>
        <w:t xml:space="preserve">Cultural diversity celebrated and integrated into our curriculum.</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b w:val="1"/>
          <w:bCs w:val="1"/>
        </w:rPr>
      </w:pPr>
      <w:r w:rsidDel="00000000" w:rsidR="00000000" w:rsidRPr="00000000">
        <w:rPr>
          <w:b w:val="1"/>
          <w:bCs w:val="1"/>
          <w:rtl w:val="0"/>
        </w:rPr>
        <w:t xml:space="preserve">H3: Investment in Your Child's Future</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Choosing our preschool near Grantham Farm means investing in your child's educational foundation. We understand that your decision to live in this premium suburb reflects your commitment to providing the best opportunities for your family. Our centre honours that commitment by delivering exceptional early childhood education that prepares children not just for school, but for life.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b w:val="1"/>
          <w:bCs w:val="1"/>
        </w:rPr>
      </w:pPr>
      <w:r w:rsidDel="00000000" w:rsidR="00000000" w:rsidRPr="00000000">
        <w:rPr>
          <w:b w:val="1"/>
          <w:bCs w:val="1"/>
          <w:rtl w:val="0"/>
        </w:rPr>
        <w:t xml:space="preserve">Q: What makes your preschool different from others in the area?</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As a purpose-built facility in Grantham Farm, we've designed specifically for the needs of local families. Our modern infrastructure, premium resources, and community-building focus set us apart. We're not adapting an old building or bringing a one-size-fits-all franchise model. We're creating something special for Grantham Farm families.</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b w:val="1"/>
          <w:bCs w:val="1"/>
        </w:rPr>
      </w:pPr>
      <w:r w:rsidDel="00000000" w:rsidR="00000000" w:rsidRPr="00000000">
        <w:rPr>
          <w:b w:val="1"/>
          <w:bCs w:val="1"/>
          <w:rtl w:val="0"/>
        </w:rPr>
        <w:t xml:space="preserve">Q: What is the "Boutique Service Model" mentioned?</w:t>
      </w:r>
    </w:p>
    <w:p w:rsidR="00000000" w:rsidDel="00000000" w:rsidP="00000000" w:rsidRDefault="00000000" w:rsidRPr="00000000" w14:paraId="0000059C">
      <w:pPr>
        <w:rPr>
          <w:b w:val="1"/>
          <w:bCs w:val="1"/>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It means we focus on maintaining a smaller, more intimate feel where every educator knows every family, allowing for highly personalized care and education that larger chains can't provide.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b w:val="1"/>
          <w:bCs w:val="1"/>
        </w:rPr>
      </w:pPr>
      <w:r w:rsidDel="00000000" w:rsidR="00000000" w:rsidRPr="00000000">
        <w:rPr>
          <w:b w:val="1"/>
          <w:bCs w:val="1"/>
          <w:rtl w:val="0"/>
        </w:rPr>
        <w:t xml:space="preserve">Q: Do you help with toilet training?</w:t>
      </w:r>
    </w:p>
    <w:p w:rsidR="00000000" w:rsidDel="00000000" w:rsidP="00000000" w:rsidRDefault="00000000" w:rsidRPr="00000000" w14:paraId="000005A0">
      <w:pPr>
        <w:rPr>
          <w:b w:val="1"/>
          <w:bCs w:val="1"/>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Yes, our educators work in partnership with parents to support toilet training once a child shows signs of readiness, ensuring a consistent approach between home and the centre.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b w:val="1"/>
          <w:bCs w:val="1"/>
        </w:rPr>
      </w:pPr>
      <w:r w:rsidDel="00000000" w:rsidR="00000000" w:rsidRPr="00000000">
        <w:rPr>
          <w:b w:val="1"/>
          <w:bCs w:val="1"/>
          <w:rtl w:val="0"/>
        </w:rPr>
        <w:t xml:space="preserve">Q: Is the preschool open during school holidays?</w:t>
      </w:r>
    </w:p>
    <w:p w:rsidR="00000000" w:rsidDel="00000000" w:rsidP="00000000" w:rsidRDefault="00000000" w:rsidRPr="00000000" w14:paraId="000005A4">
      <w:pPr>
        <w:rPr>
          <w:b w:val="1"/>
          <w:bCs w:val="1"/>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Yes, we operate 50 weeks a year, closing only for public holidays and a brief period over Christmas, providing year-round support for working families.</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b w:val="1"/>
          <w:bCs w:val="1"/>
        </w:rPr>
      </w:pPr>
      <w:r w:rsidDel="00000000" w:rsidR="00000000" w:rsidRPr="00000000">
        <w:rPr>
          <w:b w:val="1"/>
          <w:bCs w:val="1"/>
          <w:rtl w:val="0"/>
        </w:rPr>
        <w:t xml:space="preserve">Q: How do you cater to busy professional families?</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We understand the demands of commuting via major arterials like Richmond Road. Our streamlined drop-off procedures, flexible hours, and efficient communication systems respect your time. We also offer convenient online platforms for updates, bookings, and administrative tasks, fitting smoothly into your busy lifestyle.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b w:val="1"/>
          <w:bCs w:val="1"/>
        </w:rPr>
      </w:pPr>
      <w:r w:rsidDel="00000000" w:rsidR="00000000" w:rsidRPr="00000000">
        <w:rPr>
          <w:b w:val="1"/>
          <w:bCs w:val="1"/>
          <w:rtl w:val="0"/>
        </w:rPr>
        <w:t xml:space="preserve">Q: What age groups do you accept?</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We provide premium early learning programs for children from 6 weeks to school age. Each age group has dedicated spaces and curricula designed for their developmental stage, so that every child receives age-appropriate challenges and support.</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b w:val="1"/>
          <w:bCs w:val="1"/>
        </w:rPr>
      </w:pPr>
      <w:r w:rsidDel="00000000" w:rsidR="00000000" w:rsidRPr="00000000">
        <w:rPr>
          <w:b w:val="1"/>
          <w:bCs w:val="1"/>
          <w:rtl w:val="0"/>
        </w:rPr>
        <w:t xml:space="preserve">Q: How do you support school readiness?</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Our extensive school readiness program goes beyond academic basics. We focus on developing confident, curious learners who are socially, emotionally, and intellectually prepared for primary school. Regular assessments and parent partnerships achieve each child's progress at their highest pace.</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Don't wait. Enrolments for our </w:t>
      </w:r>
      <w:ins w:author="Cassandra Gorman" w:id="85" w:date="2026-05-13T03:11:15Z">
        <w:r w:rsidDel="00000000" w:rsidR="00000000" w:rsidRPr="00000000">
          <w:rPr>
            <w:rtl w:val="0"/>
          </w:rPr>
          <w:t xml:space="preserve">2026 and </w:t>
        </w:r>
      </w:ins>
      <w:r w:rsidDel="00000000" w:rsidR="00000000" w:rsidRPr="00000000">
        <w:rPr>
          <w:rtl w:val="0"/>
        </w:rPr>
        <w:t xml:space="preserve">2027 school readiness program are filling fast. [Book your personalised tour today] and find how we're redefining early childhood education in Grantham Farm. Experience firsthand why local families trust us to provide the exceptional start their children deserve in this thriving new community.</w:t>
      </w:r>
      <w:r w:rsidDel="00000000" w:rsidR="00000000" w:rsidRPr="00000000">
        <w:br w:type="page"/>
      </w:r>
      <w:r w:rsidDel="00000000" w:rsidR="00000000" w:rsidRPr="00000000">
        <w:rPr>
          <w:rtl w:val="0"/>
        </w:rPr>
      </w:r>
    </w:p>
    <w:p w:rsidR="00000000" w:rsidDel="00000000" w:rsidP="00000000" w:rsidRDefault="00000000" w:rsidRPr="00000000" w14:paraId="000005B5">
      <w:pPr>
        <w:pStyle w:val="Heading1"/>
        <w:rPr>
          <w:b w:val="1"/>
          <w:bCs w:val="1"/>
        </w:rPr>
      </w:pPr>
      <w:bookmarkStart w:colFirst="0" w:colLast="0" w:name="_g4a41mlnfkl8" w:id="12"/>
      <w:bookmarkEnd w:id="12"/>
      <w:r w:rsidDel="00000000" w:rsidR="00000000" w:rsidRPr="00000000">
        <w:rPr>
          <w:b w:val="1"/>
          <w:bCs w:val="1"/>
          <w:rtl w:val="0"/>
        </w:rPr>
        <w:t xml:space="preserve">Page 13 </w:t>
      </w:r>
    </w:p>
    <w:p w:rsidR="00000000" w:rsidDel="00000000" w:rsidP="00000000" w:rsidRDefault="00000000" w:rsidRPr="00000000" w14:paraId="000005B6">
      <w:pPr>
        <w:rPr>
          <w:b w:val="1"/>
          <w:bCs w:val="1"/>
        </w:rPr>
      </w:pPr>
      <w:r w:rsidDel="00000000" w:rsidR="00000000" w:rsidRPr="00000000">
        <w:rPr>
          <w:b w:val="1"/>
          <w:bCs w:val="1"/>
          <w:rtl w:val="0"/>
        </w:rPr>
        <w:t xml:space="preserve">URL: https://flourishelc.com.au/preschool-riverstone-nsw/</w:t>
      </w:r>
    </w:p>
    <w:p w:rsidR="00000000" w:rsidDel="00000000" w:rsidP="00000000" w:rsidRDefault="00000000" w:rsidRPr="00000000" w14:paraId="000005B7">
      <w:pPr>
        <w:rPr/>
      </w:pPr>
      <w:r w:rsidDel="00000000" w:rsidR="00000000" w:rsidRPr="00000000">
        <w:rPr>
          <w:rtl w:val="0"/>
        </w:rPr>
        <w:t xml:space="preserve">Page Type: Location Page</w:t>
      </w:r>
    </w:p>
    <w:p w:rsidR="00000000" w:rsidDel="00000000" w:rsidP="00000000" w:rsidRDefault="00000000" w:rsidRPr="00000000" w14:paraId="000005B8">
      <w:pPr>
        <w:rPr/>
      </w:pPr>
      <w:r w:rsidDel="00000000" w:rsidR="00000000" w:rsidRPr="00000000">
        <w:rPr>
          <w:rtl w:val="0"/>
        </w:rPr>
        <w:t xml:space="preserve">Content Type: New Content</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Keywords:</w:t>
      </w:r>
    </w:p>
    <w:p w:rsidR="00000000" w:rsidDel="00000000" w:rsidP="00000000" w:rsidRDefault="00000000" w:rsidRPr="00000000" w14:paraId="000005BB">
      <w:pPr>
        <w:rPr>
          <w:b w:val="1"/>
          <w:bCs w:val="1"/>
        </w:rPr>
      </w:pPr>
      <w:r w:rsidDel="00000000" w:rsidR="00000000" w:rsidRPr="00000000">
        <w:rPr>
          <w:b w:val="1"/>
          <w:bCs w:val="1"/>
          <w:rtl w:val="0"/>
        </w:rPr>
        <w:t xml:space="preserve">Primary keyword: preschool near riverstone</w:t>
      </w:r>
    </w:p>
    <w:p w:rsidR="00000000" w:rsidDel="00000000" w:rsidP="00000000" w:rsidRDefault="00000000" w:rsidRPr="00000000" w14:paraId="000005BC">
      <w:pPr>
        <w:rPr/>
      </w:pPr>
      <w:r w:rsidDel="00000000" w:rsidR="00000000" w:rsidRPr="00000000">
        <w:rPr>
          <w:rtl w:val="0"/>
        </w:rPr>
        <w:t xml:space="preserve">Secondary keywords: </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b w:val="1"/>
          <w:bCs w:val="1"/>
        </w:rPr>
      </w:pPr>
      <w:r w:rsidDel="00000000" w:rsidR="00000000" w:rsidRPr="00000000">
        <w:rPr>
          <w:b w:val="1"/>
          <w:bCs w:val="1"/>
          <w:rtl w:val="0"/>
        </w:rPr>
        <w:t xml:space="preserve">Content:</w:t>
      </w:r>
    </w:p>
    <w:p w:rsidR="00000000" w:rsidDel="00000000" w:rsidP="00000000" w:rsidRDefault="00000000" w:rsidRPr="00000000" w14:paraId="000005BF">
      <w:pPr>
        <w:rPr/>
      </w:pPr>
      <w:r w:rsidDel="00000000" w:rsidR="00000000" w:rsidRPr="00000000">
        <w:rPr>
          <w:rtl w:val="0"/>
        </w:rPr>
        <w:t xml:space="preserve">Meta Title: Preschool Near Riverstone | Quality Early Learning NSW</w:t>
      </w:r>
    </w:p>
    <w:p w:rsidR="00000000" w:rsidDel="00000000" w:rsidP="00000000" w:rsidRDefault="00000000" w:rsidRPr="00000000" w14:paraId="000005C0">
      <w:pPr>
        <w:rPr/>
      </w:pPr>
      <w:r w:rsidDel="00000000" w:rsidR="00000000" w:rsidRPr="00000000">
        <w:rPr>
          <w:rtl w:val="0"/>
        </w:rPr>
        <w:t xml:space="preserve">Meta Description: Looking for a preschool near Riverstone? Join our thriving early learning community designed for Riverstone's growing families. Secure your child's place today.</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b w:val="1"/>
          <w:bCs w:val="1"/>
        </w:rPr>
      </w:pPr>
      <w:r w:rsidDel="00000000" w:rsidR="00000000" w:rsidRPr="00000000">
        <w:rPr>
          <w:b w:val="1"/>
          <w:bCs w:val="1"/>
          <w:rtl w:val="0"/>
        </w:rPr>
        <w:t xml:space="preserve">H1: Leading Preschool Near Riverstone: Building Bright Futures in NSW's Growing Community</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spacing w:after="240" w:before="240" w:lineRule="auto"/>
        <w:rPr/>
      </w:pPr>
      <w:r w:rsidDel="00000000" w:rsidR="00000000" w:rsidRPr="00000000">
        <w:rPr>
          <w:rtl w:val="0"/>
        </w:rPr>
        <w:t xml:space="preserve">Every child in Riverstone deserves a preschool that sets them up to thrive, and that's exactly what we've built. Our purpose-built centre combines structured, play-based school readiness programs with qualified educators who are genuinely invested in each child's growth, giving little ones the strongest possible start before they reach primary school.</w:t>
      </w:r>
    </w:p>
    <w:p w:rsidR="00000000" w:rsidDel="00000000" w:rsidP="00000000" w:rsidRDefault="00000000" w:rsidRPr="00000000" w14:paraId="000005C5">
      <w:pPr>
        <w:spacing w:after="240" w:before="240" w:lineRule="auto"/>
        <w:rPr/>
      </w:pPr>
      <w:r w:rsidDel="00000000" w:rsidR="00000000" w:rsidRPr="00000000">
        <w:rPr>
          <w:rtl w:val="0"/>
        </w:rPr>
        <w:t xml:space="preserve">We're also proud to be part of this community. As Riverstone continues to grow, we're here as a place where local families connect, where children make lifelong friends, and where parents feel supported every step of the way.</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b w:val="1"/>
          <w:bCs w:val="1"/>
        </w:rPr>
      </w:pPr>
      <w:r w:rsidDel="00000000" w:rsidR="00000000" w:rsidRPr="00000000">
        <w:rPr>
          <w:b w:val="1"/>
          <w:bCs w:val="1"/>
          <w:rtl w:val="0"/>
        </w:rPr>
        <w:t xml:space="preserve">H2: Understanding Riverstone's Early Learning Challenges</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Long waitlists at quality centres leave many parents worrying about securing a place before primary school enrolments begin. Our centre addresses this directly by maintaining transparent enrolment processes and offering priority placement for families committed to our extensive school readiness program.</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We've built a community anchor where both children and parents can form lasting local connections. Our regular family events, parent workshops, and collaborative programs help transform neighbours into friends.</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The daily commute from Riverstone to Sydney's business districts adds another layer of stress for working parents. You need confidence in your child's care during those long days away. Our extended hours, real-time communication app, and dedicated educator teams provide the peace of mind that allows you to focus on your work knowing your child thrives in a nurturing environment.</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[Secure your child's place in our Riverstone community today]</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b w:val="1"/>
          <w:bCs w:val="1"/>
        </w:rPr>
      </w:pPr>
      <w:r w:rsidDel="00000000" w:rsidR="00000000" w:rsidRPr="00000000">
        <w:rPr>
          <w:b w:val="1"/>
          <w:bCs w:val="1"/>
          <w:rtl w:val="0"/>
        </w:rPr>
        <w:t xml:space="preserve">H2: Purpose-Built Excellence for Western Sydney Families</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Our facility stands apart as a preschool near Riverstone that truly understands local needs. Every aspect of our centre reflects careful planning for Western Sydney's unique conditions. Our outdoor play areas feature wide-ranging UV-rated shade structures specifically engineered to combat the intense summer heat, making sure that children can check out and play safely throughout the year. Inside, our climate-controlled learning spaces maintain peak comfort with commercial-grade air conditioning systems.</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Compliance isn't just a checkbox for us, it's a commitment to excellence. Our centre meets and exceeds all requirements set by </w:t>
      </w:r>
      <w:ins w:author="Cassandra Gorman" w:id="86" w:date="2026-05-13T03:30:50Z">
        <w:r w:rsidDel="00000000" w:rsidR="00000000" w:rsidRPr="00000000">
          <w:rPr>
            <w:rtl w:val="0"/>
          </w:rPr>
          <w:t xml:space="preserve">Local </w:t>
        </w:r>
      </w:ins>
      <w:del w:author="Cassandra Gorman" w:id="86" w:date="2026-05-13T03:30:50Z">
        <w:r w:rsidDel="00000000" w:rsidR="00000000" w:rsidRPr="00000000">
          <w:rPr>
            <w:rtl w:val="0"/>
          </w:rPr>
          <w:delText xml:space="preserve">Blacktown City </w:delText>
        </w:r>
      </w:del>
      <w:r w:rsidDel="00000000" w:rsidR="00000000" w:rsidRPr="00000000">
        <w:rPr>
          <w:rtl w:val="0"/>
        </w:rPr>
        <w:t xml:space="preserve">Council's Development Control Plans and the NSW State Environmental Planning Policy for Child Care Facilities. This meticulous attention to regulatory standards means your child learns in an environment that prioritises their safety, health, and development at every turn.</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b w:val="1"/>
          <w:bCs w:val="1"/>
        </w:rPr>
      </w:pPr>
      <w:r w:rsidDel="00000000" w:rsidR="00000000" w:rsidRPr="00000000">
        <w:rPr>
          <w:b w:val="1"/>
          <w:bCs w:val="1"/>
          <w:rtl w:val="0"/>
        </w:rPr>
        <w:t xml:space="preserve">H3: Modern Learning Spaces Designed for Success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Our bright, purposefully designed classrooms reflect the same modern standards you've come to expect from your new Riverstone home. Each learning space features: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numPr>
          <w:ilvl w:val="0"/>
          <w:numId w:val="64"/>
        </w:numPr>
        <w:ind w:left="720" w:hanging="360"/>
        <w:rPr>
          <w:u w:val="none"/>
        </w:rPr>
      </w:pPr>
      <w:r w:rsidDel="00000000" w:rsidR="00000000" w:rsidRPr="00000000">
        <w:rPr>
          <w:rtl w:val="0"/>
        </w:rPr>
        <w:t xml:space="preserve">Age-appropriate furniture and equipment supporting developmental milestones.</w:t>
      </w:r>
    </w:p>
    <w:p w:rsidR="00000000" w:rsidDel="00000000" w:rsidP="00000000" w:rsidRDefault="00000000" w:rsidRPr="00000000" w14:paraId="000005DC">
      <w:pPr>
        <w:numPr>
          <w:ilvl w:val="0"/>
          <w:numId w:val="64"/>
        </w:numPr>
        <w:ind w:left="720" w:hanging="360"/>
        <w:rPr>
          <w:u w:val="none"/>
        </w:rPr>
      </w:pPr>
      <w:r w:rsidDel="00000000" w:rsidR="00000000" w:rsidRPr="00000000">
        <w:rPr>
          <w:rtl w:val="0"/>
        </w:rPr>
        <w:t xml:space="preserve">Technology integration preparing children for 21st-century learning.</w:t>
      </w:r>
    </w:p>
    <w:p w:rsidR="00000000" w:rsidDel="00000000" w:rsidP="00000000" w:rsidRDefault="00000000" w:rsidRPr="00000000" w14:paraId="000005DD">
      <w:pPr>
        <w:numPr>
          <w:ilvl w:val="0"/>
          <w:numId w:val="64"/>
        </w:numPr>
        <w:ind w:left="720" w:hanging="360"/>
        <w:rPr>
          <w:u w:val="none"/>
        </w:rPr>
      </w:pPr>
      <w:r w:rsidDel="00000000" w:rsidR="00000000" w:rsidRPr="00000000">
        <w:rPr>
          <w:rtl w:val="0"/>
        </w:rPr>
        <w:t xml:space="preserve">Dedicated quiet areas for rest and reflection.</w:t>
      </w:r>
    </w:p>
    <w:p w:rsidR="00000000" w:rsidDel="00000000" w:rsidP="00000000" w:rsidRDefault="00000000" w:rsidRPr="00000000" w14:paraId="000005DE">
      <w:pPr>
        <w:numPr>
          <w:ilvl w:val="0"/>
          <w:numId w:val="64"/>
        </w:numPr>
        <w:ind w:left="720" w:hanging="360"/>
        <w:rPr>
          <w:u w:val="none"/>
        </w:rPr>
      </w:pPr>
      <w:r w:rsidDel="00000000" w:rsidR="00000000" w:rsidRPr="00000000">
        <w:rPr>
          <w:rtl w:val="0"/>
        </w:rPr>
        <w:t xml:space="preserve">Creative zones encouraging artistic expression and imaginative play.</w:t>
      </w:r>
    </w:p>
    <w:p w:rsidR="00000000" w:rsidDel="00000000" w:rsidP="00000000" w:rsidRDefault="00000000" w:rsidRPr="00000000" w14:paraId="000005DF">
      <w:pPr>
        <w:numPr>
          <w:ilvl w:val="0"/>
          <w:numId w:val="64"/>
        </w:numPr>
        <w:ind w:left="720" w:hanging="360"/>
        <w:rPr>
          <w:u w:val="none"/>
        </w:rPr>
      </w:pPr>
      <w:r w:rsidDel="00000000" w:rsidR="00000000" w:rsidRPr="00000000">
        <w:rPr>
          <w:rtl w:val="0"/>
        </w:rPr>
        <w:t xml:space="preserve">STEM discovery corners fostering early scientific thinking.</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b w:val="1"/>
          <w:bCs w:val="1"/>
        </w:rPr>
      </w:pPr>
      <w:r w:rsidDel="00000000" w:rsidR="00000000" w:rsidRPr="00000000">
        <w:rPr>
          <w:b w:val="1"/>
          <w:bCs w:val="1"/>
          <w:rtl w:val="0"/>
        </w:rPr>
        <w:t xml:space="preserve">H2: Your Local Early Learning Experts in Riverstone</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As specialists serving Riverstone and surrounding growth areas, we bring a deep understanding of what local families need. Our educators aren't just qualified professionals, they're community members who recognise the unique dynamics of a suburb where most residents are building new lives together. This local insight shapes everything from our curriculum design to our community engagement initiatives.</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With 2027 primary school enrolments fast approaching, now is the critical time to make sure that your child has the strongest possible foundation. Our school readiness program specifically addresses the transition challenges faced by Riverstone children entering the local primary schools. We work closely with these schools to align our preparation with their expectations, giving your child a genuine advantage.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[Give your child a head start for school. Enquire today]</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b w:val="1"/>
          <w:bCs w:val="1"/>
        </w:rPr>
      </w:pPr>
      <w:r w:rsidDel="00000000" w:rsidR="00000000" w:rsidRPr="00000000">
        <w:rPr>
          <w:b w:val="1"/>
          <w:bCs w:val="1"/>
          <w:rtl w:val="0"/>
        </w:rPr>
        <w:t xml:space="preserve">H2: Why Choose Our Preschool Near Riverstone</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Selecting the right early learning partner involves more than comparing facilities, it's about finding a centre that shares your values and understands your aspirations. Here's what sets us apart:</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b w:val="1"/>
          <w:bCs w:val="1"/>
          <w:rtl w:val="0"/>
        </w:rPr>
        <w:t xml:space="preserve">Community-Focused Approach</w:t>
      </w:r>
      <w:r w:rsidDel="00000000" w:rsidR="00000000" w:rsidRPr="00000000">
        <w:rPr>
          <w:rtl w:val="0"/>
        </w:rPr>
        <w:t xml:space="preserve">: Unlike generic childcare chains, we've built our program specifically for Riverstone's unique community needs. Our family networking events, parent support groups, and collaborative projects help you build the local connections that transform a new house into a true home.</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b w:val="1"/>
          <w:bCs w:val="1"/>
          <w:rtl w:val="0"/>
        </w:rPr>
        <w:t xml:space="preserve">Exceptional School Readiness</w:t>
      </w:r>
      <w:r w:rsidDel="00000000" w:rsidR="00000000" w:rsidRPr="00000000">
        <w:rPr>
          <w:rtl w:val="0"/>
        </w:rPr>
        <w:t xml:space="preserve">: Our structured curriculum goes beyond basic care to deliver extensive preparation for formal education. Children develop crucial skills in literacy, numeracy, social interaction, and self-regulation, all while having fun in our play-based environment.</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b w:val="1"/>
          <w:bCs w:val="1"/>
          <w:rtl w:val="0"/>
        </w:rPr>
        <w:t xml:space="preserve">Qualified, Stable Educator Teams</w:t>
      </w:r>
      <w:r w:rsidDel="00000000" w:rsidR="00000000" w:rsidRPr="00000000">
        <w:rPr>
          <w:rtl w:val="0"/>
        </w:rPr>
        <w:t xml:space="preserve">: We maintain above-ratio staffing with fully qualified early childhood teachers who are passionate about their work. Our low staff turnover means your child builds secure, lasting relationships with their educators.</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b w:val="1"/>
          <w:bCs w:val="1"/>
          <w:rtl w:val="0"/>
        </w:rPr>
        <w:t xml:space="preserve">Transparent Communication</w:t>
      </w:r>
      <w:r w:rsidDel="00000000" w:rsidR="00000000" w:rsidRPr="00000000">
        <w:rPr>
          <w:rtl w:val="0"/>
        </w:rPr>
        <w:t xml:space="preserve">: Our parent communication app keeps you connected throughout the day with updates, photos, and developmental observations. You're always part of your child's learning journey, even during those long commute hours.</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b w:val="1"/>
          <w:bCs w:val="1"/>
        </w:rPr>
      </w:pPr>
      <w:r w:rsidDel="00000000" w:rsidR="00000000" w:rsidRPr="00000000">
        <w:rPr>
          <w:b w:val="1"/>
          <w:bCs w:val="1"/>
          <w:rtl w:val="0"/>
        </w:rPr>
        <w:t xml:space="preserve">Q: What makes your preschool different from others near Riverstone?</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Our centre is specifically designed for Riverstone's growing community, with programs addressing local families' unique needs. From extended hours supporting commuter parents to community-building initiatives for new residents, every aspect reflects our deep local understanding.</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b w:val="1"/>
          <w:bCs w:val="1"/>
        </w:rPr>
      </w:pPr>
      <w:r w:rsidDel="00000000" w:rsidR="00000000" w:rsidRPr="00000000">
        <w:rPr>
          <w:b w:val="1"/>
          <w:bCs w:val="1"/>
          <w:rtl w:val="0"/>
        </w:rPr>
        <w:t xml:space="preserve">Q: How early should I enrol my child?</w:t>
      </w:r>
    </w:p>
    <w:p w:rsidR="00000000" w:rsidDel="00000000" w:rsidP="00000000" w:rsidRDefault="00000000" w:rsidRPr="00000000" w14:paraId="000005FD">
      <w:pPr>
        <w:rPr>
          <w:b w:val="1"/>
          <w:bCs w:val="1"/>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W</w:t>
      </w:r>
      <w:r w:rsidDel="00000000" w:rsidR="00000000" w:rsidRPr="00000000">
        <w:rPr>
          <w:rtl w:val="0"/>
        </w:rPr>
        <w:t xml:space="preserve">e recommend enquiring as soon as you're considering preschool. Many families secure places 6-12 months in advance, particularly for our extensive school readiness program.</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b w:val="1"/>
          <w:bCs w:val="1"/>
        </w:rPr>
      </w:pPr>
      <w:r w:rsidDel="00000000" w:rsidR="00000000" w:rsidRPr="00000000">
        <w:rPr>
          <w:b w:val="1"/>
          <w:bCs w:val="1"/>
          <w:rtl w:val="0"/>
        </w:rPr>
        <w:t xml:space="preserve">Q: Do you offer programs for children with additional needs?</w:t>
      </w:r>
    </w:p>
    <w:p w:rsidR="00000000" w:rsidDel="00000000" w:rsidP="00000000" w:rsidRDefault="00000000" w:rsidRPr="00000000" w14:paraId="00000601">
      <w:pPr>
        <w:rPr>
          <w:b w:val="1"/>
          <w:bCs w:val="1"/>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Absolutely. Our inclusive approach confirms all children receive appropriate support. We work with specialist services and families to create individual learning plans that address specific developmental requirements.</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b w:val="1"/>
          <w:bCs w:val="1"/>
        </w:rPr>
      </w:pPr>
      <w:r w:rsidDel="00000000" w:rsidR="00000000" w:rsidRPr="00000000">
        <w:rPr>
          <w:b w:val="1"/>
          <w:bCs w:val="1"/>
          <w:rtl w:val="0"/>
        </w:rPr>
        <w:t xml:space="preserve">Q: What are your hours of operation?</w:t>
      </w:r>
    </w:p>
    <w:p w:rsidR="00000000" w:rsidDel="00000000" w:rsidP="00000000" w:rsidRDefault="00000000" w:rsidRPr="00000000" w14:paraId="00000605">
      <w:pPr>
        <w:rPr>
          <w:b w:val="1"/>
          <w:bCs w:val="1"/>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We offer extended hours designed for commuter families, with early morning drop-off and late afternoon pick-up options. Our flexible scheduling helps you balance work commitments with your child's early learning needs.</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b w:val="1"/>
          <w:bCs w:val="1"/>
        </w:rPr>
      </w:pPr>
      <w:r w:rsidDel="00000000" w:rsidR="00000000" w:rsidRPr="00000000">
        <w:rPr>
          <w:b w:val="1"/>
          <w:bCs w:val="1"/>
          <w:rtl w:val="0"/>
        </w:rPr>
        <w:t xml:space="preserve">Q: How do you teach STEM to preschoolers?</w:t>
      </w:r>
    </w:p>
    <w:p w:rsidR="00000000" w:rsidDel="00000000" w:rsidP="00000000" w:rsidRDefault="00000000" w:rsidRPr="00000000" w14:paraId="00000609">
      <w:pPr>
        <w:rPr>
          <w:b w:val="1"/>
          <w:bCs w:val="1"/>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STEM is integrated through play, such as building bridges with blocks to learn engineering, or observing rain gauges in our garden to explore basic meteorology and science.</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b w:val="1"/>
          <w:bCs w:val="1"/>
        </w:rPr>
      </w:pPr>
      <w:r w:rsidDel="00000000" w:rsidR="00000000" w:rsidRPr="00000000">
        <w:rPr>
          <w:b w:val="1"/>
          <w:bCs w:val="1"/>
          <w:rtl w:val="0"/>
        </w:rPr>
        <w:t xml:space="preserve">Q: What is the notice period for withdrawing a child?</w:t>
      </w:r>
    </w:p>
    <w:p w:rsidR="00000000" w:rsidDel="00000000" w:rsidP="00000000" w:rsidRDefault="00000000" w:rsidRPr="00000000" w14:paraId="0000060D">
      <w:pPr>
        <w:rPr>
          <w:b w:val="1"/>
          <w:bCs w:val="1"/>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We require four weeks' written notice for the withdrawal of a child or a permanent reduction in the number of enrolled days.</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b w:val="1"/>
          <w:bCs w:val="1"/>
        </w:rPr>
      </w:pPr>
      <w:r w:rsidDel="00000000" w:rsidR="00000000" w:rsidRPr="00000000">
        <w:rPr>
          <w:b w:val="1"/>
          <w:bCs w:val="1"/>
          <w:rtl w:val="0"/>
        </w:rPr>
        <w:t xml:space="preserve">Q: Do you offer sibling discounts?</w:t>
      </w:r>
    </w:p>
    <w:p w:rsidR="00000000" w:rsidDel="00000000" w:rsidP="00000000" w:rsidRDefault="00000000" w:rsidRPr="00000000" w14:paraId="00000611">
      <w:pPr>
        <w:rPr>
          <w:b w:val="1"/>
          <w:bCs w:val="1"/>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We recommend speaking with our Centre Director regarding current fee structures and any available discounts for families with multiple children enrolled.</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b w:val="1"/>
          <w:bCs w:val="1"/>
        </w:rPr>
      </w:pPr>
      <w:r w:rsidDel="00000000" w:rsidR="00000000" w:rsidRPr="00000000">
        <w:rPr>
          <w:b w:val="1"/>
          <w:bCs w:val="1"/>
          <w:rtl w:val="0"/>
        </w:rPr>
        <w:t xml:space="preserve">Q: How do you prepare children for primary school?</w:t>
      </w:r>
    </w:p>
    <w:p w:rsidR="00000000" w:rsidDel="00000000" w:rsidP="00000000" w:rsidRDefault="00000000" w:rsidRPr="00000000" w14:paraId="00000615">
      <w:pPr>
        <w:rPr>
          <w:b w:val="1"/>
          <w:bCs w:val="1"/>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Our school readiness program focuses on academic foundations, social skills, emotional regulation, and independence. We maintain strong relationships with local primary schools so that our preparation aligns with their expectations.</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b w:val="1"/>
          <w:bCs w:val="1"/>
        </w:rPr>
      </w:pPr>
      <w:r w:rsidDel="00000000" w:rsidR="00000000" w:rsidRPr="00000000">
        <w:rPr>
          <w:b w:val="1"/>
          <w:bCs w:val="1"/>
          <w:rtl w:val="0"/>
        </w:rPr>
        <w:t xml:space="preserve">H2: Invest in Your Child's Future Today</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The rapid growth of Riverstone presents both opportunities and challenges for local families. By choosing our preschool near Riverstone, you're not just securing quality early education. You're joining a community dedicated to nurturing young minds and supporting family success. Our modern facilities, expert educators, and community-focused approach provide the stable foundation your child needs during these important early years.</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Don't let the pressure of limited places and growing waitlists delay this crucial decision. With primary school enrolments approaching and demand continually increasing, securing your child's place now confirms they receive the preparation and support they deserve.</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[Secure your child's place in our thriving Riverstone preschool community]</w:t>
      </w:r>
      <w:r w:rsidDel="00000000" w:rsidR="00000000" w:rsidRPr="00000000">
        <w:br w:type="page"/>
      </w:r>
      <w:r w:rsidDel="00000000" w:rsidR="00000000" w:rsidRPr="00000000">
        <w:rPr>
          <w:rtl w:val="0"/>
        </w:rPr>
      </w:r>
    </w:p>
    <w:p w:rsidR="00000000" w:rsidDel="00000000" w:rsidP="00000000" w:rsidRDefault="00000000" w:rsidRPr="00000000" w14:paraId="0000061F">
      <w:pPr>
        <w:pStyle w:val="Heading1"/>
        <w:rPr>
          <w:b w:val="1"/>
          <w:bCs w:val="1"/>
        </w:rPr>
      </w:pPr>
      <w:bookmarkStart w:colFirst="0" w:colLast="0" w:name="_g4f9qjucgbmy" w:id="13"/>
      <w:bookmarkEnd w:id="13"/>
      <w:r w:rsidDel="00000000" w:rsidR="00000000" w:rsidRPr="00000000">
        <w:rPr>
          <w:b w:val="1"/>
          <w:bCs w:val="1"/>
          <w:rtl w:val="0"/>
        </w:rPr>
        <w:t xml:space="preserve">Page 14 </w:t>
      </w:r>
    </w:p>
    <w:p w:rsidR="00000000" w:rsidDel="00000000" w:rsidP="00000000" w:rsidRDefault="00000000" w:rsidRPr="00000000" w14:paraId="00000620">
      <w:pPr>
        <w:rPr>
          <w:b w:val="1"/>
          <w:bCs w:val="1"/>
        </w:rPr>
      </w:pPr>
      <w:r w:rsidDel="00000000" w:rsidR="00000000" w:rsidRPr="00000000">
        <w:rPr>
          <w:b w:val="1"/>
          <w:bCs w:val="1"/>
          <w:rtl w:val="0"/>
        </w:rPr>
        <w:t xml:space="preserve">URL: https://flourishelc.com.au/preschool-mulgrave-nsw/</w:t>
      </w:r>
    </w:p>
    <w:p w:rsidR="00000000" w:rsidDel="00000000" w:rsidP="00000000" w:rsidRDefault="00000000" w:rsidRPr="00000000" w14:paraId="00000621">
      <w:pPr>
        <w:rPr/>
      </w:pPr>
      <w:r w:rsidDel="00000000" w:rsidR="00000000" w:rsidRPr="00000000">
        <w:rPr>
          <w:rtl w:val="0"/>
        </w:rPr>
        <w:t xml:space="preserve">Page Type: Location Page</w:t>
      </w:r>
    </w:p>
    <w:p w:rsidR="00000000" w:rsidDel="00000000" w:rsidP="00000000" w:rsidRDefault="00000000" w:rsidRPr="00000000" w14:paraId="00000622">
      <w:pPr>
        <w:rPr/>
      </w:pPr>
      <w:r w:rsidDel="00000000" w:rsidR="00000000" w:rsidRPr="00000000">
        <w:rPr>
          <w:rtl w:val="0"/>
        </w:rPr>
        <w:t xml:space="preserve">Content Type: New Content</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Keywords:</w:t>
      </w:r>
    </w:p>
    <w:p w:rsidR="00000000" w:rsidDel="00000000" w:rsidP="00000000" w:rsidRDefault="00000000" w:rsidRPr="00000000" w14:paraId="00000625">
      <w:pPr>
        <w:rPr>
          <w:b w:val="1"/>
          <w:bCs w:val="1"/>
        </w:rPr>
      </w:pPr>
      <w:r w:rsidDel="00000000" w:rsidR="00000000" w:rsidRPr="00000000">
        <w:rPr>
          <w:b w:val="1"/>
          <w:bCs w:val="1"/>
          <w:rtl w:val="0"/>
        </w:rPr>
        <w:t xml:space="preserve">Primary keyword: preschool near mulgrave</w:t>
      </w:r>
    </w:p>
    <w:p w:rsidR="00000000" w:rsidDel="00000000" w:rsidP="00000000" w:rsidRDefault="00000000" w:rsidRPr="00000000" w14:paraId="00000626">
      <w:pPr>
        <w:rPr/>
      </w:pPr>
      <w:r w:rsidDel="00000000" w:rsidR="00000000" w:rsidRPr="00000000">
        <w:rPr>
          <w:rtl w:val="0"/>
        </w:rPr>
        <w:t xml:space="preserve">Secondary keywords: </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b w:val="1"/>
          <w:bCs w:val="1"/>
        </w:rPr>
      </w:pPr>
      <w:r w:rsidDel="00000000" w:rsidR="00000000" w:rsidRPr="00000000">
        <w:rPr>
          <w:b w:val="1"/>
          <w:bCs w:val="1"/>
          <w:rtl w:val="0"/>
        </w:rPr>
        <w:t xml:space="preserve">Content:</w:t>
      </w:r>
    </w:p>
    <w:p w:rsidR="00000000" w:rsidDel="00000000" w:rsidP="00000000" w:rsidRDefault="00000000" w:rsidRPr="00000000" w14:paraId="00000629">
      <w:pPr>
        <w:rPr/>
      </w:pPr>
      <w:r w:rsidDel="00000000" w:rsidR="00000000" w:rsidRPr="00000000">
        <w:rPr>
          <w:rtl w:val="0"/>
        </w:rPr>
        <w:t xml:space="preserve">Meta Title: Preschool Near Mulgrave NSW | Quality Early Learning</w:t>
      </w:r>
    </w:p>
    <w:p w:rsidR="00000000" w:rsidDel="00000000" w:rsidP="00000000" w:rsidRDefault="00000000" w:rsidRPr="00000000" w14:paraId="0000062A">
      <w:pPr>
        <w:rPr/>
      </w:pPr>
      <w:r w:rsidDel="00000000" w:rsidR="00000000" w:rsidRPr="00000000">
        <w:rPr>
          <w:rtl w:val="0"/>
        </w:rPr>
        <w:t xml:space="preserve">Meta Description: Looking for a preschool near Mulgrave? Flourish ELC offers exceptional early childhood education with qualified educators, play-based learning and flexible hours for busy families.</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b w:val="1"/>
          <w:bCs w:val="1"/>
        </w:rPr>
      </w:pPr>
      <w:r w:rsidDel="00000000" w:rsidR="00000000" w:rsidRPr="00000000">
        <w:rPr>
          <w:b w:val="1"/>
          <w:bCs w:val="1"/>
          <w:rtl w:val="0"/>
        </w:rPr>
        <w:t xml:space="preserve">H1: Preschool Near Mulgrave - Where Young Minds Flourish</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For busy parents in Mulgrave and surrounding areas, Flourish ELC provides a nurturing early learning environment where children thrive through play-based education and individualised care.</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Our purpose-built facility offers more than just childcare. We create a foundation for lifelong learning through innovative programs that spark curiosity and build confidence in every child.</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b w:val="1"/>
          <w:bCs w:val="1"/>
        </w:rPr>
      </w:pPr>
      <w:r w:rsidDel="00000000" w:rsidR="00000000" w:rsidRPr="00000000">
        <w:rPr>
          <w:b w:val="1"/>
          <w:bCs w:val="1"/>
          <w:rtl w:val="0"/>
        </w:rPr>
        <w:t xml:space="preserve">H2: Understanding Your Family's Early Education Needs</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b w:val="1"/>
          <w:bCs w:val="1"/>
        </w:rPr>
      </w:pPr>
      <w:r w:rsidDel="00000000" w:rsidR="00000000" w:rsidRPr="00000000">
        <w:rPr>
          <w:b w:val="1"/>
          <w:bCs w:val="1"/>
          <w:rtl w:val="0"/>
        </w:rPr>
        <w:t xml:space="preserve">H3: Balancing Work Commitments with Quality Care</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Modern families need reliable, high-quality preschool options that align with demanding schedules. Flourish ELC offers extended operating hours and flexible attendance options to support working parents. Our programs run from early morning to evening, making sure you can focus on your career knowing your child engages in meaningful learning experiences.</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We understand the importance of consistent routines for both children and parents. Our industry experts maintain structured daily schedules that include:</w:t>
      </w:r>
    </w:p>
    <w:p w:rsidR="00000000" w:rsidDel="00000000" w:rsidP="00000000" w:rsidRDefault="00000000" w:rsidRPr="00000000" w14:paraId="00000639">
      <w:pPr>
        <w:numPr>
          <w:ilvl w:val="0"/>
          <w:numId w:val="36"/>
        </w:numPr>
        <w:ind w:left="720" w:hanging="360"/>
        <w:rPr>
          <w:u w:val="none"/>
        </w:rPr>
      </w:pPr>
      <w:r w:rsidDel="00000000" w:rsidR="00000000" w:rsidRPr="00000000">
        <w:rPr>
          <w:rtl w:val="0"/>
        </w:rPr>
        <w:t xml:space="preserve">Educational activities.</w:t>
      </w:r>
    </w:p>
    <w:p w:rsidR="00000000" w:rsidDel="00000000" w:rsidP="00000000" w:rsidRDefault="00000000" w:rsidRPr="00000000" w14:paraId="0000063A">
      <w:pPr>
        <w:numPr>
          <w:ilvl w:val="0"/>
          <w:numId w:val="36"/>
        </w:numPr>
        <w:ind w:left="720" w:hanging="360"/>
        <w:rPr>
          <w:u w:val="none"/>
        </w:rPr>
      </w:pPr>
      <w:r w:rsidDel="00000000" w:rsidR="00000000" w:rsidRPr="00000000">
        <w:rPr>
          <w:rtl w:val="0"/>
        </w:rPr>
        <w:t xml:space="preserve">Outdoor play.</w:t>
      </w:r>
    </w:p>
    <w:p w:rsidR="00000000" w:rsidDel="00000000" w:rsidP="00000000" w:rsidRDefault="00000000" w:rsidRPr="00000000" w14:paraId="0000063B">
      <w:pPr>
        <w:numPr>
          <w:ilvl w:val="0"/>
          <w:numId w:val="36"/>
        </w:numPr>
        <w:ind w:left="720" w:hanging="360"/>
        <w:rPr>
          <w:u w:val="none"/>
        </w:rPr>
      </w:pPr>
      <w:r w:rsidDel="00000000" w:rsidR="00000000" w:rsidRPr="00000000">
        <w:rPr>
          <w:rtl w:val="0"/>
        </w:rPr>
        <w:t xml:space="preserve">Creative arts.</w:t>
      </w:r>
    </w:p>
    <w:p w:rsidR="00000000" w:rsidDel="00000000" w:rsidP="00000000" w:rsidRDefault="00000000" w:rsidRPr="00000000" w14:paraId="0000063C">
      <w:pPr>
        <w:numPr>
          <w:ilvl w:val="0"/>
          <w:numId w:val="36"/>
        </w:numPr>
        <w:ind w:left="720" w:hanging="360"/>
        <w:rPr>
          <w:u w:val="none"/>
        </w:rPr>
      </w:pPr>
      <w:r w:rsidDel="00000000" w:rsidR="00000000" w:rsidRPr="00000000">
        <w:rPr>
          <w:rtl w:val="0"/>
        </w:rPr>
        <w:t xml:space="preserve">Rest periods.</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All these elements prepare children for their transition to formal schooling.</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b w:val="1"/>
          <w:bCs w:val="1"/>
        </w:rPr>
      </w:pPr>
      <w:r w:rsidDel="00000000" w:rsidR="00000000" w:rsidRPr="00000000">
        <w:rPr>
          <w:b w:val="1"/>
          <w:bCs w:val="1"/>
          <w:rtl w:val="0"/>
        </w:rPr>
        <w:t xml:space="preserve">H3: Building School Readiness Through Play</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The preschool years prove vital for developing foundational skills. Our curriculum integrates literacy, numeracy, and social development through engaging, play-based activities. Children check out concepts through hands-on experiences, from science experiments in our discovery corner to mathematical thinking during block play.</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[Book a tour to see our learning environments in action]</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Our qualified early childhood educators create individualised learning plans that recognise each child's unique interests and developmental stage. Whether your child loves storytelling, building, or artistic expression, we nurture their natural curiosity while introducing new challenges appropriate to their abilities.</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b w:val="1"/>
          <w:bCs w:val="1"/>
        </w:rPr>
      </w:pPr>
      <w:r w:rsidDel="00000000" w:rsidR="00000000" w:rsidRPr="00000000">
        <w:rPr>
          <w:b w:val="1"/>
          <w:bCs w:val="1"/>
          <w:rtl w:val="0"/>
        </w:rPr>
        <w:t xml:space="preserve">H2: Your Local Early Learning Experts in Mulgrave</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Flourish ELC has established itself as a trusted preschool provider for families throughout the Mulgrave area. Our team brings decades of experience in early childhood development, making sure your child receives the highest standard of care and education.</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Our facility features purpose-designed learning spaces including:</w:t>
      </w:r>
    </w:p>
    <w:p w:rsidR="00000000" w:rsidDel="00000000" w:rsidP="00000000" w:rsidRDefault="00000000" w:rsidRPr="00000000" w14:paraId="0000064D">
      <w:pPr>
        <w:numPr>
          <w:ilvl w:val="0"/>
          <w:numId w:val="56"/>
        </w:numPr>
        <w:ind w:left="720" w:hanging="360"/>
        <w:rPr>
          <w:u w:val="none"/>
        </w:rPr>
      </w:pPr>
      <w:r w:rsidDel="00000000" w:rsidR="00000000" w:rsidRPr="00000000">
        <w:rPr>
          <w:rtl w:val="0"/>
        </w:rPr>
        <w:t xml:space="preserve">Bright, spacious classrooms equipped with age-appropriate resources.</w:t>
      </w:r>
    </w:p>
    <w:p w:rsidR="00000000" w:rsidDel="00000000" w:rsidP="00000000" w:rsidRDefault="00000000" w:rsidRPr="00000000" w14:paraId="0000064E">
      <w:pPr>
        <w:numPr>
          <w:ilvl w:val="0"/>
          <w:numId w:val="56"/>
        </w:numPr>
        <w:ind w:left="720" w:hanging="360"/>
        <w:rPr>
          <w:u w:val="none"/>
        </w:rPr>
      </w:pPr>
      <w:r w:rsidDel="00000000" w:rsidR="00000000" w:rsidRPr="00000000">
        <w:rPr>
          <w:rtl w:val="0"/>
        </w:rPr>
        <w:t xml:space="preserve">Secure outdoor play areas with natural elements and climbing equipment.</w:t>
      </w:r>
    </w:p>
    <w:p w:rsidR="00000000" w:rsidDel="00000000" w:rsidP="00000000" w:rsidRDefault="00000000" w:rsidRPr="00000000" w14:paraId="0000064F">
      <w:pPr>
        <w:numPr>
          <w:ilvl w:val="0"/>
          <w:numId w:val="56"/>
        </w:numPr>
        <w:ind w:left="720" w:hanging="360"/>
        <w:rPr>
          <w:u w:val="none"/>
        </w:rPr>
      </w:pPr>
      <w:r w:rsidDel="00000000" w:rsidR="00000000" w:rsidRPr="00000000">
        <w:rPr>
          <w:rtl w:val="0"/>
        </w:rPr>
        <w:t xml:space="preserve">Dedicated arts and crafts studio for creative exploration.</w:t>
      </w:r>
    </w:p>
    <w:p w:rsidR="00000000" w:rsidDel="00000000" w:rsidP="00000000" w:rsidRDefault="00000000" w:rsidRPr="00000000" w14:paraId="00000650">
      <w:pPr>
        <w:numPr>
          <w:ilvl w:val="0"/>
          <w:numId w:val="56"/>
        </w:numPr>
        <w:ind w:left="720" w:hanging="360"/>
        <w:rPr>
          <w:u w:val="none"/>
        </w:rPr>
      </w:pPr>
      <w:r w:rsidDel="00000000" w:rsidR="00000000" w:rsidRPr="00000000">
        <w:rPr>
          <w:rtl w:val="0"/>
        </w:rPr>
        <w:t xml:space="preserve">Technology-integrated learning zones for digital literacy.</w:t>
      </w:r>
    </w:p>
    <w:p w:rsidR="00000000" w:rsidDel="00000000" w:rsidP="00000000" w:rsidRDefault="00000000" w:rsidRPr="00000000" w14:paraId="00000651">
      <w:pPr>
        <w:numPr>
          <w:ilvl w:val="0"/>
          <w:numId w:val="56"/>
        </w:numPr>
        <w:ind w:left="720" w:hanging="360"/>
        <w:rPr>
          <w:u w:val="none"/>
        </w:rPr>
      </w:pPr>
      <w:r w:rsidDel="00000000" w:rsidR="00000000" w:rsidRPr="00000000">
        <w:rPr>
          <w:rtl w:val="0"/>
        </w:rPr>
        <w:t xml:space="preserve">Quiet spaces for rest and reflection.</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We maintain strong connections with local primary schools, facilitating smooth transitions as children progress to kindergarten. Our school readiness program specifically addresses the skills and confidence children need for this important milestone.</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[Contact us to discuss your child's early learning journey]</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b w:val="1"/>
          <w:bCs w:val="1"/>
        </w:rPr>
      </w:pPr>
      <w:r w:rsidDel="00000000" w:rsidR="00000000" w:rsidRPr="00000000">
        <w:rPr>
          <w:b w:val="1"/>
          <w:bCs w:val="1"/>
          <w:rtl w:val="0"/>
        </w:rPr>
        <w:t xml:space="preserve">H2: Why Choose Flourish ELC for Your Preschool Needs</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b w:val="1"/>
          <w:bCs w:val="1"/>
        </w:rPr>
      </w:pPr>
      <w:r w:rsidDel="00000000" w:rsidR="00000000" w:rsidRPr="00000000">
        <w:rPr>
          <w:b w:val="1"/>
          <w:bCs w:val="1"/>
          <w:rtl w:val="0"/>
        </w:rPr>
        <w:t xml:space="preserve">H3: Qualified Educators Committed to Excellence</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Every member of our teaching team holds recognised early childhood qualifications and participates in ongoing professional development. This commitment to excellence means your child benefits from the latest educational approaches and evidence-based practices in early learning.</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Our low educator-to-child ratios provide customised attention for every child. We believe in partnering with families, maintaining open communication about your child's progress, daily activities, and developmental milestones through regular updates and parent-teacher conferences.</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b w:val="1"/>
          <w:bCs w:val="1"/>
        </w:rPr>
      </w:pPr>
      <w:r w:rsidDel="00000000" w:rsidR="00000000" w:rsidRPr="00000000">
        <w:rPr>
          <w:b w:val="1"/>
          <w:bCs w:val="1"/>
          <w:rtl w:val="0"/>
        </w:rPr>
        <w:t xml:space="preserve">H3: Wide-ranging Programs for Whole-Child Development</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Beyond academic preparation, we focus on developing confident, capable young people. Our programs address:</w:t>
      </w:r>
    </w:p>
    <w:p w:rsidR="00000000" w:rsidDel="00000000" w:rsidP="00000000" w:rsidRDefault="00000000" w:rsidRPr="00000000" w14:paraId="00000662">
      <w:pPr>
        <w:numPr>
          <w:ilvl w:val="0"/>
          <w:numId w:val="57"/>
        </w:numPr>
        <w:ind w:left="720" w:hanging="360"/>
        <w:rPr>
          <w:u w:val="none"/>
        </w:rPr>
      </w:pPr>
      <w:r w:rsidDel="00000000" w:rsidR="00000000" w:rsidRPr="00000000">
        <w:rPr>
          <w:rtl w:val="0"/>
        </w:rPr>
        <w:t xml:space="preserve">Social and emotional intelligence through guided peer interactions.</w:t>
      </w:r>
    </w:p>
    <w:p w:rsidR="00000000" w:rsidDel="00000000" w:rsidP="00000000" w:rsidRDefault="00000000" w:rsidRPr="00000000" w14:paraId="00000663">
      <w:pPr>
        <w:numPr>
          <w:ilvl w:val="0"/>
          <w:numId w:val="57"/>
        </w:numPr>
        <w:ind w:left="720" w:hanging="360"/>
        <w:rPr>
          <w:u w:val="none"/>
        </w:rPr>
      </w:pPr>
      <w:r w:rsidDel="00000000" w:rsidR="00000000" w:rsidRPr="00000000">
        <w:rPr>
          <w:rtl w:val="0"/>
        </w:rPr>
        <w:t xml:space="preserve">Physical development via structured movement and outdoor play.</w:t>
      </w:r>
    </w:p>
    <w:p w:rsidR="00000000" w:rsidDel="00000000" w:rsidP="00000000" w:rsidRDefault="00000000" w:rsidRPr="00000000" w14:paraId="00000664">
      <w:pPr>
        <w:numPr>
          <w:ilvl w:val="0"/>
          <w:numId w:val="57"/>
        </w:numPr>
        <w:ind w:left="720" w:hanging="360"/>
        <w:rPr>
          <w:u w:val="none"/>
        </w:rPr>
      </w:pPr>
      <w:r w:rsidDel="00000000" w:rsidR="00000000" w:rsidRPr="00000000">
        <w:rPr>
          <w:rtl w:val="0"/>
        </w:rPr>
        <w:t xml:space="preserve">Creative expression through music, art, and dramatic play.</w:t>
      </w:r>
    </w:p>
    <w:p w:rsidR="00000000" w:rsidDel="00000000" w:rsidP="00000000" w:rsidRDefault="00000000" w:rsidRPr="00000000" w14:paraId="00000665">
      <w:pPr>
        <w:numPr>
          <w:ilvl w:val="0"/>
          <w:numId w:val="57"/>
        </w:numPr>
        <w:ind w:left="720" w:hanging="360"/>
        <w:rPr>
          <w:u w:val="none"/>
        </w:rPr>
      </w:pPr>
      <w:r w:rsidDel="00000000" w:rsidR="00000000" w:rsidRPr="00000000">
        <w:rPr>
          <w:rtl w:val="0"/>
        </w:rPr>
        <w:t xml:space="preserve">Critical thinking skills through problem-solving activities.</w:t>
      </w:r>
    </w:p>
    <w:p w:rsidR="00000000" w:rsidDel="00000000" w:rsidP="00000000" w:rsidRDefault="00000000" w:rsidRPr="00000000" w14:paraId="00000666">
      <w:pPr>
        <w:numPr>
          <w:ilvl w:val="0"/>
          <w:numId w:val="57"/>
        </w:numPr>
        <w:ind w:left="720" w:hanging="360"/>
        <w:rPr>
          <w:u w:val="none"/>
        </w:rPr>
      </w:pPr>
      <w:r w:rsidDel="00000000" w:rsidR="00000000" w:rsidRPr="00000000">
        <w:rPr>
          <w:rtl w:val="0"/>
        </w:rPr>
        <w:t xml:space="preserve">Cultural awareness and respect for diversity.</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We offer specialist programs including language enrichment, sustainability education, and mindfulness practices adapted for young children.</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b w:val="1"/>
          <w:bCs w:val="1"/>
        </w:rPr>
      </w:pPr>
      <w:r w:rsidDel="00000000" w:rsidR="00000000" w:rsidRPr="00000000">
        <w:rPr>
          <w:b w:val="1"/>
          <w:bCs w:val="1"/>
          <w:rtl w:val="0"/>
        </w:rPr>
        <w:t xml:space="preserve">H2: Creating a Nurturing Environment for Every Child</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Safety and wellbeing form the foundation of everything we do. Our facility meets all regulatory standards for early childhood education, with secure entry systems, allergen-aware meal planning, and wide-ranging health and safety protocols.</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We celebrate diversity and create an inclusive environment where every child feels valued. Our multicultural approach introduces children to different perspectives, languages, and traditions, preparing them for success in our interconnected world.</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For children with additional needs, we work closely with families and support services to provide appropriate accommodations and inclusive practices that allow every child to participate fully in our programs.</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b w:val="1"/>
          <w:bCs w:val="1"/>
        </w:rPr>
      </w:pPr>
      <w:r w:rsidDel="00000000" w:rsidR="00000000" w:rsidRPr="00000000">
        <w:rPr>
          <w:b w:val="1"/>
          <w:bCs w:val="1"/>
          <w:rtl w:val="0"/>
        </w:rPr>
        <w:t xml:space="preserve">Q: What age groups does your preschool program cater to?</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Our preschool programs welcome children from 3 to 5 years old. We offer age-appropriate rooms where children learn alongside peers at similar developmental stages. Each room follows a curriculum customised to that age group's specific learning goals and capabilities.</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b w:val="1"/>
          <w:bCs w:val="1"/>
        </w:rPr>
      </w:pPr>
      <w:r w:rsidDel="00000000" w:rsidR="00000000" w:rsidRPr="00000000">
        <w:rPr>
          <w:b w:val="1"/>
          <w:bCs w:val="1"/>
          <w:rtl w:val="0"/>
        </w:rPr>
        <w:t xml:space="preserve">Q: How do you prepare children for the transition to primary school?</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We weave school readiness throughout our daily programs. Children develop pre-literacy skills through storytelling and early writing activities, mathematical thinking through counting games and pattern recognition, and social skills through collaborative projects. Our educators focus on independence skills like managing belongings and following multi-step instructions.</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b w:val="1"/>
          <w:bCs w:val="1"/>
        </w:rPr>
      </w:pPr>
      <w:r w:rsidDel="00000000" w:rsidR="00000000" w:rsidRPr="00000000">
        <w:rPr>
          <w:b w:val="1"/>
          <w:bCs w:val="1"/>
          <w:rtl w:val="0"/>
        </w:rPr>
        <w:t xml:space="preserve">Q: What are your operating hours and attendance options?</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We understand families have varying needs. Flourish ELC operates Monday to Friday with extended hours to accommodate working families. We offer both full-time and part-time attendance options, with flexibility to adjust care arrangements as your needs change.</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b w:val="1"/>
          <w:bCs w:val="1"/>
        </w:rPr>
      </w:pPr>
      <w:r w:rsidDel="00000000" w:rsidR="00000000" w:rsidRPr="00000000">
        <w:rPr>
          <w:b w:val="1"/>
          <w:bCs w:val="1"/>
          <w:rtl w:val="0"/>
        </w:rPr>
        <w:t xml:space="preserve">Q: How do you communicate with parents about their child's progress?</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Partnership with families remains vital to our approach. We provide daily reports through our parent app, regular newsletters, and scheduled parent-teacher conferences each term. Our educators stay available for informal discussions at drop-off and pick-up times.</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b w:val="1"/>
          <w:bCs w:val="1"/>
        </w:rPr>
      </w:pPr>
      <w:r w:rsidDel="00000000" w:rsidR="00000000" w:rsidRPr="00000000">
        <w:rPr>
          <w:b w:val="1"/>
          <w:bCs w:val="1"/>
          <w:rtl w:val="0"/>
        </w:rPr>
        <w:t xml:space="preserve">Q: What is "Nature as a Co-Educator"?</w:t>
      </w:r>
    </w:p>
    <w:p w:rsidR="00000000" w:rsidDel="00000000" w:rsidP="00000000" w:rsidRDefault="00000000" w:rsidRPr="00000000" w14:paraId="00000685">
      <w:pPr>
        <w:rPr>
          <w:b w:val="1"/>
          <w:bCs w:val="1"/>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It’s a philosophy where we use our natural surroundings as a primary teaching tool, using leaves for counting, gardens for biology, and the outdoors for sensory development.</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b w:val="1"/>
          <w:bCs w:val="1"/>
        </w:rPr>
      </w:pPr>
      <w:r w:rsidDel="00000000" w:rsidR="00000000" w:rsidRPr="00000000">
        <w:rPr>
          <w:b w:val="1"/>
          <w:bCs w:val="1"/>
          <w:rtl w:val="0"/>
        </w:rPr>
        <w:t xml:space="preserve">Q: How are parents involved </w:t>
      </w:r>
      <w:r w:rsidDel="00000000" w:rsidR="00000000" w:rsidRPr="00000000">
        <w:rPr>
          <w:b w:val="1"/>
          <w:bCs w:val="1"/>
          <w:rtl w:val="0"/>
        </w:rPr>
        <w:t xml:space="preserve">in the preschool</w:t>
      </w:r>
      <w:r w:rsidDel="00000000" w:rsidR="00000000" w:rsidRPr="00000000">
        <w:rPr>
          <w:b w:val="1"/>
          <w:bCs w:val="1"/>
          <w:rtl w:val="0"/>
        </w:rPr>
        <w:t xml:space="preserve">?</w:t>
      </w:r>
    </w:p>
    <w:p w:rsidR="00000000" w:rsidDel="00000000" w:rsidP="00000000" w:rsidRDefault="00000000" w:rsidRPr="00000000" w14:paraId="00000689">
      <w:pPr>
        <w:rPr>
          <w:b w:val="1"/>
          <w:bCs w:val="1"/>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We welcome parent involvement through our "Parent Participation Program," where you can share a skill (like playing an instrument or gardening) or join us for community events.</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b w:val="1"/>
          <w:bCs w:val="1"/>
        </w:rPr>
      </w:pPr>
      <w:r w:rsidDel="00000000" w:rsidR="00000000" w:rsidRPr="00000000">
        <w:rPr>
          <w:b w:val="1"/>
          <w:bCs w:val="1"/>
          <w:rtl w:val="0"/>
        </w:rPr>
        <w:t xml:space="preserve">Q: Are there mid-year intakes for the preschool program?</w:t>
      </w:r>
    </w:p>
    <w:p w:rsidR="00000000" w:rsidDel="00000000" w:rsidP="00000000" w:rsidRDefault="00000000" w:rsidRPr="00000000" w14:paraId="0000068D">
      <w:pPr>
        <w:rPr>
          <w:b w:val="1"/>
          <w:bCs w:val="1"/>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Yes, provided they have had vacancies, children can start our preschool program at any time during the year once they reach the qualifying age.</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b w:val="1"/>
          <w:bCs w:val="1"/>
        </w:rPr>
      </w:pPr>
      <w:r w:rsidDel="00000000" w:rsidR="00000000" w:rsidRPr="00000000">
        <w:rPr>
          <w:b w:val="1"/>
          <w:bCs w:val="1"/>
          <w:rtl w:val="0"/>
        </w:rPr>
        <w:t xml:space="preserve">H2: Begin Your Child's Learning Journey These Days</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Choosing the right preschool sets the foundation for your child's educational future. At Flourish ELC, we commit to providing exceptional early learning experiences that prepare children for school success while nurturing their natural love of learning.</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Our Mulgrave location offers convenient access for local families, with ample parking and easy drop-off arrangements. We invite you to visit our centre, meet our passionate educators, and see firsthand how we create an environment where young minds flourish.</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Don't wait to secure your child's place in our quality preschool program. Spaces are limited, and we maintain waiting lists for our most popular sessions. Take the first step in your child's educational journey by contacting Flourish ELC right now.</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[Enrol now or schedule a tour of our Mulgrave preschool]</w:t>
      </w:r>
      <w:r w:rsidDel="00000000" w:rsidR="00000000" w:rsidRPr="00000000">
        <w:br w:type="page"/>
      </w:r>
      <w:r w:rsidDel="00000000" w:rsidR="00000000" w:rsidRPr="00000000">
        <w:rPr>
          <w:rtl w:val="0"/>
        </w:rPr>
      </w:r>
    </w:p>
    <w:p w:rsidR="00000000" w:rsidDel="00000000" w:rsidP="00000000" w:rsidRDefault="00000000" w:rsidRPr="00000000" w14:paraId="00000699">
      <w:pPr>
        <w:pStyle w:val="Heading1"/>
        <w:rPr>
          <w:b w:val="1"/>
          <w:bCs w:val="1"/>
        </w:rPr>
      </w:pPr>
      <w:bookmarkStart w:colFirst="0" w:colLast="0" w:name="_oanx8rn6d2ww" w:id="14"/>
      <w:bookmarkEnd w:id="14"/>
      <w:r w:rsidDel="00000000" w:rsidR="00000000" w:rsidRPr="00000000">
        <w:rPr>
          <w:b w:val="1"/>
          <w:bCs w:val="1"/>
          <w:rtl w:val="0"/>
        </w:rPr>
        <w:t xml:space="preserve">Page 15 </w:t>
      </w:r>
    </w:p>
    <w:p w:rsidR="00000000" w:rsidDel="00000000" w:rsidP="00000000" w:rsidRDefault="00000000" w:rsidRPr="00000000" w14:paraId="0000069A">
      <w:pPr>
        <w:rPr>
          <w:b w:val="1"/>
          <w:bCs w:val="1"/>
        </w:rPr>
      </w:pPr>
      <w:r w:rsidDel="00000000" w:rsidR="00000000" w:rsidRPr="00000000">
        <w:rPr>
          <w:b w:val="1"/>
          <w:bCs w:val="1"/>
          <w:rtl w:val="0"/>
        </w:rPr>
        <w:t xml:space="preserve">URL: https://flourishelc.com.au/daycare-childcare-bull-creek-wa/</w:t>
      </w:r>
    </w:p>
    <w:p w:rsidR="00000000" w:rsidDel="00000000" w:rsidP="00000000" w:rsidRDefault="00000000" w:rsidRPr="00000000" w14:paraId="0000069B">
      <w:pPr>
        <w:rPr/>
      </w:pPr>
      <w:r w:rsidDel="00000000" w:rsidR="00000000" w:rsidRPr="00000000">
        <w:rPr>
          <w:rtl w:val="0"/>
        </w:rPr>
        <w:t xml:space="preserve">Page Type: Location Page</w:t>
      </w:r>
    </w:p>
    <w:p w:rsidR="00000000" w:rsidDel="00000000" w:rsidP="00000000" w:rsidRDefault="00000000" w:rsidRPr="00000000" w14:paraId="0000069C">
      <w:pPr>
        <w:rPr/>
      </w:pPr>
      <w:r w:rsidDel="00000000" w:rsidR="00000000" w:rsidRPr="00000000">
        <w:rPr>
          <w:rtl w:val="0"/>
        </w:rPr>
        <w:t xml:space="preserve">Content Type: New Content</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Keywords:</w:t>
      </w:r>
    </w:p>
    <w:p w:rsidR="00000000" w:rsidDel="00000000" w:rsidP="00000000" w:rsidRDefault="00000000" w:rsidRPr="00000000" w14:paraId="0000069F">
      <w:pPr>
        <w:rPr>
          <w:b w:val="1"/>
          <w:bCs w:val="1"/>
        </w:rPr>
      </w:pPr>
      <w:r w:rsidDel="00000000" w:rsidR="00000000" w:rsidRPr="00000000">
        <w:rPr>
          <w:b w:val="1"/>
          <w:bCs w:val="1"/>
          <w:rtl w:val="0"/>
        </w:rPr>
        <w:t xml:space="preserve">Primary keyword: childcare bull creek</w:t>
      </w:r>
    </w:p>
    <w:p w:rsidR="00000000" w:rsidDel="00000000" w:rsidP="00000000" w:rsidRDefault="00000000" w:rsidRPr="00000000" w14:paraId="000006A0">
      <w:pPr>
        <w:rPr/>
      </w:pPr>
      <w:r w:rsidDel="00000000" w:rsidR="00000000" w:rsidRPr="00000000">
        <w:rPr>
          <w:rtl w:val="0"/>
        </w:rPr>
        <w:t xml:space="preserve">Secondary keywords: daycare bull creek</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b w:val="1"/>
          <w:bCs w:val="1"/>
        </w:rPr>
      </w:pPr>
      <w:r w:rsidDel="00000000" w:rsidR="00000000" w:rsidRPr="00000000">
        <w:rPr>
          <w:b w:val="1"/>
          <w:bCs w:val="1"/>
          <w:rtl w:val="0"/>
        </w:rPr>
        <w:t xml:space="preserve">Content:</w:t>
      </w:r>
    </w:p>
    <w:p w:rsidR="00000000" w:rsidDel="00000000" w:rsidP="00000000" w:rsidRDefault="00000000" w:rsidRPr="00000000" w14:paraId="000006A3">
      <w:pPr>
        <w:rPr/>
      </w:pPr>
      <w:r w:rsidDel="00000000" w:rsidR="00000000" w:rsidRPr="00000000">
        <w:rPr>
          <w:rtl w:val="0"/>
        </w:rPr>
        <w:t xml:space="preserve">Meta Title: Childcare Bull Creek | Quality Early Learning Centre</w:t>
      </w:r>
    </w:p>
    <w:p w:rsidR="00000000" w:rsidDel="00000000" w:rsidP="00000000" w:rsidRDefault="00000000" w:rsidRPr="00000000" w14:paraId="000006A4">
      <w:pPr>
        <w:rPr/>
      </w:pPr>
      <w:r w:rsidDel="00000000" w:rsidR="00000000" w:rsidRPr="00000000">
        <w:rPr>
          <w:rtl w:val="0"/>
        </w:rPr>
        <w:t xml:space="preserve">Meta Description: Leading childcare in Bull Creek with school readiness programs for busy professionals. Convenient location near Kwinana Freeway. Book your tour today.</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b w:val="1"/>
          <w:bCs w:val="1"/>
        </w:rPr>
      </w:pPr>
      <w:r w:rsidDel="00000000" w:rsidR="00000000" w:rsidRPr="00000000">
        <w:rPr>
          <w:b w:val="1"/>
          <w:bCs w:val="1"/>
          <w:rtl w:val="0"/>
        </w:rPr>
        <w:t xml:space="preserve">H1: Premium Childcare in Bull Creek for Working Families</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spacing w:after="240" w:before="240" w:lineRule="auto"/>
        <w:rPr/>
      </w:pPr>
      <w:r w:rsidDel="00000000" w:rsidR="00000000" w:rsidRPr="00000000">
        <w:rPr>
          <w:rtl w:val="0"/>
        </w:rPr>
        <w:t xml:space="preserve">When your days are full, you need childcare you can genuinely rely on. Our Bull Creek centre is designed with working families in mind, offering flexible, dependable care alongside premium early learning programs that make the most of every hour your child is with us.</w:t>
      </w:r>
    </w:p>
    <w:p w:rsidR="00000000" w:rsidDel="00000000" w:rsidP="00000000" w:rsidRDefault="00000000" w:rsidRPr="00000000" w14:paraId="000006A9">
      <w:pPr>
        <w:spacing w:after="240" w:before="240" w:lineRule="auto"/>
        <w:rPr/>
      </w:pPr>
      <w:r w:rsidDel="00000000" w:rsidR="00000000" w:rsidRPr="00000000">
        <w:rPr>
          <w:rtl w:val="0"/>
        </w:rPr>
        <w:t xml:space="preserve">Because great childcare does both. While you focus on your work, our qualified educators are focused on yours, building the social, emotional, and cognitive foundations that give your child the best possible start in life.</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b w:val="1"/>
          <w:bCs w:val="1"/>
        </w:rPr>
      </w:pPr>
      <w:r w:rsidDel="00000000" w:rsidR="00000000" w:rsidRPr="00000000">
        <w:rPr>
          <w:b w:val="1"/>
          <w:bCs w:val="1"/>
          <w:rtl w:val="0"/>
        </w:rPr>
        <w:t xml:space="preserve">H2: Understanding Your Family's Early Learning Needs</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b w:val="1"/>
          <w:bCs w:val="1"/>
        </w:rPr>
      </w:pPr>
      <w:r w:rsidDel="00000000" w:rsidR="00000000" w:rsidRPr="00000000">
        <w:rPr>
          <w:b w:val="1"/>
          <w:bCs w:val="1"/>
          <w:rtl w:val="0"/>
        </w:rPr>
        <w:t xml:space="preserve">H3: Academic Foundation Worries</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With the journey to prestigious institutions like Rossmoyne Senior High School beginning in these early years, we've designed our School Readiness Program specifically to align with the expectations of Bull Creek Primary and Oberthur Primary Schools.</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Our curriculum focuses on building essential literacy, numeracy, and social skills through structured play-based learning. Each activity purposefully develops the competencies your child needs for a confident transition to formal education.</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[Book a tour to see our School Readiness Program in action]</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b w:val="1"/>
          <w:bCs w:val="1"/>
        </w:rPr>
      </w:pPr>
      <w:r w:rsidDel="00000000" w:rsidR="00000000" w:rsidRPr="00000000">
        <w:rPr>
          <w:b w:val="1"/>
          <w:bCs w:val="1"/>
          <w:rtl w:val="0"/>
        </w:rPr>
        <w:t xml:space="preserve">H3: Morning Rush Services We Provide</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Our stress-free drop-off and pick-up procedures minimise stress, with extended hours designed around commuter schedules.</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Our location offers easy access from major thoroughfares, with ample parking to avoid the frustration of street parking during busy periods. Staff members greet children from </w:t>
      </w:r>
      <w:ins w:author="Cassandra Gorman" w:id="87" w:date="2026-05-13T03:34:38Z">
        <w:r w:rsidDel="00000000" w:rsidR="00000000" w:rsidRPr="00000000">
          <w:rPr>
            <w:rtl w:val="0"/>
          </w:rPr>
          <w:t xml:space="preserve">7:00</w:t>
        </w:r>
      </w:ins>
      <w:del w:author="Cassandra Gorman" w:id="87" w:date="2026-05-13T03:34:38Z">
        <w:r w:rsidDel="00000000" w:rsidR="00000000" w:rsidRPr="00000000">
          <w:rPr>
            <w:rtl w:val="0"/>
          </w:rPr>
          <w:delText xml:space="preserve">6:30</w:delText>
        </w:r>
      </w:del>
      <w:r w:rsidDel="00000000" w:rsidR="00000000" w:rsidRPr="00000000">
        <w:rPr>
          <w:rtl w:val="0"/>
        </w:rPr>
        <w:t xml:space="preserve">am, allowing parents to beat the morning traffic.</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b w:val="1"/>
          <w:bCs w:val="1"/>
        </w:rPr>
      </w:pPr>
      <w:r w:rsidDel="00000000" w:rsidR="00000000" w:rsidRPr="00000000">
        <w:rPr>
          <w:b w:val="1"/>
          <w:bCs w:val="1"/>
          <w:rtl w:val="0"/>
        </w:rPr>
        <w:t xml:space="preserve">H3: Nature Play and Outdoor Learning</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Bull Creek's leafy streets and proximity to John Creaney Park inspire our approach to outdoor education. Our expansive outdoor learning environments exceed City of Melville requirements for child care centres, featuring natural play spaces that reflect the suburb's green character.</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Children experience daily nature-based activities under shaded areas designed for Perth's climate, with strong sun-safe policies providing year-round outdoor exploration. This connection to nature balances screen time concerns while fostering the active lifestyle Bull Creek families value.</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b w:val="1"/>
          <w:bCs w:val="1"/>
        </w:rPr>
      </w:pPr>
      <w:r w:rsidDel="00000000" w:rsidR="00000000" w:rsidRPr="00000000">
        <w:rPr>
          <w:b w:val="1"/>
          <w:bCs w:val="1"/>
          <w:rtl w:val="0"/>
        </w:rPr>
        <w:t xml:space="preserve">H2: Your Local Daycare Experts in Bull Creek</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We operate in full compliance with City of Melville's planning and public health regulations, maintaining the highest standards of safety and quality.</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The suburb's established, family-centric character shapes everything we do. From our curriculum design to our communication approach, we partner with parents who value education and seek the best start for their children. Our educators understand the unspoken expectations associated with this high-achieving community.</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[Schedule your personal tour today]</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b w:val="1"/>
          <w:bCs w:val="1"/>
        </w:rPr>
      </w:pPr>
      <w:r w:rsidDel="00000000" w:rsidR="00000000" w:rsidRPr="00000000">
        <w:rPr>
          <w:b w:val="1"/>
          <w:bCs w:val="1"/>
          <w:rtl w:val="0"/>
        </w:rPr>
        <w:t xml:space="preserve">H2: Why Choose Our Bull Creek Early Learning Centre</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b w:val="1"/>
          <w:bCs w:val="1"/>
        </w:rPr>
      </w:pPr>
      <w:r w:rsidDel="00000000" w:rsidR="00000000" w:rsidRPr="00000000">
        <w:rPr>
          <w:b w:val="1"/>
          <w:bCs w:val="1"/>
          <w:rtl w:val="0"/>
        </w:rPr>
        <w:t xml:space="preserve">Tailored School Readiness Programs</w:t>
      </w:r>
    </w:p>
    <w:p w:rsidR="00000000" w:rsidDel="00000000" w:rsidP="00000000" w:rsidRDefault="00000000" w:rsidRPr="00000000" w14:paraId="000006CC">
      <w:pPr>
        <w:rPr/>
      </w:pPr>
      <w:r w:rsidDel="00000000" w:rsidR="00000000" w:rsidRPr="00000000">
        <w:rPr>
          <w:rtl w:val="0"/>
        </w:rPr>
        <w:t xml:space="preserve">O</w:t>
      </w:r>
      <w:r w:rsidDel="00000000" w:rsidR="00000000" w:rsidRPr="00000000">
        <w:rPr>
          <w:rtl w:val="0"/>
        </w:rPr>
        <w:t xml:space="preserve">ur programs specifically prepare children for local primary schools' expectations. We understand what Bull Creek Primary and Oberthur Primary look for in incoming students.</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b w:val="1"/>
          <w:bCs w:val="1"/>
        </w:rPr>
      </w:pPr>
      <w:r w:rsidDel="00000000" w:rsidR="00000000" w:rsidRPr="00000000">
        <w:rPr>
          <w:b w:val="1"/>
          <w:bCs w:val="1"/>
          <w:rtl w:val="0"/>
        </w:rPr>
        <w:t xml:space="preserve">Strategic Location Benefits</w:t>
      </w:r>
    </w:p>
    <w:p w:rsidR="00000000" w:rsidDel="00000000" w:rsidP="00000000" w:rsidRDefault="00000000" w:rsidRPr="00000000" w14:paraId="000006CF">
      <w:pPr>
        <w:numPr>
          <w:ilvl w:val="0"/>
          <w:numId w:val="77"/>
        </w:numPr>
        <w:ind w:left="720" w:hanging="360"/>
        <w:rPr>
          <w:u w:val="none"/>
        </w:rPr>
      </w:pPr>
      <w:r w:rsidDel="00000000" w:rsidR="00000000" w:rsidRPr="00000000">
        <w:rPr>
          <w:rtl w:val="0"/>
        </w:rPr>
        <w:t xml:space="preserve">Easy access from Kwinana Freeway and major roads.</w:t>
      </w:r>
    </w:p>
    <w:p w:rsidR="00000000" w:rsidDel="00000000" w:rsidP="00000000" w:rsidRDefault="00000000" w:rsidRPr="00000000" w14:paraId="000006D0">
      <w:pPr>
        <w:numPr>
          <w:ilvl w:val="0"/>
          <w:numId w:val="77"/>
        </w:numPr>
        <w:ind w:left="720" w:hanging="360"/>
        <w:rPr>
          <w:u w:val="none"/>
        </w:rPr>
      </w:pPr>
      <w:r w:rsidDel="00000000" w:rsidR="00000000" w:rsidRPr="00000000">
        <w:rPr>
          <w:rtl w:val="0"/>
        </w:rPr>
        <w:t xml:space="preserve">Ample parking for stress-free drop-offs.</w:t>
      </w:r>
    </w:p>
    <w:p w:rsidR="00000000" w:rsidDel="00000000" w:rsidP="00000000" w:rsidRDefault="00000000" w:rsidRPr="00000000" w14:paraId="000006D1">
      <w:pPr>
        <w:numPr>
          <w:ilvl w:val="0"/>
          <w:numId w:val="77"/>
        </w:numPr>
        <w:ind w:left="720" w:hanging="360"/>
        <w:rPr>
          <w:u w:val="none"/>
        </w:rPr>
      </w:pPr>
      <w:r w:rsidDel="00000000" w:rsidR="00000000" w:rsidRPr="00000000">
        <w:rPr>
          <w:rtl w:val="0"/>
        </w:rPr>
        <w:t xml:space="preserve">Extended hours supporting commuter schedules.</w:t>
      </w:r>
    </w:p>
    <w:p w:rsidR="00000000" w:rsidDel="00000000" w:rsidP="00000000" w:rsidRDefault="00000000" w:rsidRPr="00000000" w14:paraId="000006D2">
      <w:pPr>
        <w:numPr>
          <w:ilvl w:val="0"/>
          <w:numId w:val="77"/>
        </w:numPr>
        <w:ind w:left="720" w:hanging="360"/>
        <w:rPr>
          <w:u w:val="none"/>
        </w:rPr>
      </w:pPr>
      <w:r w:rsidDel="00000000" w:rsidR="00000000" w:rsidRPr="00000000">
        <w:rPr>
          <w:rtl w:val="0"/>
        </w:rPr>
        <w:t xml:space="preserve">Convenient to Bull Creek Train Station.</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b w:val="1"/>
          <w:bCs w:val="1"/>
        </w:rPr>
      </w:pPr>
      <w:r w:rsidDel="00000000" w:rsidR="00000000" w:rsidRPr="00000000">
        <w:rPr>
          <w:b w:val="1"/>
          <w:bCs w:val="1"/>
          <w:rtl w:val="0"/>
        </w:rPr>
        <w:t xml:space="preserve">Nature-Inspired Learning Environments</w:t>
      </w:r>
    </w:p>
    <w:p w:rsidR="00000000" w:rsidDel="00000000" w:rsidP="00000000" w:rsidRDefault="00000000" w:rsidRPr="00000000" w14:paraId="000006D5">
      <w:pPr>
        <w:rPr/>
      </w:pPr>
      <w:r w:rsidDel="00000000" w:rsidR="00000000" w:rsidRPr="00000000">
        <w:rPr>
          <w:rtl w:val="0"/>
        </w:rPr>
        <w:t xml:space="preserve">Our outdoor spaces mirror Bull Creek's parkland character, providing children with daily opportunities for exploration and finding in secure, sun-safe environments that exceed council requirements.</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b w:val="1"/>
          <w:bCs w:val="1"/>
        </w:rPr>
      </w:pPr>
      <w:r w:rsidDel="00000000" w:rsidR="00000000" w:rsidRPr="00000000">
        <w:rPr>
          <w:b w:val="1"/>
          <w:bCs w:val="1"/>
          <w:rtl w:val="0"/>
        </w:rPr>
        <w:t xml:space="preserve">Educational Partnership Approach</w:t>
      </w:r>
    </w:p>
    <w:p w:rsidR="00000000" w:rsidDel="00000000" w:rsidP="00000000" w:rsidRDefault="00000000" w:rsidRPr="00000000" w14:paraId="000006D8">
      <w:pPr>
        <w:rPr/>
      </w:pPr>
      <w:r w:rsidDel="00000000" w:rsidR="00000000" w:rsidRPr="00000000">
        <w:rPr>
          <w:rtl w:val="0"/>
        </w:rPr>
        <w:t xml:space="preserve">We communicate as educational partners, not just care providers. Regular progress updates and parent consultations achieve alignment between home and centre learning goals.</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b w:val="1"/>
          <w:bCs w:val="1"/>
        </w:rPr>
      </w:pPr>
      <w:r w:rsidDel="00000000" w:rsidR="00000000" w:rsidRPr="00000000">
        <w:rPr>
          <w:b w:val="1"/>
          <w:bCs w:val="1"/>
          <w:rtl w:val="0"/>
        </w:rPr>
        <w:t xml:space="preserve">Community Integration</w:t>
      </w:r>
    </w:p>
    <w:p w:rsidR="00000000" w:rsidDel="00000000" w:rsidP="00000000" w:rsidRDefault="00000000" w:rsidRPr="00000000" w14:paraId="000006DB">
      <w:pPr>
        <w:rPr/>
      </w:pPr>
      <w:r w:rsidDel="00000000" w:rsidR="00000000" w:rsidRPr="00000000">
        <w:rPr>
          <w:rtl w:val="0"/>
        </w:rPr>
        <w:t xml:space="preserve">As part of the Bull Creek community, we understand local values and aspirations. Our approach reflects the suburb's commitment to excellence in education and balanced family life.</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b w:val="1"/>
          <w:bCs w:val="1"/>
        </w:rPr>
      </w:pPr>
      <w:r w:rsidDel="00000000" w:rsidR="00000000" w:rsidRPr="00000000">
        <w:rPr>
          <w:b w:val="1"/>
          <w:bCs w:val="1"/>
          <w:rtl w:val="0"/>
        </w:rPr>
        <w:t xml:space="preserve">H2: Our Wide-Ranging Early Learning Services</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b w:val="1"/>
          <w:bCs w:val="1"/>
        </w:rPr>
      </w:pPr>
      <w:r w:rsidDel="00000000" w:rsidR="00000000" w:rsidRPr="00000000">
        <w:rPr>
          <w:b w:val="1"/>
          <w:bCs w:val="1"/>
          <w:rtl w:val="0"/>
        </w:rPr>
        <w:t xml:space="preserve">Infant Care (6 weeks - 18 months)</w:t>
      </w:r>
    </w:p>
    <w:p w:rsidR="00000000" w:rsidDel="00000000" w:rsidP="00000000" w:rsidRDefault="00000000" w:rsidRPr="00000000" w14:paraId="000006E0">
      <w:pPr>
        <w:rPr/>
      </w:pPr>
      <w:r w:rsidDel="00000000" w:rsidR="00000000" w:rsidRPr="00000000">
        <w:rPr>
          <w:rtl w:val="0"/>
        </w:rPr>
        <w:t xml:space="preserve">Nurturing environments with qualified educators providing individualised attention during crucial developmental stages.</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b w:val="1"/>
          <w:bCs w:val="1"/>
        </w:rPr>
      </w:pPr>
      <w:r w:rsidDel="00000000" w:rsidR="00000000" w:rsidRPr="00000000">
        <w:rPr>
          <w:b w:val="1"/>
          <w:bCs w:val="1"/>
          <w:rtl w:val="0"/>
        </w:rPr>
        <w:t xml:space="preserve">Toddler Programs (18 months - 3 years)</w:t>
      </w:r>
    </w:p>
    <w:p w:rsidR="00000000" w:rsidDel="00000000" w:rsidP="00000000" w:rsidRDefault="00000000" w:rsidRPr="00000000" w14:paraId="000006E3">
      <w:pPr>
        <w:rPr/>
      </w:pPr>
      <w:r w:rsidDel="00000000" w:rsidR="00000000" w:rsidRPr="00000000">
        <w:rPr>
          <w:rtl w:val="0"/>
        </w:rPr>
        <w:t xml:space="preserve">Age-appropriate activities fostering independence, social skills, and early learning concepts through play-based exploration.</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b w:val="1"/>
          <w:bCs w:val="1"/>
        </w:rPr>
      </w:pPr>
      <w:r w:rsidDel="00000000" w:rsidR="00000000" w:rsidRPr="00000000">
        <w:rPr>
          <w:b w:val="1"/>
          <w:bCs w:val="1"/>
          <w:rtl w:val="0"/>
        </w:rPr>
        <w:t xml:space="preserve">Pre-Kindy Education (3 - 4 years)</w:t>
      </w:r>
    </w:p>
    <w:p w:rsidR="00000000" w:rsidDel="00000000" w:rsidP="00000000" w:rsidRDefault="00000000" w:rsidRPr="00000000" w14:paraId="000006E6">
      <w:pPr>
        <w:rPr/>
      </w:pPr>
      <w:r w:rsidDel="00000000" w:rsidR="00000000" w:rsidRPr="00000000">
        <w:rPr>
          <w:rtl w:val="0"/>
        </w:rPr>
        <w:t xml:space="preserve">Structured learning experiences building school readiness skills including pre-literacy, numeracy, and social development.</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b w:val="1"/>
          <w:bCs w:val="1"/>
        </w:rPr>
      </w:pPr>
      <w:r w:rsidDel="00000000" w:rsidR="00000000" w:rsidRPr="00000000">
        <w:rPr>
          <w:b w:val="1"/>
          <w:bCs w:val="1"/>
          <w:rtl w:val="0"/>
        </w:rPr>
        <w:t xml:space="preserve">Kindergarten Preparation (4 - 5 years)</w:t>
      </w:r>
    </w:p>
    <w:p w:rsidR="00000000" w:rsidDel="00000000" w:rsidP="00000000" w:rsidRDefault="00000000" w:rsidRPr="00000000" w14:paraId="000006E9">
      <w:pPr>
        <w:rPr/>
      </w:pPr>
      <w:r w:rsidDel="00000000" w:rsidR="00000000" w:rsidRPr="00000000">
        <w:rPr>
          <w:rtl w:val="0"/>
        </w:rPr>
        <w:t xml:space="preserve">End-to-end school readiness curriculum aligned with local primary school expectations, providing confident transitions.</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b w:val="1"/>
          <w:bCs w:val="1"/>
        </w:rPr>
      </w:pPr>
      <w:r w:rsidDel="00000000" w:rsidR="00000000" w:rsidRPr="00000000">
        <w:rPr>
          <w:b w:val="1"/>
          <w:bCs w:val="1"/>
          <w:rtl w:val="0"/>
        </w:rPr>
        <w:t xml:space="preserve">Before and After School Care</w:t>
      </w:r>
    </w:p>
    <w:p w:rsidR="00000000" w:rsidDel="00000000" w:rsidP="00000000" w:rsidRDefault="00000000" w:rsidRPr="00000000" w14:paraId="000006EC">
      <w:pPr>
        <w:rPr/>
      </w:pPr>
      <w:r w:rsidDel="00000000" w:rsidR="00000000" w:rsidRPr="00000000">
        <w:rPr>
          <w:rtl w:val="0"/>
        </w:rPr>
        <w:t xml:space="preserve">Supporting working families with quality care complementing the school day, including homework support and recreational activities.</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b w:val="1"/>
          <w:bCs w:val="1"/>
        </w:rPr>
      </w:pPr>
      <w:r w:rsidDel="00000000" w:rsidR="00000000" w:rsidRPr="00000000">
        <w:rPr>
          <w:b w:val="1"/>
          <w:bCs w:val="1"/>
          <w:rtl w:val="0"/>
        </w:rPr>
        <w:t xml:space="preserve">Q: What makes your childcare in Bull Creek different from other centres?</w:t>
      </w:r>
    </w:p>
    <w:p w:rsidR="00000000" w:rsidDel="00000000" w:rsidP="00000000" w:rsidRDefault="00000000" w:rsidRPr="00000000" w14:paraId="000006F1">
      <w:pPr>
        <w:rPr>
          <w:b w:val="1"/>
          <w:bCs w:val="1"/>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Our programs specifically prepare children for local schools like Bull Creek Primary and Oberthur Primary. We understand the educational standards expected in our community and design our curriculum accordingly. In addition, our location and hours cater specifically to commuting professionals.</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b w:val="1"/>
          <w:bCs w:val="1"/>
        </w:rPr>
      </w:pPr>
      <w:r w:rsidDel="00000000" w:rsidR="00000000" w:rsidRPr="00000000">
        <w:rPr>
          <w:b w:val="1"/>
          <w:bCs w:val="1"/>
          <w:rtl w:val="0"/>
        </w:rPr>
        <w:t xml:space="preserve">Q: How do you support working parents with busy schedules?</w:t>
      </w:r>
    </w:p>
    <w:p w:rsidR="00000000" w:rsidDel="00000000" w:rsidP="00000000" w:rsidRDefault="00000000" w:rsidRPr="00000000" w14:paraId="000006F5">
      <w:pPr>
        <w:rPr>
          <w:b w:val="1"/>
          <w:bCs w:val="1"/>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We open at 6:30am to help parents beat traffic on the Kwinana Freeway. Our stress-free processes minimise morning stress, and our location offers easy access from major roads with ample parking.</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b w:val="1"/>
          <w:bCs w:val="1"/>
        </w:rPr>
      </w:pPr>
      <w:r w:rsidDel="00000000" w:rsidR="00000000" w:rsidRPr="00000000">
        <w:rPr>
          <w:b w:val="1"/>
          <w:bCs w:val="1"/>
          <w:rtl w:val="0"/>
        </w:rPr>
        <w:t xml:space="preserve">Q: What outdoor learning opportunities do you provide?</w:t>
      </w:r>
    </w:p>
    <w:p w:rsidR="00000000" w:rsidDel="00000000" w:rsidP="00000000" w:rsidRDefault="00000000" w:rsidRPr="00000000" w14:paraId="000006F9">
      <w:pPr>
        <w:rPr>
          <w:b w:val="1"/>
          <w:bCs w:val="1"/>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Inspired by Bull Creek's green spaces and proximity to John Creaney Park, we offer extensive outdoor play areas exceeding City of Melville requirements. Children experience daily nature-based activities in sun-safe environments designed for Perth's climate.</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b w:val="1"/>
          <w:bCs w:val="1"/>
        </w:rPr>
      </w:pPr>
      <w:r w:rsidDel="00000000" w:rsidR="00000000" w:rsidRPr="00000000">
        <w:rPr>
          <w:b w:val="1"/>
          <w:bCs w:val="1"/>
          <w:rtl w:val="0"/>
        </w:rPr>
        <w:t xml:space="preserve">Q: How do you prepare children for primary school?</w:t>
      </w:r>
    </w:p>
    <w:p w:rsidR="00000000" w:rsidDel="00000000" w:rsidP="00000000" w:rsidRDefault="00000000" w:rsidRPr="00000000" w14:paraId="000006FD">
      <w:pPr>
        <w:rPr>
          <w:b w:val="1"/>
          <w:bCs w:val="1"/>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Our School Readiness Program develops essential literacy, numeracy, and social skills through structured play-based learning. We align our curriculum with local primary school expectations, so that children transition confidently.</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b w:val="1"/>
          <w:bCs w:val="1"/>
        </w:rPr>
      </w:pPr>
      <w:r w:rsidDel="00000000" w:rsidR="00000000" w:rsidRPr="00000000">
        <w:rPr>
          <w:b w:val="1"/>
          <w:bCs w:val="1"/>
          <w:rtl w:val="0"/>
        </w:rPr>
        <w:t xml:space="preserve">Q: Do you cater to Bull Creek's diverse family needs?</w:t>
      </w:r>
    </w:p>
    <w:p w:rsidR="00000000" w:rsidDel="00000000" w:rsidP="00000000" w:rsidRDefault="00000000" w:rsidRPr="00000000" w14:paraId="00000701">
      <w:pPr>
        <w:rPr>
          <w:b w:val="1"/>
          <w:bCs w:val="1"/>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Absolutely. Whether you're seeking full-time care, part-time options, or before/after school programs, we offer flexible options. Our educators work closely with families to support each child's unique learning journey.</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b w:val="1"/>
          <w:bCs w:val="1"/>
        </w:rPr>
      </w:pPr>
      <w:r w:rsidDel="00000000" w:rsidR="00000000" w:rsidRPr="00000000">
        <w:rPr>
          <w:b w:val="1"/>
          <w:bCs w:val="1"/>
          <w:rtl w:val="0"/>
        </w:rPr>
        <w:t xml:space="preserve">Q: What is the difference between Pre-Kindy and Kindergarten preparation?</w:t>
      </w:r>
    </w:p>
    <w:p w:rsidR="00000000" w:rsidDel="00000000" w:rsidP="00000000" w:rsidRDefault="00000000" w:rsidRPr="00000000" w14:paraId="00000705">
      <w:pPr>
        <w:rPr>
          <w:b w:val="1"/>
          <w:bCs w:val="1"/>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Pre-Kindy (ages 3-4) focuses on social-emotional foundations and basic literacy, while Kindergarten (ages 4-5) involves more structured school readiness tasks aligned with WA Department of Education standards.</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b w:val="1"/>
          <w:bCs w:val="1"/>
        </w:rPr>
      </w:pPr>
      <w:r w:rsidDel="00000000" w:rsidR="00000000" w:rsidRPr="00000000">
        <w:rPr>
          <w:b w:val="1"/>
          <w:bCs w:val="1"/>
          <w:rtl w:val="0"/>
        </w:rPr>
        <w:t xml:space="preserve">Q: Is the Bull Creek centre open on public holidays?</w:t>
      </w:r>
    </w:p>
    <w:p w:rsidR="00000000" w:rsidDel="00000000" w:rsidP="00000000" w:rsidRDefault="00000000" w:rsidRPr="00000000" w14:paraId="00000709">
      <w:pPr>
        <w:rPr>
          <w:b w:val="1"/>
          <w:bCs w:val="1"/>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No, we are closed on all Western Australian public holidays. Fees are typically not charged or are adjusted for these days depending on our current fee policy.</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b w:val="1"/>
          <w:bCs w:val="1"/>
        </w:rPr>
      </w:pPr>
      <w:r w:rsidDel="00000000" w:rsidR="00000000" w:rsidRPr="00000000">
        <w:rPr>
          <w:b w:val="1"/>
          <w:bCs w:val="1"/>
          <w:rtl w:val="0"/>
        </w:rPr>
        <w:t xml:space="preserve">Q: What are your safety and compliance standards?</w:t>
      </w:r>
    </w:p>
    <w:p w:rsidR="00000000" w:rsidDel="00000000" w:rsidP="00000000" w:rsidRDefault="00000000" w:rsidRPr="00000000" w14:paraId="0000070D">
      <w:pPr>
        <w:rPr>
          <w:b w:val="1"/>
          <w:bCs w:val="1"/>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We operate in full compliance with City of Melville child care regulations, maintaining the highest standards for safety, hygiene, and educational quality. Our facilities undergo regular inspections and updates.</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Give your child the educational advantage they deserve while simplifying your daily routine. Our Bull Creek early learning centre combines academic excellence with practical services for busy professional families. With limited spaces in our school readiness program and 20</w:t>
      </w:r>
      <w:ins w:author="Cassandra Gorman" w:id="88" w:date="2026-05-13T03:35:07Z">
        <w:r w:rsidDel="00000000" w:rsidR="00000000" w:rsidRPr="00000000">
          <w:rPr>
            <w:rtl w:val="0"/>
          </w:rPr>
          <w:t xml:space="preserve">27</w:t>
        </w:r>
      </w:ins>
      <w:del w:author="Cassandra Gorman" w:id="88" w:date="2026-05-13T03:35:07Z">
        <w:r w:rsidDel="00000000" w:rsidR="00000000" w:rsidRPr="00000000">
          <w:rPr>
            <w:rtl w:val="0"/>
          </w:rPr>
          <w:delText xml:space="preserve">24</w:delText>
        </w:r>
      </w:del>
      <w:r w:rsidDel="00000000" w:rsidR="00000000" w:rsidRPr="00000000">
        <w:rPr>
          <w:rtl w:val="0"/>
        </w:rPr>
        <w:t xml:space="preserve"> primary school enrolments approaching, now's the perfect time to secure your child's place.</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[Book your tour and check out the difference today]</w:t>
      </w:r>
      <w:r w:rsidDel="00000000" w:rsidR="00000000" w:rsidRPr="00000000">
        <w:br w:type="page"/>
      </w:r>
      <w:r w:rsidDel="00000000" w:rsidR="00000000" w:rsidRPr="00000000">
        <w:rPr>
          <w:rtl w:val="0"/>
        </w:rPr>
      </w:r>
    </w:p>
    <w:p w:rsidR="00000000" w:rsidDel="00000000" w:rsidP="00000000" w:rsidRDefault="00000000" w:rsidRPr="00000000" w14:paraId="00000713">
      <w:pPr>
        <w:pStyle w:val="Heading1"/>
        <w:rPr>
          <w:b w:val="1"/>
          <w:bCs w:val="1"/>
        </w:rPr>
      </w:pPr>
      <w:bookmarkStart w:colFirst="0" w:colLast="0" w:name="_iezekmsur34" w:id="15"/>
      <w:bookmarkEnd w:id="15"/>
      <w:r w:rsidDel="00000000" w:rsidR="00000000" w:rsidRPr="00000000">
        <w:rPr>
          <w:b w:val="1"/>
          <w:bCs w:val="1"/>
          <w:rtl w:val="0"/>
        </w:rPr>
        <w:t xml:space="preserve">Page 16 </w:t>
      </w:r>
    </w:p>
    <w:p w:rsidR="00000000" w:rsidDel="00000000" w:rsidP="00000000" w:rsidRDefault="00000000" w:rsidRPr="00000000" w14:paraId="00000714">
      <w:pPr>
        <w:rPr>
          <w:b w:val="1"/>
          <w:bCs w:val="1"/>
        </w:rPr>
      </w:pPr>
      <w:r w:rsidDel="00000000" w:rsidR="00000000" w:rsidRPr="00000000">
        <w:rPr>
          <w:b w:val="1"/>
          <w:bCs w:val="1"/>
          <w:rtl w:val="0"/>
        </w:rPr>
        <w:t xml:space="preserve">URL: https://flourishelc.com.au/daycare-childcare-leeming-wa/</w:t>
      </w:r>
    </w:p>
    <w:p w:rsidR="00000000" w:rsidDel="00000000" w:rsidP="00000000" w:rsidRDefault="00000000" w:rsidRPr="00000000" w14:paraId="00000715">
      <w:pPr>
        <w:rPr/>
      </w:pPr>
      <w:r w:rsidDel="00000000" w:rsidR="00000000" w:rsidRPr="00000000">
        <w:rPr>
          <w:rtl w:val="0"/>
        </w:rPr>
        <w:t xml:space="preserve">Page Type: Location Page</w:t>
      </w:r>
    </w:p>
    <w:p w:rsidR="00000000" w:rsidDel="00000000" w:rsidP="00000000" w:rsidRDefault="00000000" w:rsidRPr="00000000" w14:paraId="00000716">
      <w:pPr>
        <w:rPr/>
      </w:pPr>
      <w:r w:rsidDel="00000000" w:rsidR="00000000" w:rsidRPr="00000000">
        <w:rPr>
          <w:rtl w:val="0"/>
        </w:rPr>
        <w:t xml:space="preserve">Content Type: New Content</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Keywords:</w:t>
      </w:r>
    </w:p>
    <w:p w:rsidR="00000000" w:rsidDel="00000000" w:rsidP="00000000" w:rsidRDefault="00000000" w:rsidRPr="00000000" w14:paraId="00000719">
      <w:pPr>
        <w:rPr>
          <w:b w:val="1"/>
          <w:bCs w:val="1"/>
        </w:rPr>
      </w:pPr>
      <w:r w:rsidDel="00000000" w:rsidR="00000000" w:rsidRPr="00000000">
        <w:rPr>
          <w:b w:val="1"/>
          <w:bCs w:val="1"/>
          <w:rtl w:val="0"/>
        </w:rPr>
        <w:t xml:space="preserve">Primary keyword: childcare near leeming</w:t>
      </w:r>
    </w:p>
    <w:p w:rsidR="00000000" w:rsidDel="00000000" w:rsidP="00000000" w:rsidRDefault="00000000" w:rsidRPr="00000000" w14:paraId="0000071A">
      <w:pPr>
        <w:rPr/>
      </w:pPr>
      <w:r w:rsidDel="00000000" w:rsidR="00000000" w:rsidRPr="00000000">
        <w:rPr>
          <w:rtl w:val="0"/>
        </w:rPr>
        <w:t xml:space="preserve">Secondary keywords: daycare near leeming</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b w:val="1"/>
          <w:bCs w:val="1"/>
        </w:rPr>
      </w:pPr>
      <w:r w:rsidDel="00000000" w:rsidR="00000000" w:rsidRPr="00000000">
        <w:rPr>
          <w:b w:val="1"/>
          <w:bCs w:val="1"/>
          <w:rtl w:val="0"/>
        </w:rPr>
        <w:t xml:space="preserve">Content:</w:t>
      </w:r>
    </w:p>
    <w:p w:rsidR="00000000" w:rsidDel="00000000" w:rsidP="00000000" w:rsidRDefault="00000000" w:rsidRPr="00000000" w14:paraId="0000071D">
      <w:pPr>
        <w:rPr/>
      </w:pPr>
      <w:r w:rsidDel="00000000" w:rsidR="00000000" w:rsidRPr="00000000">
        <w:rPr>
          <w:rtl w:val="0"/>
        </w:rPr>
        <w:t xml:space="preserve">Meta Title: Childcare Near Leeming - Quality Early Learning Centre</w:t>
      </w:r>
    </w:p>
    <w:p w:rsidR="00000000" w:rsidDel="00000000" w:rsidP="00000000" w:rsidRDefault="00000000" w:rsidRPr="00000000" w14:paraId="0000071E">
      <w:pPr>
        <w:rPr/>
      </w:pPr>
      <w:r w:rsidDel="00000000" w:rsidR="00000000" w:rsidRPr="00000000">
        <w:rPr>
          <w:rtl w:val="0"/>
        </w:rPr>
        <w:t xml:space="preserve">Meta Description: Looking for childcare near Leeming? Our education-focused centre offers stress-free drop-offs near Kwinana Freeway. Expert care for busy professionals.</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b w:val="1"/>
          <w:bCs w:val="1"/>
        </w:rPr>
      </w:pPr>
      <w:r w:rsidDel="00000000" w:rsidR="00000000" w:rsidRPr="00000000">
        <w:rPr>
          <w:b w:val="1"/>
          <w:bCs w:val="1"/>
          <w:rtl w:val="0"/>
        </w:rPr>
        <w:t xml:space="preserve">H1: Childcare Near Leeming: Where Your Child's Future Begins</w:t>
      </w:r>
    </w:p>
    <w:p w:rsidR="00000000" w:rsidDel="00000000" w:rsidP="00000000" w:rsidRDefault="00000000" w:rsidRPr="00000000" w14:paraId="00000721">
      <w:pPr>
        <w:spacing w:after="240" w:before="240" w:lineRule="auto"/>
        <w:rPr/>
      </w:pPr>
      <w:r w:rsidDel="00000000" w:rsidR="00000000" w:rsidRPr="00000000">
        <w:rPr>
          <w:rtl w:val="0"/>
        </w:rPr>
        <w:t xml:space="preserve">The early years go fast, and what happens in them matters more than most people realise. At our Leeming centre, we make every day count with qualified educators, intentional programs, and a warm environment where children feel secure enough to explore, connect, and grow.</w:t>
      </w:r>
    </w:p>
    <w:p w:rsidR="00000000" w:rsidDel="00000000" w:rsidP="00000000" w:rsidRDefault="00000000" w:rsidRPr="00000000" w14:paraId="00000722">
      <w:pPr>
        <w:spacing w:after="240" w:before="240" w:lineRule="auto"/>
        <w:rPr/>
      </w:pPr>
      <w:r w:rsidDel="00000000" w:rsidR="00000000" w:rsidRPr="00000000">
        <w:rPr>
          <w:rtl w:val="0"/>
        </w:rPr>
        <w:t xml:space="preserve">For busy Leeming families, we also understand that great childcare needs to work practically. Dependable routines, flexible options, and a team you can truly trust means one less thing to worry about as you head into your day.</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b w:val="1"/>
          <w:bCs w:val="1"/>
        </w:rPr>
      </w:pPr>
      <w:r w:rsidDel="00000000" w:rsidR="00000000" w:rsidRPr="00000000">
        <w:rPr>
          <w:b w:val="1"/>
          <w:bCs w:val="1"/>
          <w:rtl w:val="0"/>
        </w:rPr>
        <w:t xml:space="preserve">H2: Understanding Your Daily Challenges and Our Services We Offer</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b w:val="1"/>
          <w:bCs w:val="1"/>
        </w:rPr>
      </w:pPr>
      <w:r w:rsidDel="00000000" w:rsidR="00000000" w:rsidRPr="00000000">
        <w:rPr>
          <w:b w:val="1"/>
          <w:bCs w:val="1"/>
          <w:rtl w:val="0"/>
        </w:rPr>
        <w:t xml:space="preserve">H3: School Readiness That Exceeds Expectations</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Our government-approved Kindergarten program and wide-ranging school readiness curriculum deliver the educational head start your child deserves. We align our teaching methods with local primary school expectations, providing a smooth transition to 'big school' when the time comes.</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Our knowledgeable educators focus on developing essential skills including:</w:t>
      </w:r>
    </w:p>
    <w:p w:rsidR="00000000" w:rsidDel="00000000" w:rsidP="00000000" w:rsidRDefault="00000000" w:rsidRPr="00000000" w14:paraId="0000072B">
      <w:pPr>
        <w:numPr>
          <w:ilvl w:val="0"/>
          <w:numId w:val="24"/>
        </w:numPr>
        <w:ind w:left="720" w:hanging="360"/>
        <w:rPr>
          <w:u w:val="none"/>
        </w:rPr>
      </w:pPr>
      <w:r w:rsidDel="00000000" w:rsidR="00000000" w:rsidRPr="00000000">
        <w:rPr>
          <w:rtl w:val="0"/>
        </w:rPr>
        <w:t xml:space="preserve">Literacy foundations.</w:t>
      </w:r>
    </w:p>
    <w:p w:rsidR="00000000" w:rsidDel="00000000" w:rsidP="00000000" w:rsidRDefault="00000000" w:rsidRPr="00000000" w14:paraId="0000072C">
      <w:pPr>
        <w:numPr>
          <w:ilvl w:val="0"/>
          <w:numId w:val="24"/>
        </w:numPr>
        <w:ind w:left="720" w:hanging="360"/>
        <w:rPr>
          <w:u w:val="none"/>
        </w:rPr>
      </w:pPr>
      <w:r w:rsidDel="00000000" w:rsidR="00000000" w:rsidRPr="00000000">
        <w:rPr>
          <w:rtl w:val="0"/>
        </w:rPr>
        <w:t xml:space="preserve">Numeracy concepts.</w:t>
      </w:r>
    </w:p>
    <w:p w:rsidR="00000000" w:rsidDel="00000000" w:rsidP="00000000" w:rsidRDefault="00000000" w:rsidRPr="00000000" w14:paraId="0000072D">
      <w:pPr>
        <w:numPr>
          <w:ilvl w:val="0"/>
          <w:numId w:val="24"/>
        </w:numPr>
        <w:ind w:left="720" w:hanging="360"/>
        <w:rPr>
          <w:u w:val="none"/>
        </w:rPr>
      </w:pPr>
      <w:r w:rsidDel="00000000" w:rsidR="00000000" w:rsidRPr="00000000">
        <w:rPr>
          <w:rtl w:val="0"/>
        </w:rPr>
        <w:t xml:space="preserve">Social confidence.</w:t>
      </w:r>
    </w:p>
    <w:p w:rsidR="00000000" w:rsidDel="00000000" w:rsidP="00000000" w:rsidRDefault="00000000" w:rsidRPr="00000000" w14:paraId="0000072E">
      <w:pPr>
        <w:numPr>
          <w:ilvl w:val="0"/>
          <w:numId w:val="24"/>
        </w:numPr>
        <w:ind w:left="720" w:hanging="360"/>
        <w:rPr>
          <w:u w:val="none"/>
        </w:rPr>
      </w:pPr>
      <w:r w:rsidDel="00000000" w:rsidR="00000000" w:rsidRPr="00000000">
        <w:rPr>
          <w:rtl w:val="0"/>
        </w:rPr>
        <w:t xml:space="preserve">Emotional regulation.</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Whether your child will attend a nearby primary school or you're considering options further afield, we make sure they're equipped with the knowledge and confidence to thrive.</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[Book a tour to see our school readiness program in action]</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b w:val="1"/>
          <w:bCs w:val="1"/>
        </w:rPr>
      </w:pPr>
      <w:r w:rsidDel="00000000" w:rsidR="00000000" w:rsidRPr="00000000">
        <w:rPr>
          <w:b w:val="1"/>
          <w:bCs w:val="1"/>
          <w:rtl w:val="0"/>
        </w:rPr>
        <w:t xml:space="preserve">H3: Simplifying Your Morning Commute</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Our strategic location with convenient access to major arterial roads transforms your morning routine. Parents consistently tell us how our effective drop-off system saves them precious time, allowing them to reach their CBD or Murdoch offices without the usual rush.</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Our extended operating hours accommodate early starts and late finishes, providing the flexibility that professional families need. Our convenient location and streamlined processes mean one less thing to worry about during your busy morning.</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b w:val="1"/>
          <w:bCs w:val="1"/>
        </w:rPr>
      </w:pPr>
      <w:r w:rsidDel="00000000" w:rsidR="00000000" w:rsidRPr="00000000">
        <w:rPr>
          <w:b w:val="1"/>
          <w:bCs w:val="1"/>
          <w:rtl w:val="0"/>
        </w:rPr>
        <w:t xml:space="preserve">H3: Staying Connected Throughout Your Workday</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Working parent guilt is real, especially when you're managing demanding career responsibilities. Our innovative parent communication app keeps you connected to your child's day, providing regular updates, photos, and milestone notifications. From your office in the city, you can share in their achievements, see their smiling face during activities, and feel confident they're thriving in our care.</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b w:val="1"/>
          <w:bCs w:val="1"/>
        </w:rPr>
      </w:pPr>
      <w:r w:rsidDel="00000000" w:rsidR="00000000" w:rsidRPr="00000000">
        <w:rPr>
          <w:b w:val="1"/>
          <w:bCs w:val="1"/>
          <w:rtl w:val="0"/>
        </w:rPr>
        <w:t xml:space="preserve">H2: Your Local Daycare Near Leeming Experts</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Unlike generic chains, we understand the Leeming lifestyle intimately. We know you've chosen this suburb for its excellent schools, family-friendly atmosphere, and convenient location. Our entire service is built around supporting families in classic Leeming homes, from single-storey brick-and-tile houses with spacious backyards to newer developments.</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Our centre operates in full compliance with the City of Melville's Local Planning Scheme No. 6, so that our facilities meet stringent local standards for safety, traffic management, and community amenity. </w:t>
      </w:r>
      <w:del w:author="Cassandra Gorman" w:id="89" w:date="2026-05-13T03:36:09Z">
        <w:r w:rsidDel="00000000" w:rsidR="00000000" w:rsidRPr="00000000">
          <w:rPr>
            <w:rtl w:val="0"/>
          </w:rPr>
          <w:delText xml:space="preserve">As our location is in a designated bushfire-prone area adjacent to local reserves, we maintain strict DFES-approved bushfire safety and management plans, providing an essential layer of protection that discerning local parents expect.</w:delText>
        </w:r>
      </w:del>
      <w:r w:rsidDel="00000000" w:rsidR="00000000" w:rsidRPr="00000000">
        <w:rPr>
          <w:rtl w:val="0"/>
        </w:rPr>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This deep local knowledge means we can offer more than just childcare. We provide a service that truly understands and responds to your family's specific needs. From preparing children for the academic expectations of nearby schools to accommodating the schedules of commuting professionals, every aspect of our program is tailored to the Leeming community.</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[Secure your child's place at our Leeming centre today]</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b w:val="1"/>
          <w:bCs w:val="1"/>
        </w:rPr>
      </w:pPr>
      <w:r w:rsidDel="00000000" w:rsidR="00000000" w:rsidRPr="00000000">
        <w:rPr>
          <w:b w:val="1"/>
          <w:bCs w:val="1"/>
          <w:rtl w:val="0"/>
        </w:rPr>
        <w:t xml:space="preserve">H2: Why Choose Our Childcare Near Leeming?</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b w:val="1"/>
          <w:bCs w:val="1"/>
        </w:rPr>
      </w:pPr>
      <w:r w:rsidDel="00000000" w:rsidR="00000000" w:rsidRPr="00000000">
        <w:rPr>
          <w:b w:val="1"/>
          <w:bCs w:val="1"/>
          <w:rtl w:val="0"/>
        </w:rPr>
        <w:t xml:space="preserve">H3: Educational Excellence</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Our curriculum goes beyond basic care. We deliver structured learning programs that prepare children for academic success while fostering creativity, critical thinking, and social skills. Our qualified educators maintain low child-to-teacher ratios, making sure every child receives individual attention and support.</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b w:val="1"/>
          <w:bCs w:val="1"/>
        </w:rPr>
      </w:pPr>
      <w:r w:rsidDel="00000000" w:rsidR="00000000" w:rsidRPr="00000000">
        <w:rPr>
          <w:b w:val="1"/>
          <w:bCs w:val="1"/>
          <w:rtl w:val="0"/>
        </w:rPr>
        <w:t xml:space="preserve">H3: Safety and Compliance</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Your child's safety is paramount. Beyond meeting standard regulatory requirements, we exceed expectations with extensive safety protocols, secure facilities, and rigorous staff screening. Our bushfire management plans and emergency procedures reflect our commitment to protecting every child in our care.</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b w:val="1"/>
          <w:bCs w:val="1"/>
        </w:rPr>
      </w:pPr>
      <w:r w:rsidDel="00000000" w:rsidR="00000000" w:rsidRPr="00000000">
        <w:rPr>
          <w:b w:val="1"/>
          <w:bCs w:val="1"/>
          <w:rtl w:val="0"/>
        </w:rPr>
        <w:t xml:space="preserve">H3: Community Connection</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Our strong relationships with local schools, understanding of community values, and participation in neighbourhood initiatives make us a trusted partner for families. Parents appreciate our genuine investment in their children's success and our role in the broader Leeming community.</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b w:val="1"/>
          <w:bCs w:val="1"/>
        </w:rPr>
      </w:pPr>
      <w:r w:rsidDel="00000000" w:rsidR="00000000" w:rsidRPr="00000000">
        <w:rPr>
          <w:b w:val="1"/>
          <w:bCs w:val="1"/>
          <w:rtl w:val="0"/>
        </w:rPr>
        <w:t xml:space="preserve">H3: Flexible, Family-Focused Service</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We understand that every family's needs are one of a kind. Our flexible booking options, extended hours, and responsive communication achieve our service working around your life, not the other way around. Whether you need full-time care, part-time options, or occasional care, we accommodate your requirements.</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b w:val="1"/>
          <w:bCs w:val="1"/>
        </w:rPr>
      </w:pPr>
      <w:r w:rsidDel="00000000" w:rsidR="00000000" w:rsidRPr="00000000">
        <w:rPr>
          <w:b w:val="1"/>
          <w:bCs w:val="1"/>
          <w:rtl w:val="0"/>
        </w:rPr>
        <w:t xml:space="preserve">Q: What makes your daycare near Leeming different from other centres?</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Our deep understanding of local family needs sets us apart. We've designed our entire service around the Leeming lifestyle, from convenient access for commuting parents to curriculum aligned with local school expectations. Our compliance with City of Melville planning requirements </w:t>
      </w:r>
      <w:del w:author="Cassandra Gorman" w:id="90" w:date="2026-05-13T03:36:30Z">
        <w:r w:rsidDel="00000000" w:rsidR="00000000" w:rsidRPr="00000000">
          <w:rPr>
            <w:rtl w:val="0"/>
          </w:rPr>
          <w:delText xml:space="preserve">and DFES bushfire safety standards </w:delText>
        </w:r>
      </w:del>
      <w:r w:rsidDel="00000000" w:rsidR="00000000" w:rsidRPr="00000000">
        <w:rPr>
          <w:rtl w:val="0"/>
        </w:rPr>
        <w:t xml:space="preserve">demonstrates our commitment to exceeding industry standards.</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b w:val="1"/>
          <w:bCs w:val="1"/>
        </w:rPr>
      </w:pPr>
      <w:r w:rsidDel="00000000" w:rsidR="00000000" w:rsidRPr="00000000">
        <w:rPr>
          <w:b w:val="1"/>
          <w:bCs w:val="1"/>
          <w:rtl w:val="0"/>
        </w:rPr>
        <w:t xml:space="preserve">Q: How do you prepare children for local primary schools?</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Our school readiness program focuses on the specific skills and knowledge expected by Leeming area schools. We develop literacy and numeracy foundations, foster independence and social skills, and build the confidence children need for successful school transitions. Regular assessments make sure every child progresses at their peak pace.</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b w:val="1"/>
          <w:bCs w:val="1"/>
        </w:rPr>
      </w:pPr>
      <w:r w:rsidDel="00000000" w:rsidR="00000000" w:rsidRPr="00000000">
        <w:rPr>
          <w:b w:val="1"/>
          <w:bCs w:val="1"/>
          <w:rtl w:val="0"/>
        </w:rPr>
        <w:t xml:space="preserve">Q: What are your operating hours?</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We offer extended hours to accommodate professional schedules, opening early enough for pre-commute drop-offs and remaining open for anyone in later city returns. Our flexible booking system means you </w:t>
      </w:r>
      <w:ins w:author="Cassandra Gorman" w:id="91" w:date="2026-05-13T03:36:38Z">
        <w:r w:rsidDel="00000000" w:rsidR="00000000" w:rsidRPr="00000000">
          <w:rPr>
            <w:rtl w:val="0"/>
          </w:rPr>
          <w:t xml:space="preserve">have options of days of enrolment to meet your families needs.</w:t>
        </w:r>
      </w:ins>
      <w:del w:author="Cassandra Gorman" w:id="91" w:date="2026-05-13T03:36:38Z">
        <w:r w:rsidDel="00000000" w:rsidR="00000000" w:rsidRPr="00000000">
          <w:rPr>
            <w:rtl w:val="0"/>
          </w:rPr>
          <w:delText xml:space="preserve">only pay for the care you </w:delText>
        </w:r>
        <w:r w:rsidDel="00000000" w:rsidR="00000000" w:rsidRPr="00000000">
          <w:fldChar w:fldCharType="begin"/>
        </w:r>
        <w:r w:rsidDel="00000000" w:rsidR="00000000" w:rsidRPr="00000000">
          <w:delInstrText xml:space="preserve">HYPERLINK "http://need.we"</w:delInstrText>
        </w:r>
        <w:r w:rsidDel="00000000" w:rsidR="00000000" w:rsidRPr="00000000">
          <w:fldChar w:fldCharType="separate"/>
        </w:r>
        <w:r w:rsidDel="00000000" w:rsidR="00000000" w:rsidRPr="00000000">
          <w:rPr>
            <w:color w:val="1155cc"/>
            <w:u w:val="single"/>
            <w:rtl w:val="0"/>
          </w:rPr>
          <w:delText xml:space="preserve">need.</w:delText>
        </w:r>
        <w:r w:rsidDel="00000000" w:rsidR="00000000" w:rsidRPr="00000000">
          <w:fldChar w:fldCharType="end"/>
        </w:r>
      </w:del>
      <w:ins w:author="Cassandra Gorman" w:id="91" w:date="2026-05-13T03:36:38Z">
        <w:r w:rsidDel="00000000" w:rsidR="00000000" w:rsidRPr="00000000">
          <w:fldChar w:fldCharType="begin"/>
        </w:r>
        <w:r w:rsidDel="00000000" w:rsidR="00000000" w:rsidRPr="00000000">
          <w:instrText xml:space="preserve">HYPERLINK "http://need.we"</w:instrText>
        </w:r>
        <w:r w:rsidDel="00000000" w:rsidR="00000000" w:rsidRPr="00000000">
          <w:fldChar w:fldCharType="separate"/>
        </w:r>
        <w:r w:rsidDel="00000000" w:rsidR="00000000" w:rsidRPr="00000000">
          <w:rPr>
            <w:color w:val="1155cc"/>
            <w:u w:val="single"/>
            <w:rtl w:val="0"/>
          </w:rPr>
          <w:t xml:space="preserve"> We</w:t>
        </w:r>
        <w:r w:rsidDel="00000000" w:rsidR="00000000" w:rsidRPr="00000000">
          <w:fldChar w:fldCharType="end"/>
        </w:r>
        <w:r w:rsidDel="00000000" w:rsidR="00000000" w:rsidRPr="00000000">
          <w:rPr>
            <w:rtl w:val="0"/>
          </w:rPr>
          <w:t xml:space="preserve"> open 52 weeks a year from 7:00am until 6:00pm Monday to Friday. We are closed on public holidays.</w:t>
        </w:r>
      </w:ins>
      <w:r w:rsidDel="00000000" w:rsidR="00000000" w:rsidRPr="00000000">
        <w:rPr>
          <w:rtl w:val="0"/>
        </w:rPr>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b w:val="1"/>
          <w:bCs w:val="1"/>
        </w:rPr>
      </w:pPr>
      <w:r w:rsidDel="00000000" w:rsidR="00000000" w:rsidRPr="00000000">
        <w:rPr>
          <w:b w:val="1"/>
          <w:bCs w:val="1"/>
          <w:rtl w:val="0"/>
        </w:rPr>
        <w:t xml:space="preserve">Q: How do you keep parents informed about their child's day?</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Our parent communication app provides real-time updates, photos, and developmental observations throughout the day. You'll receive notifications about meals, sleep times, activities, and special moments, helping you stay connected even during busy work hours.</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del w:author="Cassandra Gorman" w:id="92" w:date="2026-05-13T03:37:58Z"/>
          <w:b w:val="1"/>
          <w:bCs w:val="1"/>
        </w:rPr>
      </w:pPr>
      <w:del w:author="Cassandra Gorman" w:id="92" w:date="2026-05-13T03:37:58Z">
        <w:r w:rsidDel="00000000" w:rsidR="00000000" w:rsidRPr="00000000">
          <w:rPr>
            <w:b w:val="1"/>
            <w:bCs w:val="1"/>
            <w:rtl w:val="0"/>
          </w:rPr>
          <w:delText xml:space="preserve">Q: What is the DFES-approved bushfire plan?</w:delText>
        </w:r>
      </w:del>
    </w:p>
    <w:p w:rsidR="00000000" w:rsidDel="00000000" w:rsidP="00000000" w:rsidRDefault="00000000" w:rsidRPr="00000000" w14:paraId="0000076D">
      <w:pPr>
        <w:rPr>
          <w:del w:author="Cassandra Gorman" w:id="92" w:date="2026-05-13T03:37:58Z"/>
          <w:b w:val="1"/>
          <w:bCs w:val="1"/>
        </w:rPr>
      </w:pPr>
      <w:del w:author="Cassandra Gorman" w:id="92" w:date="2026-05-13T03:37:58Z">
        <w:r w:rsidDel="00000000" w:rsidR="00000000" w:rsidRPr="00000000">
          <w:rPr>
            <w:rtl w:val="0"/>
          </w:rPr>
        </w:r>
      </w:del>
    </w:p>
    <w:p w:rsidR="00000000" w:rsidDel="00000000" w:rsidP="00000000" w:rsidRDefault="00000000" w:rsidRPr="00000000" w14:paraId="0000076E">
      <w:pPr>
        <w:rPr/>
      </w:pPr>
      <w:del w:author="Cassandra Gorman" w:id="92" w:date="2026-05-13T03:37:58Z">
        <w:r w:rsidDel="00000000" w:rsidR="00000000" w:rsidRPr="00000000">
          <w:rPr>
            <w:rtl w:val="0"/>
          </w:rPr>
          <w:delText xml:space="preserve">It is a comprehensive emergency strategy approved by the Department of Fire and Emergency Services, specifically for centres near reserves, ensuring safe evacuation and onsite safety protocols.</w:delText>
        </w:r>
      </w:del>
      <w:r w:rsidDel="00000000" w:rsidR="00000000" w:rsidRPr="00000000">
        <w:rPr>
          <w:rtl w:val="0"/>
        </w:rPr>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b w:val="1"/>
          <w:bCs w:val="1"/>
        </w:rPr>
      </w:pPr>
      <w:r w:rsidDel="00000000" w:rsidR="00000000" w:rsidRPr="00000000">
        <w:rPr>
          <w:b w:val="1"/>
          <w:bCs w:val="1"/>
          <w:rtl w:val="0"/>
        </w:rPr>
        <w:t xml:space="preserve">Q: Do you offer casual days?</w:t>
      </w:r>
    </w:p>
    <w:p w:rsidR="00000000" w:rsidDel="00000000" w:rsidP="00000000" w:rsidRDefault="00000000" w:rsidRPr="00000000" w14:paraId="00000771">
      <w:pPr>
        <w:rPr>
          <w:b w:val="1"/>
          <w:bCs w:val="1"/>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If we have an absence in a room, we offer casual "add-on" days to currently enrolled families. These can be booked through our parent app on a first-come, first-served basis.</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b w:val="1"/>
          <w:bCs w:val="1"/>
        </w:rPr>
      </w:pPr>
      <w:r w:rsidDel="00000000" w:rsidR="00000000" w:rsidRPr="00000000">
        <w:rPr>
          <w:b w:val="1"/>
          <w:bCs w:val="1"/>
          <w:rtl w:val="0"/>
        </w:rPr>
        <w:t xml:space="preserve">Q: What qualifications do the Leeming educators hold?</w:t>
      </w:r>
    </w:p>
    <w:p w:rsidR="00000000" w:rsidDel="00000000" w:rsidP="00000000" w:rsidRDefault="00000000" w:rsidRPr="00000000" w14:paraId="00000775">
      <w:pPr>
        <w:rPr>
          <w:b w:val="1"/>
          <w:bCs w:val="1"/>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Our team includes University-trained Early Childhood Teachers, Diploma-qualified Lead Educators, and Certificate III Assistant Educators.</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b w:val="1"/>
          <w:bCs w:val="1"/>
        </w:rPr>
      </w:pPr>
      <w:r w:rsidDel="00000000" w:rsidR="00000000" w:rsidRPr="00000000">
        <w:rPr>
          <w:b w:val="1"/>
          <w:bCs w:val="1"/>
          <w:rtl w:val="0"/>
        </w:rPr>
        <w:t xml:space="preserve">Q: Is your centre equipped for children with additional needs?</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Absolutely. We believe in inclusive education and work closely with families to support children with diverse learning needs. Our educators receive ongoing professional development to verify every child receives appropriate support and encouragement.</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With 2027 school enrolments on the horizon, spots in our sought-after school readiness program are limited. Don't let this opportunity pass. Your child's educational journey and your family's daily convenience deserve the best possible start.</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[Contact us today to arrange your personal tour]</w:t>
      </w:r>
      <w:r w:rsidDel="00000000" w:rsidR="00000000" w:rsidRPr="00000000">
        <w:br w:type="page"/>
      </w:r>
      <w:r w:rsidDel="00000000" w:rsidR="00000000" w:rsidRPr="00000000">
        <w:rPr>
          <w:rtl w:val="0"/>
        </w:rPr>
      </w:r>
    </w:p>
    <w:p w:rsidR="00000000" w:rsidDel="00000000" w:rsidP="00000000" w:rsidRDefault="00000000" w:rsidRPr="00000000" w14:paraId="0000077F">
      <w:pPr>
        <w:pStyle w:val="Heading1"/>
        <w:rPr>
          <w:b w:val="1"/>
          <w:bCs w:val="1"/>
        </w:rPr>
      </w:pPr>
      <w:bookmarkStart w:colFirst="0" w:colLast="0" w:name="_sg72vfru7ykv" w:id="16"/>
      <w:bookmarkEnd w:id="16"/>
      <w:r w:rsidDel="00000000" w:rsidR="00000000" w:rsidRPr="00000000">
        <w:rPr>
          <w:b w:val="1"/>
          <w:bCs w:val="1"/>
          <w:rtl w:val="0"/>
        </w:rPr>
        <w:t xml:space="preserve">Page 17 </w:t>
      </w:r>
    </w:p>
    <w:p w:rsidR="00000000" w:rsidDel="00000000" w:rsidP="00000000" w:rsidRDefault="00000000" w:rsidRPr="00000000" w14:paraId="00000780">
      <w:pPr>
        <w:rPr>
          <w:b w:val="1"/>
          <w:bCs w:val="1"/>
        </w:rPr>
      </w:pPr>
      <w:r w:rsidDel="00000000" w:rsidR="00000000" w:rsidRPr="00000000">
        <w:rPr>
          <w:b w:val="1"/>
          <w:bCs w:val="1"/>
          <w:rtl w:val="0"/>
        </w:rPr>
        <w:t xml:space="preserve">URL: https://flourishelc.com.au/daycare-childcare-bateman-wa/</w:t>
      </w:r>
    </w:p>
    <w:p w:rsidR="00000000" w:rsidDel="00000000" w:rsidP="00000000" w:rsidRDefault="00000000" w:rsidRPr="00000000" w14:paraId="00000781">
      <w:pPr>
        <w:rPr/>
      </w:pPr>
      <w:r w:rsidDel="00000000" w:rsidR="00000000" w:rsidRPr="00000000">
        <w:rPr>
          <w:rtl w:val="0"/>
        </w:rPr>
        <w:t xml:space="preserve">Page Type: Location Page</w:t>
      </w:r>
    </w:p>
    <w:p w:rsidR="00000000" w:rsidDel="00000000" w:rsidP="00000000" w:rsidRDefault="00000000" w:rsidRPr="00000000" w14:paraId="00000782">
      <w:pPr>
        <w:rPr/>
      </w:pPr>
      <w:r w:rsidDel="00000000" w:rsidR="00000000" w:rsidRPr="00000000">
        <w:rPr>
          <w:rtl w:val="0"/>
        </w:rPr>
        <w:t xml:space="preserve">Content Type: New Content</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Keywords:</w:t>
      </w:r>
    </w:p>
    <w:p w:rsidR="00000000" w:rsidDel="00000000" w:rsidP="00000000" w:rsidRDefault="00000000" w:rsidRPr="00000000" w14:paraId="00000785">
      <w:pPr>
        <w:rPr>
          <w:b w:val="1"/>
          <w:bCs w:val="1"/>
        </w:rPr>
      </w:pPr>
      <w:r w:rsidDel="00000000" w:rsidR="00000000" w:rsidRPr="00000000">
        <w:rPr>
          <w:b w:val="1"/>
          <w:bCs w:val="1"/>
          <w:rtl w:val="0"/>
        </w:rPr>
        <w:t xml:space="preserve">Primary keyword: childcare near bateman</w:t>
      </w:r>
    </w:p>
    <w:p w:rsidR="00000000" w:rsidDel="00000000" w:rsidP="00000000" w:rsidRDefault="00000000" w:rsidRPr="00000000" w14:paraId="00000786">
      <w:pPr>
        <w:rPr/>
      </w:pPr>
      <w:r w:rsidDel="00000000" w:rsidR="00000000" w:rsidRPr="00000000">
        <w:rPr>
          <w:rtl w:val="0"/>
        </w:rPr>
        <w:t xml:space="preserve">Secondary keywords: daycare near bateman</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b w:val="1"/>
          <w:bCs w:val="1"/>
        </w:rPr>
      </w:pPr>
      <w:r w:rsidDel="00000000" w:rsidR="00000000" w:rsidRPr="00000000">
        <w:rPr>
          <w:b w:val="1"/>
          <w:bCs w:val="1"/>
          <w:rtl w:val="0"/>
        </w:rPr>
        <w:t xml:space="preserve">Content:</w:t>
      </w:r>
    </w:p>
    <w:p w:rsidR="00000000" w:rsidDel="00000000" w:rsidP="00000000" w:rsidRDefault="00000000" w:rsidRPr="00000000" w14:paraId="00000789">
      <w:pPr>
        <w:rPr/>
      </w:pPr>
      <w:r w:rsidDel="00000000" w:rsidR="00000000" w:rsidRPr="00000000">
        <w:rPr>
          <w:rtl w:val="0"/>
        </w:rPr>
        <w:t xml:space="preserve">Meta Title: Childcare Near Bateman - Quality Early Learning Centre</w:t>
      </w:r>
    </w:p>
    <w:p w:rsidR="00000000" w:rsidDel="00000000" w:rsidP="00000000" w:rsidRDefault="00000000" w:rsidRPr="00000000" w14:paraId="0000078A">
      <w:pPr>
        <w:rPr/>
      </w:pPr>
      <w:r w:rsidDel="00000000" w:rsidR="00000000" w:rsidRPr="00000000">
        <w:rPr>
          <w:rtl w:val="0"/>
        </w:rPr>
        <w:t xml:space="preserve">Meta Description: Looking for childcare near Bateman? Our school readiness program prepares children for Bateman Primary with structured learning in a nurturing environment.</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b w:val="1"/>
          <w:bCs w:val="1"/>
        </w:rPr>
      </w:pPr>
      <w:r w:rsidDel="00000000" w:rsidR="00000000" w:rsidRPr="00000000">
        <w:rPr>
          <w:b w:val="1"/>
          <w:bCs w:val="1"/>
          <w:rtl w:val="0"/>
        </w:rPr>
        <w:t xml:space="preserve">H1: Premium Childcare Near Bateman - Preparing Your Child for School Success</w:t>
      </w:r>
    </w:p>
    <w:p w:rsidR="00000000" w:rsidDel="00000000" w:rsidP="00000000" w:rsidRDefault="00000000" w:rsidRPr="00000000" w14:paraId="0000078D">
      <w:pPr>
        <w:spacing w:after="240" w:before="240" w:lineRule="auto"/>
        <w:rPr/>
      </w:pPr>
      <w:r w:rsidDel="00000000" w:rsidR="00000000" w:rsidRPr="00000000">
        <w:rPr>
          <w:rtl w:val="0"/>
        </w:rPr>
        <w:t xml:space="preserve">Starting school is a big moment, and the years leading up to it matter enormously. Our purpose-built centre near Bateman runs structured, evidence-based programs focused on the pre-literacy, numeracy, and social skills that give children real confidence when that first day of school arrives.</w:t>
      </w:r>
    </w:p>
    <w:p w:rsidR="00000000" w:rsidDel="00000000" w:rsidP="00000000" w:rsidRDefault="00000000" w:rsidRPr="00000000" w14:paraId="0000078E">
      <w:pPr>
        <w:spacing w:after="240" w:before="240" w:lineRule="auto"/>
        <w:rPr/>
      </w:pPr>
      <w:r w:rsidDel="00000000" w:rsidR="00000000" w:rsidRPr="00000000">
        <w:rPr>
          <w:rtl w:val="0"/>
        </w:rPr>
        <w:t xml:space="preserve">Our qualified educators know what local schools expect and work intentionally to get your child there, not just ready, but genuinely excited to learn. It's early childhood education with a clear purpose, and a warm, nurturing environment to grow into it.</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b w:val="1"/>
          <w:bCs w:val="1"/>
        </w:rPr>
      </w:pPr>
      <w:r w:rsidDel="00000000" w:rsidR="00000000" w:rsidRPr="00000000">
        <w:rPr>
          <w:b w:val="1"/>
          <w:bCs w:val="1"/>
          <w:rtl w:val="0"/>
        </w:rPr>
        <w:t xml:space="preserve">H2: Understanding Bateman Parents' Educational Priorities</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The high concentration of professionals in Bateman creates a community that deeply values education from the earliest years. You want assurance that your child won't just be looked after. They'll be actively prepared for the academic expectations ahead.</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b w:val="1"/>
          <w:bCs w:val="1"/>
        </w:rPr>
      </w:pPr>
      <w:r w:rsidDel="00000000" w:rsidR="00000000" w:rsidRPr="00000000">
        <w:rPr>
          <w:b w:val="1"/>
          <w:bCs w:val="1"/>
          <w:rtl w:val="0"/>
        </w:rPr>
        <w:t xml:space="preserve">H3: Structured Learning for School Readiness</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Our School Readiness Program addresses this need directly. Rather than unstructured play, we provide:</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numPr>
          <w:ilvl w:val="0"/>
          <w:numId w:val="30"/>
        </w:numPr>
        <w:ind w:left="720" w:hanging="360"/>
        <w:rPr>
          <w:u w:val="none"/>
        </w:rPr>
      </w:pPr>
      <w:r w:rsidDel="00000000" w:rsidR="00000000" w:rsidRPr="00000000">
        <w:rPr>
          <w:rtl w:val="0"/>
        </w:rPr>
        <w:t xml:space="preserve">Daily literacy activities building phonics awareness and early writing skills.</w:t>
      </w:r>
    </w:p>
    <w:p w:rsidR="00000000" w:rsidDel="00000000" w:rsidP="00000000" w:rsidRDefault="00000000" w:rsidRPr="00000000" w14:paraId="0000079A">
      <w:pPr>
        <w:numPr>
          <w:ilvl w:val="0"/>
          <w:numId w:val="30"/>
        </w:numPr>
        <w:ind w:left="720" w:hanging="360"/>
        <w:rPr>
          <w:u w:val="none"/>
        </w:rPr>
      </w:pPr>
      <w:r w:rsidDel="00000000" w:rsidR="00000000" w:rsidRPr="00000000">
        <w:rPr>
          <w:rtl w:val="0"/>
        </w:rPr>
        <w:t xml:space="preserve">Mathematical concepts through hands-on exploration and problem-solving.</w:t>
      </w:r>
    </w:p>
    <w:p w:rsidR="00000000" w:rsidDel="00000000" w:rsidP="00000000" w:rsidRDefault="00000000" w:rsidRPr="00000000" w14:paraId="0000079B">
      <w:pPr>
        <w:numPr>
          <w:ilvl w:val="0"/>
          <w:numId w:val="30"/>
        </w:numPr>
        <w:ind w:left="720" w:hanging="360"/>
        <w:rPr>
          <w:u w:val="none"/>
        </w:rPr>
      </w:pPr>
      <w:r w:rsidDel="00000000" w:rsidR="00000000" w:rsidRPr="00000000">
        <w:rPr>
          <w:rtl w:val="0"/>
        </w:rPr>
        <w:t xml:space="preserve">Social skills development preparing children for classroom dynamics.</w:t>
      </w:r>
    </w:p>
    <w:p w:rsidR="00000000" w:rsidDel="00000000" w:rsidP="00000000" w:rsidRDefault="00000000" w:rsidRPr="00000000" w14:paraId="0000079C">
      <w:pPr>
        <w:numPr>
          <w:ilvl w:val="0"/>
          <w:numId w:val="30"/>
        </w:numPr>
        <w:ind w:left="720" w:hanging="360"/>
        <w:rPr>
          <w:u w:val="none"/>
        </w:rPr>
      </w:pPr>
      <w:r w:rsidDel="00000000" w:rsidR="00000000" w:rsidRPr="00000000">
        <w:rPr>
          <w:rtl w:val="0"/>
        </w:rPr>
        <w:t xml:space="preserve">Fine motor skill activities vital for handwriting success.</w:t>
      </w:r>
    </w:p>
    <w:p w:rsidR="00000000" w:rsidDel="00000000" w:rsidP="00000000" w:rsidRDefault="00000000" w:rsidRPr="00000000" w14:paraId="0000079D">
      <w:pPr>
        <w:numPr>
          <w:ilvl w:val="0"/>
          <w:numId w:val="30"/>
        </w:numPr>
        <w:ind w:left="720" w:hanging="360"/>
        <w:rPr>
          <w:u w:val="none"/>
        </w:rPr>
      </w:pPr>
      <w:r w:rsidDel="00000000" w:rsidR="00000000" w:rsidRPr="00000000">
        <w:rPr>
          <w:rtl w:val="0"/>
        </w:rPr>
        <w:t xml:space="preserve">Confidence-building exercises for public speaking and group participation.</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[Book a tour today] to see how our program gives your child the head start they deserve.</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b w:val="1"/>
          <w:bCs w:val="1"/>
        </w:rPr>
      </w:pPr>
      <w:r w:rsidDel="00000000" w:rsidR="00000000" w:rsidRPr="00000000">
        <w:rPr>
          <w:b w:val="1"/>
          <w:bCs w:val="1"/>
          <w:rtl w:val="0"/>
        </w:rPr>
        <w:t xml:space="preserve">H3: Convenient Location for Busy Professionals</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Time is precious when you're juggling a demanding career. Our strategic location near major transport routes means drop-off and pick-up fit stress-free into your commute. We've designed our traffic flow in compliance with City of Melville planning requirements, making sure smooth, convenient transitions save you valuable minutes each day.</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b w:val="1"/>
          <w:bCs w:val="1"/>
        </w:rPr>
      </w:pPr>
      <w:r w:rsidDel="00000000" w:rsidR="00000000" w:rsidRPr="00000000">
        <w:rPr>
          <w:b w:val="1"/>
          <w:bCs w:val="1"/>
          <w:rtl w:val="0"/>
        </w:rPr>
        <w:t xml:space="preserve">H2: Your Local Early Learning Experts in Bateman</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Our educators understand the specific educational pathway in this community. Unlike generic childcare chains, we've customised our curriculum to align with Bateman Primary School's expectations, giving children from our centre a notable advantage when they begin formal schooling.</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Our modern facility meets all City of Melville standards for outdoor space and safety, featuring:</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numPr>
          <w:ilvl w:val="0"/>
          <w:numId w:val="28"/>
        </w:numPr>
        <w:ind w:left="720" w:hanging="360"/>
        <w:rPr>
          <w:u w:val="none"/>
        </w:rPr>
      </w:pPr>
      <w:r w:rsidDel="00000000" w:rsidR="00000000" w:rsidRPr="00000000">
        <w:rPr>
          <w:rtl w:val="0"/>
        </w:rPr>
        <w:t xml:space="preserve">Shaded outdoor play areas perfect for Perth's climate.</w:t>
      </w:r>
    </w:p>
    <w:p w:rsidR="00000000" w:rsidDel="00000000" w:rsidP="00000000" w:rsidRDefault="00000000" w:rsidRPr="00000000" w14:paraId="000007AC">
      <w:pPr>
        <w:numPr>
          <w:ilvl w:val="0"/>
          <w:numId w:val="28"/>
        </w:numPr>
        <w:ind w:left="720" w:hanging="360"/>
        <w:rPr>
          <w:u w:val="none"/>
        </w:rPr>
      </w:pPr>
      <w:r w:rsidDel="00000000" w:rsidR="00000000" w:rsidRPr="00000000">
        <w:rPr>
          <w:rtl w:val="0"/>
        </w:rPr>
        <w:t xml:space="preserve">Purpose-built learning spaces with age-appropriate resources.</w:t>
      </w:r>
    </w:p>
    <w:p w:rsidR="00000000" w:rsidDel="00000000" w:rsidP="00000000" w:rsidRDefault="00000000" w:rsidRPr="00000000" w14:paraId="000007AD">
      <w:pPr>
        <w:numPr>
          <w:ilvl w:val="0"/>
          <w:numId w:val="28"/>
        </w:numPr>
        <w:ind w:left="720" w:hanging="360"/>
        <w:rPr>
          <w:u w:val="none"/>
        </w:rPr>
      </w:pPr>
      <w:r w:rsidDel="00000000" w:rsidR="00000000" w:rsidRPr="00000000">
        <w:rPr>
          <w:rtl w:val="0"/>
        </w:rPr>
        <w:t xml:space="preserve">Secure entry systems for peace of mind.</w:t>
      </w:r>
    </w:p>
    <w:p w:rsidR="00000000" w:rsidDel="00000000" w:rsidP="00000000" w:rsidRDefault="00000000" w:rsidRPr="00000000" w14:paraId="000007AE">
      <w:pPr>
        <w:numPr>
          <w:ilvl w:val="0"/>
          <w:numId w:val="28"/>
        </w:numPr>
        <w:ind w:left="720" w:hanging="360"/>
        <w:rPr>
          <w:u w:val="none"/>
        </w:rPr>
      </w:pPr>
      <w:r w:rsidDel="00000000" w:rsidR="00000000" w:rsidRPr="00000000">
        <w:rPr>
          <w:rtl w:val="0"/>
        </w:rPr>
        <w:t xml:space="preserve">Nature play elements inspired by nearby Bill Ellson Park.</w:t>
      </w:r>
    </w:p>
    <w:p w:rsidR="00000000" w:rsidDel="00000000" w:rsidP="00000000" w:rsidRDefault="00000000" w:rsidRPr="00000000" w14:paraId="000007AF">
      <w:pPr>
        <w:numPr>
          <w:ilvl w:val="0"/>
          <w:numId w:val="28"/>
        </w:numPr>
        <w:ind w:left="720" w:hanging="360"/>
        <w:rPr>
          <w:u w:val="none"/>
        </w:rPr>
      </w:pPr>
      <w:r w:rsidDel="00000000" w:rsidR="00000000" w:rsidRPr="00000000">
        <w:rPr>
          <w:rtl w:val="0"/>
        </w:rPr>
        <w:t xml:space="preserve">Technology-integrated classrooms preparing children for digital literacy.</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Our parent communication app keeps you connected throughout the day, sharing photos, learning milestones, and daily reports so you never miss important moments despite your busy schedule.</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[Secure your child's place now] – spaces in our school readiness program fill quickly.</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b w:val="1"/>
          <w:bCs w:val="1"/>
        </w:rPr>
      </w:pPr>
      <w:r w:rsidDel="00000000" w:rsidR="00000000" w:rsidRPr="00000000">
        <w:rPr>
          <w:b w:val="1"/>
          <w:bCs w:val="1"/>
          <w:rtl w:val="0"/>
        </w:rPr>
        <w:t xml:space="preserve">H2: Why Choose Our </w:t>
      </w:r>
      <w:ins w:author="Cassandra Gorman" w:id="93" w:date="2026-05-13T03:38:58Z">
        <w:r w:rsidDel="00000000" w:rsidR="00000000" w:rsidRPr="00000000">
          <w:rPr>
            <w:b w:val="1"/>
            <w:bCs w:val="1"/>
            <w:rtl w:val="0"/>
          </w:rPr>
          <w:t xml:space="preserve">Early Learning Centre Centre Near </w:t>
        </w:r>
      </w:ins>
      <w:r w:rsidDel="00000000" w:rsidR="00000000" w:rsidRPr="00000000">
        <w:rPr>
          <w:b w:val="1"/>
          <w:bCs w:val="1"/>
          <w:rtl w:val="0"/>
        </w:rPr>
        <w:t xml:space="preserve">Bateman </w:t>
      </w:r>
      <w:del w:author="Cassandra Gorman" w:id="94" w:date="2026-05-13T03:39:12Z">
        <w:r w:rsidDel="00000000" w:rsidR="00000000" w:rsidRPr="00000000">
          <w:rPr>
            <w:b w:val="1"/>
            <w:bCs w:val="1"/>
            <w:rtl w:val="0"/>
          </w:rPr>
          <w:delText xml:space="preserve">Early Learning Centre</w:delText>
        </w:r>
      </w:del>
      <w:r w:rsidDel="00000000" w:rsidR="00000000" w:rsidRPr="00000000">
        <w:rPr>
          <w:rtl w:val="0"/>
        </w:rPr>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b w:val="1"/>
          <w:bCs w:val="1"/>
        </w:rPr>
      </w:pPr>
      <w:r w:rsidDel="00000000" w:rsidR="00000000" w:rsidRPr="00000000">
        <w:rPr>
          <w:b w:val="1"/>
          <w:bCs w:val="1"/>
          <w:rtl w:val="0"/>
        </w:rPr>
        <w:t xml:space="preserve">H3: Educational Excellence Beyond Standard Care</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While other centres focus on basic supervision, we deliver:</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numPr>
          <w:ilvl w:val="0"/>
          <w:numId w:val="27"/>
        </w:numPr>
        <w:ind w:left="720" w:hanging="360"/>
        <w:rPr>
          <w:u w:val="none"/>
        </w:rPr>
      </w:pPr>
      <w:r w:rsidDel="00000000" w:rsidR="00000000" w:rsidRPr="00000000">
        <w:rPr>
          <w:rtl w:val="0"/>
        </w:rPr>
        <w:t xml:space="preserve">Qualified educators trained in early childhood development.</w:t>
      </w:r>
    </w:p>
    <w:p w:rsidR="00000000" w:rsidDel="00000000" w:rsidP="00000000" w:rsidRDefault="00000000" w:rsidRPr="00000000" w14:paraId="000007BC">
      <w:pPr>
        <w:numPr>
          <w:ilvl w:val="0"/>
          <w:numId w:val="27"/>
        </w:numPr>
        <w:ind w:left="720" w:hanging="360"/>
        <w:rPr>
          <w:u w:val="none"/>
        </w:rPr>
      </w:pPr>
      <w:r w:rsidDel="00000000" w:rsidR="00000000" w:rsidRPr="00000000">
        <w:rPr>
          <w:rtl w:val="0"/>
        </w:rPr>
        <w:t xml:space="preserve">Low child-to-educator ratios making sure individual attention.</w:t>
      </w:r>
    </w:p>
    <w:p w:rsidR="00000000" w:rsidDel="00000000" w:rsidP="00000000" w:rsidRDefault="00000000" w:rsidRPr="00000000" w14:paraId="000007BD">
      <w:pPr>
        <w:numPr>
          <w:ilvl w:val="0"/>
          <w:numId w:val="27"/>
        </w:numPr>
        <w:ind w:left="720" w:hanging="360"/>
        <w:rPr>
          <w:u w:val="none"/>
        </w:rPr>
      </w:pPr>
      <w:r w:rsidDel="00000000" w:rsidR="00000000" w:rsidRPr="00000000">
        <w:rPr>
          <w:rtl w:val="0"/>
        </w:rPr>
        <w:t xml:space="preserve">Regular assessments tracking your child's progress.</w:t>
      </w:r>
    </w:p>
    <w:p w:rsidR="00000000" w:rsidDel="00000000" w:rsidP="00000000" w:rsidRDefault="00000000" w:rsidRPr="00000000" w14:paraId="000007BE">
      <w:pPr>
        <w:numPr>
          <w:ilvl w:val="0"/>
          <w:numId w:val="27"/>
        </w:numPr>
        <w:ind w:left="720" w:hanging="360"/>
        <w:rPr>
          <w:u w:val="none"/>
        </w:rPr>
      </w:pPr>
      <w:r w:rsidDel="00000000" w:rsidR="00000000" w:rsidRPr="00000000">
        <w:rPr>
          <w:rtl w:val="0"/>
        </w:rPr>
        <w:t xml:space="preserve">Specialist programs including music, movement, and language.</w:t>
      </w:r>
    </w:p>
    <w:p w:rsidR="00000000" w:rsidDel="00000000" w:rsidP="00000000" w:rsidRDefault="00000000" w:rsidRPr="00000000" w14:paraId="000007BF">
      <w:pPr>
        <w:numPr>
          <w:ilvl w:val="0"/>
          <w:numId w:val="27"/>
        </w:numPr>
        <w:ind w:left="720" w:hanging="360"/>
        <w:rPr>
          <w:u w:val="none"/>
        </w:rPr>
      </w:pPr>
      <w:r w:rsidDel="00000000" w:rsidR="00000000" w:rsidRPr="00000000">
        <w:rPr>
          <w:rtl w:val="0"/>
        </w:rPr>
        <w:t xml:space="preserve">Preparation specifically for the Rossmoyne Senior High School catchment expectations.</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b w:val="1"/>
          <w:bCs w:val="1"/>
        </w:rPr>
      </w:pPr>
      <w:r w:rsidDel="00000000" w:rsidR="00000000" w:rsidRPr="00000000">
        <w:rPr>
          <w:b w:val="1"/>
          <w:bCs w:val="1"/>
          <w:rtl w:val="0"/>
        </w:rPr>
        <w:t xml:space="preserve">H3: Community Integration and Local Understanding</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Living and working in this leafy suburb means understanding what Bateman families value. Our program integrates:</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numPr>
          <w:ilvl w:val="0"/>
          <w:numId w:val="7"/>
        </w:numPr>
        <w:ind w:left="720" w:hanging="360"/>
        <w:rPr>
          <w:u w:val="none"/>
        </w:rPr>
      </w:pPr>
      <w:r w:rsidDel="00000000" w:rsidR="00000000" w:rsidRPr="00000000">
        <w:rPr>
          <w:rtl w:val="0"/>
        </w:rPr>
        <w:t xml:space="preserve">Excursions to local parks and the Canning River foreshore.</w:t>
      </w:r>
    </w:p>
    <w:p w:rsidR="00000000" w:rsidDel="00000000" w:rsidP="00000000" w:rsidRDefault="00000000" w:rsidRPr="00000000" w14:paraId="000007C6">
      <w:pPr>
        <w:numPr>
          <w:ilvl w:val="0"/>
          <w:numId w:val="7"/>
        </w:numPr>
        <w:ind w:left="720" w:hanging="360"/>
        <w:rPr>
          <w:u w:val="none"/>
        </w:rPr>
      </w:pPr>
      <w:r w:rsidDel="00000000" w:rsidR="00000000" w:rsidRPr="00000000">
        <w:rPr>
          <w:rtl w:val="0"/>
        </w:rPr>
        <w:t xml:space="preserve">Community helper visits from local services.</w:t>
      </w:r>
    </w:p>
    <w:p w:rsidR="00000000" w:rsidDel="00000000" w:rsidP="00000000" w:rsidRDefault="00000000" w:rsidRPr="00000000" w14:paraId="000007C7">
      <w:pPr>
        <w:numPr>
          <w:ilvl w:val="0"/>
          <w:numId w:val="7"/>
        </w:numPr>
        <w:ind w:left="720" w:hanging="360"/>
        <w:rPr>
          <w:u w:val="none"/>
        </w:rPr>
      </w:pPr>
      <w:r w:rsidDel="00000000" w:rsidR="00000000" w:rsidRPr="00000000">
        <w:rPr>
          <w:rtl w:val="0"/>
        </w:rPr>
        <w:t xml:space="preserve">Environmental education using our natural surroundings.</w:t>
      </w:r>
    </w:p>
    <w:p w:rsidR="00000000" w:rsidDel="00000000" w:rsidP="00000000" w:rsidRDefault="00000000" w:rsidRPr="00000000" w14:paraId="000007C8">
      <w:pPr>
        <w:numPr>
          <w:ilvl w:val="0"/>
          <w:numId w:val="7"/>
        </w:numPr>
        <w:ind w:left="720" w:hanging="360"/>
        <w:rPr>
          <w:u w:val="none"/>
        </w:rPr>
      </w:pPr>
      <w:r w:rsidDel="00000000" w:rsidR="00000000" w:rsidRPr="00000000">
        <w:rPr>
          <w:rtl w:val="0"/>
        </w:rPr>
        <w:t xml:space="preserve">Cultural celebrations reflecting our diverse community.</w:t>
      </w:r>
    </w:p>
    <w:p w:rsidR="00000000" w:rsidDel="00000000" w:rsidP="00000000" w:rsidRDefault="00000000" w:rsidRPr="00000000" w14:paraId="000007C9">
      <w:pPr>
        <w:numPr>
          <w:ilvl w:val="0"/>
          <w:numId w:val="7"/>
        </w:numPr>
        <w:ind w:left="720" w:hanging="360"/>
        <w:rPr>
          <w:u w:val="none"/>
        </w:rPr>
      </w:pPr>
      <w:r w:rsidDel="00000000" w:rsidR="00000000" w:rsidRPr="00000000">
        <w:rPr>
          <w:rtl w:val="0"/>
        </w:rPr>
        <w:t xml:space="preserve">School transition programs with local primary schools</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b w:val="1"/>
          <w:bCs w:val="1"/>
        </w:rPr>
      </w:pPr>
      <w:r w:rsidDel="00000000" w:rsidR="00000000" w:rsidRPr="00000000">
        <w:rPr>
          <w:b w:val="1"/>
          <w:bCs w:val="1"/>
          <w:rtl w:val="0"/>
        </w:rPr>
        <w:t xml:space="preserve">H3: Supporting Working Families</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We recognise the demands on professional parents in Bateman. Our services include:</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numPr>
          <w:ilvl w:val="0"/>
          <w:numId w:val="72"/>
        </w:numPr>
        <w:ind w:left="720" w:hanging="360"/>
        <w:rPr>
          <w:u w:val="none"/>
        </w:rPr>
      </w:pPr>
      <w:r w:rsidDel="00000000" w:rsidR="00000000" w:rsidRPr="00000000">
        <w:rPr>
          <w:rtl w:val="0"/>
        </w:rPr>
        <w:t xml:space="preserve">Extended hours accommodating commuter schedules.</w:t>
      </w:r>
    </w:p>
    <w:p w:rsidR="00000000" w:rsidDel="00000000" w:rsidP="00000000" w:rsidRDefault="00000000" w:rsidRPr="00000000" w14:paraId="000007D0">
      <w:pPr>
        <w:numPr>
          <w:ilvl w:val="0"/>
          <w:numId w:val="72"/>
        </w:numPr>
        <w:ind w:left="720" w:hanging="360"/>
        <w:rPr>
          <w:u w:val="none"/>
        </w:rPr>
      </w:pPr>
      <w:r w:rsidDel="00000000" w:rsidR="00000000" w:rsidRPr="00000000">
        <w:rPr>
          <w:rtl w:val="0"/>
        </w:rPr>
        <w:t xml:space="preserve">Healthy, nutritionist-approved meals prepared onsite.</w:t>
      </w:r>
    </w:p>
    <w:p w:rsidR="00000000" w:rsidDel="00000000" w:rsidP="00000000" w:rsidRDefault="00000000" w:rsidRPr="00000000" w14:paraId="000007D1">
      <w:pPr>
        <w:numPr>
          <w:ilvl w:val="0"/>
          <w:numId w:val="72"/>
        </w:numPr>
        <w:ind w:left="720" w:hanging="360"/>
        <w:rPr>
          <w:u w:val="none"/>
        </w:rPr>
      </w:pPr>
      <w:r w:rsidDel="00000000" w:rsidR="00000000" w:rsidRPr="00000000">
        <w:rPr>
          <w:rtl w:val="0"/>
        </w:rPr>
        <w:t xml:space="preserve">Flexible booking options for changing work commitments.</w:t>
      </w:r>
    </w:p>
    <w:p w:rsidR="00000000" w:rsidDel="00000000" w:rsidP="00000000" w:rsidRDefault="00000000" w:rsidRPr="00000000" w14:paraId="000007D2">
      <w:pPr>
        <w:numPr>
          <w:ilvl w:val="0"/>
          <w:numId w:val="72"/>
        </w:numPr>
        <w:ind w:left="720" w:hanging="360"/>
        <w:rPr>
          <w:u w:val="none"/>
        </w:rPr>
      </w:pPr>
      <w:r w:rsidDel="00000000" w:rsidR="00000000" w:rsidRPr="00000000">
        <w:rPr>
          <w:rtl w:val="0"/>
        </w:rPr>
        <w:t xml:space="preserve">Holiday programs maintaining routine during school breaks.</w:t>
      </w:r>
    </w:p>
    <w:p w:rsidR="00000000" w:rsidDel="00000000" w:rsidP="00000000" w:rsidRDefault="00000000" w:rsidRPr="00000000" w14:paraId="000007D3">
      <w:pPr>
        <w:numPr>
          <w:ilvl w:val="0"/>
          <w:numId w:val="72"/>
        </w:numPr>
        <w:ind w:left="720" w:hanging="360"/>
        <w:rPr>
          <w:u w:val="none"/>
        </w:rPr>
      </w:pPr>
      <w:r w:rsidDel="00000000" w:rsidR="00000000" w:rsidRPr="00000000">
        <w:rPr>
          <w:rtl w:val="0"/>
        </w:rPr>
        <w:t xml:space="preserve">Parent information sessions on child development topics.</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b w:val="1"/>
          <w:bCs w:val="1"/>
        </w:rPr>
      </w:pPr>
      <w:r w:rsidDel="00000000" w:rsidR="00000000" w:rsidRPr="00000000">
        <w:rPr>
          <w:b w:val="1"/>
          <w:bCs w:val="1"/>
          <w:rtl w:val="0"/>
        </w:rPr>
        <w:t xml:space="preserve">H2: Addressing Your Childcare Concerns</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b w:val="1"/>
          <w:bCs w:val="1"/>
        </w:rPr>
      </w:pPr>
      <w:r w:rsidDel="00000000" w:rsidR="00000000" w:rsidRPr="00000000">
        <w:rPr>
          <w:b w:val="1"/>
          <w:bCs w:val="1"/>
          <w:rtl w:val="0"/>
        </w:rPr>
        <w:t xml:space="preserve">H3: Academic Preparation Without Pressure</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Our approach balances structured learning with play-based discovery, making sure children develop a love of learning while gaining vital skills. We create an environment where curiosity thrives and mistakes become learning opportunities.</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b w:val="1"/>
          <w:bCs w:val="1"/>
        </w:rPr>
      </w:pPr>
      <w:r w:rsidDel="00000000" w:rsidR="00000000" w:rsidRPr="00000000">
        <w:rPr>
          <w:b w:val="1"/>
          <w:bCs w:val="1"/>
          <w:rtl w:val="0"/>
        </w:rPr>
        <w:t xml:space="preserve">H3: Professional Partnership Approach</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As busy professionals yourselves, you need a childcare provider that acts as a true partner. We offer:</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numPr>
          <w:ilvl w:val="0"/>
          <w:numId w:val="48"/>
        </w:numPr>
        <w:ind w:left="720" w:hanging="360"/>
        <w:rPr>
          <w:u w:val="none"/>
        </w:rPr>
      </w:pPr>
      <w:r w:rsidDel="00000000" w:rsidR="00000000" w:rsidRPr="00000000">
        <w:rPr>
          <w:rtl w:val="0"/>
        </w:rPr>
        <w:t xml:space="preserve">Regular parent-teacher conferences.</w:t>
      </w:r>
    </w:p>
    <w:p w:rsidR="00000000" w:rsidDel="00000000" w:rsidP="00000000" w:rsidRDefault="00000000" w:rsidRPr="00000000" w14:paraId="000007E0">
      <w:pPr>
        <w:numPr>
          <w:ilvl w:val="0"/>
          <w:numId w:val="48"/>
        </w:numPr>
        <w:ind w:left="720" w:hanging="360"/>
        <w:rPr>
          <w:u w:val="none"/>
        </w:rPr>
      </w:pPr>
      <w:r w:rsidDel="00000000" w:rsidR="00000000" w:rsidRPr="00000000">
        <w:rPr>
          <w:rtl w:val="0"/>
        </w:rPr>
        <w:t xml:space="preserve">Detailed progress reports aligned with school readiness indicators.</w:t>
      </w:r>
    </w:p>
    <w:p w:rsidR="00000000" w:rsidDel="00000000" w:rsidP="00000000" w:rsidRDefault="00000000" w:rsidRPr="00000000" w14:paraId="000007E1">
      <w:pPr>
        <w:numPr>
          <w:ilvl w:val="0"/>
          <w:numId w:val="48"/>
        </w:numPr>
        <w:ind w:left="720" w:hanging="360"/>
        <w:rPr>
          <w:u w:val="none"/>
        </w:rPr>
      </w:pPr>
      <w:r w:rsidDel="00000000" w:rsidR="00000000" w:rsidRPr="00000000">
        <w:rPr>
          <w:rtl w:val="0"/>
        </w:rPr>
        <w:t xml:space="preserve">Expert guidance on supporting learning at home.</w:t>
      </w:r>
    </w:p>
    <w:p w:rsidR="00000000" w:rsidDel="00000000" w:rsidP="00000000" w:rsidRDefault="00000000" w:rsidRPr="00000000" w14:paraId="000007E2">
      <w:pPr>
        <w:numPr>
          <w:ilvl w:val="0"/>
          <w:numId w:val="48"/>
        </w:numPr>
        <w:ind w:left="720" w:hanging="360"/>
        <w:rPr>
          <w:u w:val="none"/>
        </w:rPr>
      </w:pPr>
      <w:r w:rsidDel="00000000" w:rsidR="00000000" w:rsidRPr="00000000">
        <w:rPr>
          <w:rtl w:val="0"/>
        </w:rPr>
        <w:t xml:space="preserve">Workshops on topics like school selection and transition strategies.</w:t>
      </w:r>
    </w:p>
    <w:p w:rsidR="00000000" w:rsidDel="00000000" w:rsidP="00000000" w:rsidRDefault="00000000" w:rsidRPr="00000000" w14:paraId="000007E3">
      <w:pPr>
        <w:numPr>
          <w:ilvl w:val="0"/>
          <w:numId w:val="48"/>
        </w:numPr>
        <w:ind w:left="720" w:hanging="360"/>
        <w:rPr>
          <w:u w:val="none"/>
        </w:rPr>
      </w:pPr>
      <w:r w:rsidDel="00000000" w:rsidR="00000000" w:rsidRPr="00000000">
        <w:rPr>
          <w:rtl w:val="0"/>
        </w:rPr>
        <w:t xml:space="preserve">Open communication channels for any concerns.</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b w:val="1"/>
          <w:bCs w:val="1"/>
        </w:rPr>
      </w:pPr>
      <w:r w:rsidDel="00000000" w:rsidR="00000000" w:rsidRPr="00000000">
        <w:rPr>
          <w:b w:val="1"/>
          <w:bCs w:val="1"/>
          <w:rtl w:val="0"/>
        </w:rPr>
        <w:t xml:space="preserve">H2: Frequently Asked Questions About Our Bateman Centre</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b w:val="1"/>
          <w:bCs w:val="1"/>
        </w:rPr>
      </w:pPr>
      <w:r w:rsidDel="00000000" w:rsidR="00000000" w:rsidRPr="00000000">
        <w:rPr>
          <w:b w:val="1"/>
          <w:bCs w:val="1"/>
          <w:rtl w:val="0"/>
        </w:rPr>
        <w:t xml:space="preserve">Q: What ages do you accept at your childcare centre?</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We welcome children from 6 weeks to school age, with dedicated programs for each developmental stage. Our nursery provides nurturing care for infants, while our kindergarten room focuses intensively on school preparation for 4-5 year olds.</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b w:val="1"/>
          <w:bCs w:val="1"/>
        </w:rPr>
      </w:pPr>
      <w:r w:rsidDel="00000000" w:rsidR="00000000" w:rsidRPr="00000000">
        <w:rPr>
          <w:b w:val="1"/>
          <w:bCs w:val="1"/>
          <w:rtl w:val="0"/>
        </w:rPr>
        <w:t xml:space="preserve">Q: How does your school readiness program differ from regular childcare?</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Our program follows a structured curriculum aligned with the Australian Early Years Learning Framework and specifically prepares children for local school expectations. Daily activities include formal learning sessions, group projects, and individual skill development customised to each child's needs.</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b w:val="1"/>
          <w:bCs w:val="1"/>
        </w:rPr>
      </w:pPr>
      <w:r w:rsidDel="00000000" w:rsidR="00000000" w:rsidRPr="00000000">
        <w:rPr>
          <w:b w:val="1"/>
          <w:bCs w:val="1"/>
          <w:rtl w:val="0"/>
        </w:rPr>
        <w:t xml:space="preserve">Q: Do you offer before and after school care?</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Currently, we specialise in full-day early learning programs. However, we maintain strong relationships with local OSHC providers and can recommend quality services for your ongoing needs after your child starts school.</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b w:val="1"/>
          <w:bCs w:val="1"/>
        </w:rPr>
      </w:pPr>
      <w:r w:rsidDel="00000000" w:rsidR="00000000" w:rsidRPr="00000000">
        <w:rPr>
          <w:b w:val="1"/>
          <w:bCs w:val="1"/>
          <w:rtl w:val="0"/>
        </w:rPr>
        <w:t xml:space="preserve">Q: What are your operating hours?</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We're open Monday to Friday from </w:t>
      </w:r>
      <w:ins w:author="Cassandra Gorman" w:id="95" w:date="2026-05-13T03:39:47Z">
        <w:r w:rsidDel="00000000" w:rsidR="00000000" w:rsidRPr="00000000">
          <w:rPr>
            <w:rtl w:val="0"/>
          </w:rPr>
          <w:t xml:space="preserve">7:0</w:t>
        </w:r>
      </w:ins>
      <w:del w:author="Cassandra Gorman" w:id="95" w:date="2026-05-13T03:39:47Z">
        <w:r w:rsidDel="00000000" w:rsidR="00000000" w:rsidRPr="00000000">
          <w:rPr>
            <w:rtl w:val="0"/>
          </w:rPr>
          <w:delText xml:space="preserve">6:3</w:delText>
        </w:r>
      </w:del>
      <w:r w:rsidDel="00000000" w:rsidR="00000000" w:rsidRPr="00000000">
        <w:rPr>
          <w:rtl w:val="0"/>
        </w:rPr>
        <w:t xml:space="preserve">0 AM to 6:</w:t>
      </w:r>
      <w:ins w:author="Cassandra Gorman" w:id="96" w:date="2026-05-13T03:39:58Z">
        <w:r w:rsidDel="00000000" w:rsidR="00000000" w:rsidRPr="00000000">
          <w:rPr>
            <w:rtl w:val="0"/>
          </w:rPr>
          <w:t xml:space="preserve">0</w:t>
        </w:r>
      </w:ins>
      <w:del w:author="Cassandra Gorman" w:id="96" w:date="2026-05-13T03:39:58Z">
        <w:r w:rsidDel="00000000" w:rsidR="00000000" w:rsidRPr="00000000">
          <w:rPr>
            <w:rtl w:val="0"/>
          </w:rPr>
          <w:delText xml:space="preserve">3</w:delText>
        </w:r>
      </w:del>
      <w:r w:rsidDel="00000000" w:rsidR="00000000" w:rsidRPr="00000000">
        <w:rPr>
          <w:rtl w:val="0"/>
        </w:rPr>
        <w:t xml:space="preserve">0 PM, accommodating early starts and late finishes for commuting parents. We're closed on public holidays</w:t>
      </w:r>
      <w:ins w:author="Cassandra Gorman" w:id="97" w:date="2026-05-13T03:40:20Z">
        <w:r w:rsidDel="00000000" w:rsidR="00000000" w:rsidRPr="00000000">
          <w:rPr>
            <w:rtl w:val="0"/>
          </w:rPr>
          <w:t xml:space="preserve">.</w:t>
        </w:r>
      </w:ins>
      <w:r w:rsidDel="00000000" w:rsidR="00000000" w:rsidRPr="00000000">
        <w:rPr>
          <w:rtl w:val="0"/>
        </w:rPr>
        <w:t xml:space="preserve"> </w:t>
      </w:r>
      <w:del w:author="Cassandra Gorman" w:id="98" w:date="2026-05-13T03:40:17Z">
        <w:r w:rsidDel="00000000" w:rsidR="00000000" w:rsidRPr="00000000">
          <w:rPr>
            <w:rtl w:val="0"/>
          </w:rPr>
          <w:delText xml:space="preserve">and for two weeks over Christmas for deep cleaning and staff development.</w:delText>
        </w:r>
      </w:del>
      <w:r w:rsidDel="00000000" w:rsidR="00000000" w:rsidRPr="00000000">
        <w:rPr>
          <w:rtl w:val="0"/>
        </w:rPr>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b w:val="1"/>
          <w:bCs w:val="1"/>
        </w:rPr>
      </w:pPr>
      <w:r w:rsidDel="00000000" w:rsidR="00000000" w:rsidRPr="00000000">
        <w:rPr>
          <w:b w:val="1"/>
          <w:bCs w:val="1"/>
          <w:rtl w:val="0"/>
        </w:rPr>
        <w:t xml:space="preserve">Q: How do you handle the "Rossmoyne Catchment" pressure?</w:t>
      </w:r>
    </w:p>
    <w:p w:rsidR="00000000" w:rsidDel="00000000" w:rsidP="00000000" w:rsidRDefault="00000000" w:rsidRPr="00000000" w14:paraId="000007F8">
      <w:pPr>
        <w:rPr>
          <w:b w:val="1"/>
          <w:bCs w:val="1"/>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We focus on building high-level executive function and academic foundations early, so children are prepared for the rigorous testing and standards found in the Rossmoyne Senior High School pathway.</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b w:val="1"/>
          <w:bCs w:val="1"/>
        </w:rPr>
      </w:pPr>
      <w:r w:rsidDel="00000000" w:rsidR="00000000" w:rsidRPr="00000000">
        <w:rPr>
          <w:b w:val="1"/>
          <w:bCs w:val="1"/>
          <w:rtl w:val="0"/>
        </w:rPr>
        <w:t xml:space="preserve">Q: </w:t>
      </w:r>
      <w:ins w:author="Cassandra Gorman" w:id="99" w:date="2026-05-13T03:40:40Z">
        <w:r w:rsidDel="00000000" w:rsidR="00000000" w:rsidRPr="00000000">
          <w:rPr>
            <w:b w:val="1"/>
            <w:bCs w:val="1"/>
            <w:rtl w:val="0"/>
          </w:rPr>
          <w:t xml:space="preserve">What do I need to bring for my child and what do you </w:t>
        </w:r>
      </w:ins>
      <w:del w:author="Cassandra Gorman" w:id="99" w:date="2026-05-13T03:40:40Z">
        <w:r w:rsidDel="00000000" w:rsidR="00000000" w:rsidRPr="00000000">
          <w:rPr>
            <w:b w:val="1"/>
            <w:bCs w:val="1"/>
            <w:rtl w:val="0"/>
          </w:rPr>
          <w:delText xml:space="preserve">Do you </w:delText>
        </w:r>
      </w:del>
      <w:r w:rsidDel="00000000" w:rsidR="00000000" w:rsidRPr="00000000">
        <w:rPr>
          <w:b w:val="1"/>
          <w:bCs w:val="1"/>
          <w:rtl w:val="0"/>
        </w:rPr>
        <w:t xml:space="preserve">provide</w:t>
      </w:r>
      <w:del w:author="Cassandra Gorman" w:id="100" w:date="2026-05-13T03:41:01Z">
        <w:r w:rsidDel="00000000" w:rsidR="00000000" w:rsidRPr="00000000">
          <w:rPr>
            <w:b w:val="1"/>
            <w:bCs w:val="1"/>
            <w:rtl w:val="0"/>
          </w:rPr>
          <w:delText xml:space="preserve"> nappies and wipes for infants</w:delText>
        </w:r>
      </w:del>
      <w:r w:rsidDel="00000000" w:rsidR="00000000" w:rsidRPr="00000000">
        <w:rPr>
          <w:b w:val="1"/>
          <w:bCs w:val="1"/>
          <w:rtl w:val="0"/>
        </w:rPr>
        <w:t xml:space="preserve">?</w:t>
      </w:r>
    </w:p>
    <w:p w:rsidR="00000000" w:rsidDel="00000000" w:rsidP="00000000" w:rsidRDefault="00000000" w:rsidRPr="00000000" w14:paraId="000007FC">
      <w:pPr>
        <w:rPr>
          <w:b w:val="1"/>
          <w:bCs w:val="1"/>
        </w:rPr>
      </w:pPr>
      <w:r w:rsidDel="00000000" w:rsidR="00000000" w:rsidRPr="00000000">
        <w:rPr>
          <w:rtl w:val="0"/>
        </w:rPr>
      </w:r>
    </w:p>
    <w:p w:rsidR="00000000" w:rsidDel="00000000" w:rsidP="00000000" w:rsidRDefault="00000000" w:rsidRPr="00000000" w14:paraId="000007FD">
      <w:pPr>
        <w:rPr/>
      </w:pPr>
      <w:ins w:author="Cassandra Gorman" w:id="101" w:date="2026-05-13T03:41:20Z">
        <w:r w:rsidDel="00000000" w:rsidR="00000000" w:rsidRPr="00000000">
          <w:rPr>
            <w:rtl w:val="0"/>
            <w:rPrChange w:author="Cassandra Gorman" w:id="102" w:date="2026-05-13T03:41:20Z">
              <w:rPr>
                <w:b w:val="1"/>
                <w:bCs w:val="1"/>
              </w:rPr>
            </w:rPrChange>
          </w:rPr>
          <w:t xml:space="preserve">We ask families to bring: changes of clothes, hat, drink bottle, bed sheets and nappies. </w:t>
        </w:r>
      </w:ins>
      <w:ins w:author="Cassandra Gorman" w:id="103" w:date="2026-05-13T03:41:54Z">
        <w:r w:rsidDel="00000000" w:rsidR="00000000" w:rsidRPr="00000000">
          <w:rPr>
            <w:rtl w:val="0"/>
            <w:rPrChange w:author="Cassandra Gorman" w:id="102" w:date="2026-05-13T03:41:20Z">
              <w:rPr>
                <w:b w:val="1"/>
                <w:bCs w:val="1"/>
              </w:rPr>
            </w:rPrChange>
          </w:rPr>
          <w:t xml:space="preserve">W</w:t>
        </w:r>
      </w:ins>
      <w:del w:author="Cassandra Gorman" w:id="103" w:date="2026-05-13T03:41:54Z">
        <w:r w:rsidDel="00000000" w:rsidR="00000000" w:rsidRPr="00000000">
          <w:rPr>
            <w:rtl w:val="0"/>
          </w:rPr>
          <w:delText xml:space="preserve">Yes, w</w:delText>
        </w:r>
      </w:del>
      <w:r w:rsidDel="00000000" w:rsidR="00000000" w:rsidRPr="00000000">
        <w:rPr>
          <w:rtl w:val="0"/>
        </w:rPr>
        <w:t xml:space="preserve">e provide</w:t>
      </w:r>
      <w:del w:author="Cassandra Gorman" w:id="104" w:date="2026-05-13T03:42:03Z">
        <w:r w:rsidDel="00000000" w:rsidR="00000000" w:rsidRPr="00000000">
          <w:rPr>
            <w:rtl w:val="0"/>
          </w:rPr>
          <w:delText xml:space="preserve"> high-quality nappies and </w:delText>
        </w:r>
      </w:del>
      <w:r w:rsidDel="00000000" w:rsidR="00000000" w:rsidRPr="00000000">
        <w:rPr>
          <w:rtl w:val="0"/>
        </w:rPr>
        <w:t xml:space="preserve">wipes for all children </w:t>
      </w:r>
      <w:ins w:author="Cassandra Gorman" w:id="105" w:date="2026-05-13T03:42:14Z">
        <w:r w:rsidDel="00000000" w:rsidR="00000000" w:rsidRPr="00000000">
          <w:rPr>
            <w:rtl w:val="0"/>
          </w:rPr>
          <w:t xml:space="preserve">and meals and snacks throughout the day.</w:t>
        </w:r>
      </w:ins>
      <w:del w:author="Cassandra Gorman" w:id="105" w:date="2026-05-13T03:42:14Z">
        <w:r w:rsidDel="00000000" w:rsidR="00000000" w:rsidRPr="00000000">
          <w:rPr>
            <w:rtl w:val="0"/>
          </w:rPr>
          <w:delText xml:space="preserve">in our nursery and toddler programs</w:delText>
        </w:r>
      </w:del>
      <w:r w:rsidDel="00000000" w:rsidR="00000000" w:rsidRPr="00000000">
        <w:rPr>
          <w:rtl w:val="0"/>
        </w:rPr>
        <w:t xml:space="preserve">.</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b w:val="1"/>
          <w:bCs w:val="1"/>
        </w:rPr>
      </w:pPr>
      <w:r w:rsidDel="00000000" w:rsidR="00000000" w:rsidRPr="00000000">
        <w:rPr>
          <w:b w:val="1"/>
          <w:bCs w:val="1"/>
          <w:rtl w:val="0"/>
        </w:rPr>
        <w:t xml:space="preserve">Q: How often do you update the learning programs?</w:t>
      </w:r>
    </w:p>
    <w:p w:rsidR="00000000" w:rsidDel="00000000" w:rsidP="00000000" w:rsidRDefault="00000000" w:rsidRPr="00000000" w14:paraId="00000800">
      <w:pPr>
        <w:rPr>
          <w:b w:val="1"/>
          <w:bCs w:val="1"/>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Programs are updated weekly based on the children's emerging interests and developmental progress, ensuring the curriculum remains engaging and relevant.</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b w:val="1"/>
          <w:bCs w:val="1"/>
        </w:rPr>
      </w:pPr>
      <w:r w:rsidDel="00000000" w:rsidR="00000000" w:rsidRPr="00000000">
        <w:rPr>
          <w:b w:val="1"/>
          <w:bCs w:val="1"/>
          <w:rtl w:val="0"/>
        </w:rPr>
        <w:t xml:space="preserve">Q: How do I know if my child is ready for your school preparation program?</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Every child develops at their own pace. During your tour, our educators will discuss your child's current skills and how our program can support their journey toward school readiness. We welcome all children and adapt our approach to meet individual needs.</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b w:val="1"/>
          <w:bCs w:val="1"/>
        </w:rPr>
      </w:pPr>
      <w:r w:rsidDel="00000000" w:rsidR="00000000" w:rsidRPr="00000000">
        <w:rPr>
          <w:b w:val="1"/>
          <w:bCs w:val="1"/>
          <w:rtl w:val="0"/>
        </w:rPr>
        <w:t xml:space="preserve">H2: Secure Your Child's Educational Foundation Today</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Choosing the right early learning centre is one of the most important decisions you'll make for your child's future. With families in Bateman planning education well in advance, our 202</w:t>
      </w:r>
      <w:ins w:author="Cassandra Gorman" w:id="106" w:date="2026-05-13T03:42:43Z">
        <w:r w:rsidDel="00000000" w:rsidR="00000000" w:rsidRPr="00000000">
          <w:rPr>
            <w:rtl w:val="0"/>
          </w:rPr>
          <w:t xml:space="preserve">6 nad 2007</w:t>
        </w:r>
      </w:ins>
      <w:del w:author="Cassandra Gorman" w:id="106" w:date="2026-05-13T03:42:43Z">
        <w:r w:rsidDel="00000000" w:rsidR="00000000" w:rsidRPr="00000000">
          <w:rPr>
            <w:rtl w:val="0"/>
          </w:rPr>
          <w:delText xml:space="preserve">4</w:delText>
        </w:r>
      </w:del>
      <w:r w:rsidDel="00000000" w:rsidR="00000000" w:rsidRPr="00000000">
        <w:rPr>
          <w:rtl w:val="0"/>
        </w:rPr>
        <w:t xml:space="preserve"> school readiness program places are filling quickly.</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Don't leave your child's preparation to chance. Our wide-ranging approach to early education, convenient location, and deep understanding of local educational expectations make us the preferred choice for discerning Bateman families.</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[Book your tour online] or call us today to find how we can give your child the confident start they deserve. Join the many local families who've already seen their children thrive in our care and successfully transition to Bateman Primary School.</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Your child's educational journey begins here. Make it count with quality childcare near Bateman that truly prepares them for success.</w:t>
      </w:r>
      <w:r w:rsidDel="00000000" w:rsidR="00000000" w:rsidRPr="00000000">
        <w:br w:type="page"/>
      </w:r>
      <w:r w:rsidDel="00000000" w:rsidR="00000000" w:rsidRPr="00000000">
        <w:rPr>
          <w:rtl w:val="0"/>
        </w:rPr>
      </w:r>
    </w:p>
    <w:p w:rsidR="00000000" w:rsidDel="00000000" w:rsidP="00000000" w:rsidRDefault="00000000" w:rsidRPr="00000000" w14:paraId="00000810">
      <w:pPr>
        <w:pStyle w:val="Heading1"/>
        <w:rPr>
          <w:b w:val="1"/>
          <w:bCs w:val="1"/>
        </w:rPr>
      </w:pPr>
      <w:bookmarkStart w:colFirst="0" w:colLast="0" w:name="_qwiceqm56e3e" w:id="17"/>
      <w:bookmarkEnd w:id="17"/>
      <w:r w:rsidDel="00000000" w:rsidR="00000000" w:rsidRPr="00000000">
        <w:rPr>
          <w:b w:val="1"/>
          <w:bCs w:val="1"/>
          <w:rtl w:val="0"/>
        </w:rPr>
        <w:t xml:space="preserve">Page 18 </w:t>
      </w:r>
    </w:p>
    <w:p w:rsidR="00000000" w:rsidDel="00000000" w:rsidP="00000000" w:rsidRDefault="00000000" w:rsidRPr="00000000" w14:paraId="00000811">
      <w:pPr>
        <w:rPr>
          <w:b w:val="1"/>
          <w:bCs w:val="1"/>
        </w:rPr>
      </w:pPr>
      <w:r w:rsidDel="00000000" w:rsidR="00000000" w:rsidRPr="00000000">
        <w:rPr>
          <w:b w:val="1"/>
          <w:bCs w:val="1"/>
          <w:rtl w:val="0"/>
        </w:rPr>
        <w:t xml:space="preserve">URL: https://flourishelc.com.au/daycare-childcare-rossmoyne-wa/</w:t>
      </w:r>
    </w:p>
    <w:p w:rsidR="00000000" w:rsidDel="00000000" w:rsidP="00000000" w:rsidRDefault="00000000" w:rsidRPr="00000000" w14:paraId="00000812">
      <w:pPr>
        <w:rPr/>
      </w:pPr>
      <w:r w:rsidDel="00000000" w:rsidR="00000000" w:rsidRPr="00000000">
        <w:rPr>
          <w:rtl w:val="0"/>
        </w:rPr>
        <w:t xml:space="preserve">Page Type: Location Page</w:t>
      </w:r>
    </w:p>
    <w:p w:rsidR="00000000" w:rsidDel="00000000" w:rsidP="00000000" w:rsidRDefault="00000000" w:rsidRPr="00000000" w14:paraId="00000813">
      <w:pPr>
        <w:rPr/>
      </w:pPr>
      <w:r w:rsidDel="00000000" w:rsidR="00000000" w:rsidRPr="00000000">
        <w:rPr>
          <w:rtl w:val="0"/>
        </w:rPr>
        <w:t xml:space="preserve">Content Type: New Content</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Keywords:</w:t>
      </w:r>
    </w:p>
    <w:p w:rsidR="00000000" w:rsidDel="00000000" w:rsidP="00000000" w:rsidRDefault="00000000" w:rsidRPr="00000000" w14:paraId="00000816">
      <w:pPr>
        <w:rPr>
          <w:b w:val="1"/>
          <w:bCs w:val="1"/>
        </w:rPr>
      </w:pPr>
      <w:r w:rsidDel="00000000" w:rsidR="00000000" w:rsidRPr="00000000">
        <w:rPr>
          <w:b w:val="1"/>
          <w:bCs w:val="1"/>
          <w:rtl w:val="0"/>
        </w:rPr>
        <w:t xml:space="preserve">Primary keyword: childcare near rossmoyne</w:t>
      </w:r>
    </w:p>
    <w:p w:rsidR="00000000" w:rsidDel="00000000" w:rsidP="00000000" w:rsidRDefault="00000000" w:rsidRPr="00000000" w14:paraId="00000817">
      <w:pPr>
        <w:rPr/>
      </w:pPr>
      <w:r w:rsidDel="00000000" w:rsidR="00000000" w:rsidRPr="00000000">
        <w:rPr>
          <w:rtl w:val="0"/>
        </w:rPr>
        <w:t xml:space="preserve">Secondary keywords: daycare near rossmoyne</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b w:val="1"/>
          <w:bCs w:val="1"/>
        </w:rPr>
      </w:pPr>
      <w:r w:rsidDel="00000000" w:rsidR="00000000" w:rsidRPr="00000000">
        <w:rPr>
          <w:b w:val="1"/>
          <w:bCs w:val="1"/>
          <w:rtl w:val="0"/>
        </w:rPr>
        <w:t xml:space="preserve">Content:</w:t>
      </w:r>
    </w:p>
    <w:p w:rsidR="00000000" w:rsidDel="00000000" w:rsidP="00000000" w:rsidRDefault="00000000" w:rsidRPr="00000000" w14:paraId="0000081A">
      <w:pPr>
        <w:rPr/>
      </w:pPr>
      <w:r w:rsidDel="00000000" w:rsidR="00000000" w:rsidRPr="00000000">
        <w:rPr>
          <w:rtl w:val="0"/>
        </w:rPr>
        <w:t xml:space="preserve">Meta Title: Childcare Near Rossmoyne - Premium Early Learning Centre</w:t>
      </w:r>
    </w:p>
    <w:p w:rsidR="00000000" w:rsidDel="00000000" w:rsidP="00000000" w:rsidRDefault="00000000" w:rsidRPr="00000000" w14:paraId="0000081B">
      <w:pPr>
        <w:rPr/>
      </w:pPr>
      <w:r w:rsidDel="00000000" w:rsidR="00000000" w:rsidRPr="00000000">
        <w:rPr>
          <w:rtl w:val="0"/>
        </w:rPr>
        <w:t xml:space="preserve">Meta Description: Looking for childcare near Rossmoyne? Our early learning centre prepares children for Rossmoyne Primary School with structured play-based curriculum. Enquire today.</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b w:val="1"/>
          <w:bCs w:val="1"/>
        </w:rPr>
      </w:pPr>
      <w:r w:rsidDel="00000000" w:rsidR="00000000" w:rsidRPr="00000000">
        <w:rPr>
          <w:b w:val="1"/>
          <w:bCs w:val="1"/>
          <w:rtl w:val="0"/>
        </w:rPr>
        <w:t xml:space="preserve">H1: Premium Childcare Near Rossmoyne - Where Learning Begins</w:t>
      </w:r>
    </w:p>
    <w:p w:rsidR="00000000" w:rsidDel="00000000" w:rsidP="00000000" w:rsidRDefault="00000000" w:rsidRPr="00000000" w14:paraId="0000081E">
      <w:pPr>
        <w:spacing w:after="240" w:before="240" w:lineRule="auto"/>
        <w:rPr/>
      </w:pPr>
      <w:r w:rsidDel="00000000" w:rsidR="00000000" w:rsidRPr="00000000">
        <w:rPr>
          <w:rtl w:val="0"/>
        </w:rPr>
        <w:t xml:space="preserve">Learning begins long before school. It begins the moment a child first asks ‘why’, builds something, makes a friend, or works through a challenge on their own. Our purpose-built centre near Rossmoyne is designed to meet children in those moments, with qualified educators, thoughtful programs, and an environment that nurtures curiosity at every turn.</w:t>
      </w:r>
    </w:p>
    <w:p w:rsidR="00000000" w:rsidDel="00000000" w:rsidP="00000000" w:rsidRDefault="00000000" w:rsidRPr="00000000" w14:paraId="0000081F">
      <w:pPr>
        <w:spacing w:after="240" w:before="240" w:lineRule="auto"/>
        <w:rPr/>
      </w:pPr>
      <w:r w:rsidDel="00000000" w:rsidR="00000000" w:rsidRPr="00000000">
        <w:rPr>
          <w:rtl w:val="0"/>
        </w:rPr>
        <w:t xml:space="preserve">From early literacy and numeracy to social and emotional development, we lay the foundations that matter most, giving Rossmoyne children the confidence and skills to thrive when school begins and well beyond.</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b w:val="1"/>
          <w:bCs w:val="1"/>
        </w:rPr>
      </w:pPr>
      <w:r w:rsidDel="00000000" w:rsidR="00000000" w:rsidRPr="00000000">
        <w:rPr>
          <w:b w:val="1"/>
          <w:bCs w:val="1"/>
          <w:rtl w:val="0"/>
        </w:rPr>
        <w:t xml:space="preserve">H2: Meeting the Unique Needs of Rossmoyne Families</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Career-focused parents in Rossmoyne face distinct challenges when selecting early education. The reputation of Rossmoyne Senior High School creates educational aspirations that begin long before primary school. Our wide-ranging approach addresses these specific needs through:</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b w:val="1"/>
          <w:bCs w:val="1"/>
        </w:rPr>
      </w:pPr>
      <w:r w:rsidDel="00000000" w:rsidR="00000000" w:rsidRPr="00000000">
        <w:rPr>
          <w:b w:val="1"/>
          <w:bCs w:val="1"/>
          <w:rtl w:val="0"/>
        </w:rPr>
        <w:t xml:space="preserve">Evidence-Based Curriculum Excellence</w:t>
      </w:r>
    </w:p>
    <w:p w:rsidR="00000000" w:rsidDel="00000000" w:rsidP="00000000" w:rsidRDefault="00000000" w:rsidRPr="00000000" w14:paraId="00000827">
      <w:pPr>
        <w:numPr>
          <w:ilvl w:val="0"/>
          <w:numId w:val="53"/>
        </w:numPr>
        <w:ind w:left="720" w:hanging="360"/>
        <w:rPr>
          <w:u w:val="none"/>
        </w:rPr>
      </w:pPr>
      <w:r w:rsidDel="00000000" w:rsidR="00000000" w:rsidRPr="00000000">
        <w:rPr>
          <w:rtl w:val="0"/>
        </w:rPr>
        <w:t xml:space="preserve">Structured play-based learning focusing on early literacy, numeracy, and STEM concepts.</w:t>
      </w:r>
    </w:p>
    <w:p w:rsidR="00000000" w:rsidDel="00000000" w:rsidP="00000000" w:rsidRDefault="00000000" w:rsidRPr="00000000" w14:paraId="00000828">
      <w:pPr>
        <w:numPr>
          <w:ilvl w:val="0"/>
          <w:numId w:val="53"/>
        </w:numPr>
        <w:ind w:left="720" w:hanging="360"/>
        <w:rPr>
          <w:u w:val="none"/>
        </w:rPr>
      </w:pPr>
      <w:r w:rsidDel="00000000" w:rsidR="00000000" w:rsidRPr="00000000">
        <w:rPr>
          <w:rtl w:val="0"/>
        </w:rPr>
        <w:t xml:space="preserve">Activities purposefully designed to develop specific skills required for academic success.</w:t>
      </w:r>
    </w:p>
    <w:p w:rsidR="00000000" w:rsidDel="00000000" w:rsidP="00000000" w:rsidRDefault="00000000" w:rsidRPr="00000000" w14:paraId="00000829">
      <w:pPr>
        <w:numPr>
          <w:ilvl w:val="0"/>
          <w:numId w:val="53"/>
        </w:numPr>
        <w:ind w:left="720" w:hanging="360"/>
        <w:rPr>
          <w:u w:val="none"/>
        </w:rPr>
      </w:pPr>
      <w:r w:rsidDel="00000000" w:rsidR="00000000" w:rsidRPr="00000000">
        <w:rPr>
          <w:rtl w:val="0"/>
        </w:rPr>
        <w:t xml:space="preserve">Regular progress assessments making sure that your child stays on track for school readiness.</w:t>
      </w:r>
    </w:p>
    <w:p w:rsidR="00000000" w:rsidDel="00000000" w:rsidP="00000000" w:rsidRDefault="00000000" w:rsidRPr="00000000" w14:paraId="0000082A">
      <w:pPr>
        <w:numPr>
          <w:ilvl w:val="0"/>
          <w:numId w:val="53"/>
        </w:numPr>
        <w:ind w:left="720" w:hanging="360"/>
        <w:rPr>
          <w:u w:val="none"/>
        </w:rPr>
      </w:pPr>
      <w:r w:rsidDel="00000000" w:rsidR="00000000" w:rsidRPr="00000000">
        <w:rPr>
          <w:rtl w:val="0"/>
        </w:rPr>
        <w:t xml:space="preserve">Small group sizes allow individualised attention and extension opportunities.</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b w:val="1"/>
          <w:bCs w:val="1"/>
        </w:rPr>
      </w:pPr>
      <w:r w:rsidDel="00000000" w:rsidR="00000000" w:rsidRPr="00000000">
        <w:rPr>
          <w:b w:val="1"/>
          <w:bCs w:val="1"/>
          <w:rtl w:val="0"/>
        </w:rPr>
        <w:t xml:space="preserve">Professional Peace of Mind</w:t>
      </w:r>
    </w:p>
    <w:p w:rsidR="00000000" w:rsidDel="00000000" w:rsidP="00000000" w:rsidRDefault="00000000" w:rsidRPr="00000000" w14:paraId="0000082D">
      <w:pPr>
        <w:numPr>
          <w:ilvl w:val="0"/>
          <w:numId w:val="106"/>
        </w:numPr>
        <w:ind w:left="720" w:hanging="360"/>
        <w:rPr>
          <w:u w:val="none"/>
        </w:rPr>
      </w:pPr>
      <w:r w:rsidDel="00000000" w:rsidR="00000000" w:rsidRPr="00000000">
        <w:rPr>
          <w:rtl w:val="0"/>
        </w:rPr>
        <w:t xml:space="preserve">State-of-the-art security systems providing real-time updates throughout the day.</w:t>
      </w:r>
    </w:p>
    <w:p w:rsidR="00000000" w:rsidDel="00000000" w:rsidP="00000000" w:rsidRDefault="00000000" w:rsidRPr="00000000" w14:paraId="0000082E">
      <w:pPr>
        <w:numPr>
          <w:ilvl w:val="0"/>
          <w:numId w:val="106"/>
        </w:numPr>
        <w:ind w:left="720" w:hanging="360"/>
        <w:rPr>
          <w:u w:val="none"/>
        </w:rPr>
      </w:pPr>
      <w:r w:rsidDel="00000000" w:rsidR="00000000" w:rsidRPr="00000000">
        <w:rPr>
          <w:rtl w:val="0"/>
        </w:rPr>
        <w:t xml:space="preserve">Qualified educators passionate about early childhood development.</w:t>
      </w:r>
    </w:p>
    <w:p w:rsidR="00000000" w:rsidDel="00000000" w:rsidP="00000000" w:rsidRDefault="00000000" w:rsidRPr="00000000" w14:paraId="0000082F">
      <w:pPr>
        <w:numPr>
          <w:ilvl w:val="0"/>
          <w:numId w:val="106"/>
        </w:numPr>
        <w:ind w:left="720" w:hanging="360"/>
        <w:rPr>
          <w:u w:val="none"/>
        </w:rPr>
      </w:pPr>
      <w:r w:rsidDel="00000000" w:rsidR="00000000" w:rsidRPr="00000000">
        <w:rPr>
          <w:rtl w:val="0"/>
        </w:rPr>
        <w:t xml:space="preserve">Transparent communication making sure that you're always informed about your child's progress.</w:t>
      </w:r>
    </w:p>
    <w:p w:rsidR="00000000" w:rsidDel="00000000" w:rsidP="00000000" w:rsidRDefault="00000000" w:rsidRPr="00000000" w14:paraId="00000830">
      <w:pPr>
        <w:numPr>
          <w:ilvl w:val="0"/>
          <w:numId w:val="106"/>
        </w:numPr>
        <w:ind w:left="720" w:hanging="360"/>
        <w:rPr>
          <w:u w:val="none"/>
        </w:rPr>
      </w:pPr>
      <w:r w:rsidDel="00000000" w:rsidR="00000000" w:rsidRPr="00000000">
        <w:rPr>
          <w:rtl w:val="0"/>
        </w:rPr>
        <w:t xml:space="preserve">Flexible scheduling options accommodating demanding professional commitments.</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b w:val="1"/>
          <w:bCs w:val="1"/>
        </w:rPr>
      </w:pPr>
      <w:r w:rsidDel="00000000" w:rsidR="00000000" w:rsidRPr="00000000">
        <w:rPr>
          <w:b w:val="1"/>
          <w:bCs w:val="1"/>
          <w:rtl w:val="0"/>
        </w:rPr>
        <w:t xml:space="preserve">Smooth School Transition</w:t>
      </w:r>
    </w:p>
    <w:p w:rsidR="00000000" w:rsidDel="00000000" w:rsidP="00000000" w:rsidRDefault="00000000" w:rsidRPr="00000000" w14:paraId="00000833">
      <w:pPr>
        <w:numPr>
          <w:ilvl w:val="0"/>
          <w:numId w:val="79"/>
        </w:numPr>
        <w:ind w:left="720" w:hanging="360"/>
        <w:rPr>
          <w:u w:val="none"/>
        </w:rPr>
      </w:pPr>
      <w:r w:rsidDel="00000000" w:rsidR="00000000" w:rsidRPr="00000000">
        <w:rPr>
          <w:rtl w:val="0"/>
        </w:rPr>
        <w:t xml:space="preserve">Specialised Transition to School program developed in consultation with local educators.</w:t>
      </w:r>
    </w:p>
    <w:p w:rsidR="00000000" w:rsidDel="00000000" w:rsidP="00000000" w:rsidRDefault="00000000" w:rsidRPr="00000000" w14:paraId="00000834">
      <w:pPr>
        <w:numPr>
          <w:ilvl w:val="0"/>
          <w:numId w:val="79"/>
        </w:numPr>
        <w:ind w:left="720" w:hanging="360"/>
        <w:rPr>
          <w:u w:val="none"/>
        </w:rPr>
      </w:pPr>
      <w:r w:rsidDel="00000000" w:rsidR="00000000" w:rsidRPr="00000000">
        <w:rPr>
          <w:rtl w:val="0"/>
        </w:rPr>
        <w:t xml:space="preserve">Curriculum alignment with Rossmoyne Primary School expectations.</w:t>
      </w:r>
    </w:p>
    <w:p w:rsidR="00000000" w:rsidDel="00000000" w:rsidP="00000000" w:rsidRDefault="00000000" w:rsidRPr="00000000" w14:paraId="00000835">
      <w:pPr>
        <w:numPr>
          <w:ilvl w:val="0"/>
          <w:numId w:val="79"/>
        </w:numPr>
        <w:ind w:left="720" w:hanging="360"/>
        <w:rPr>
          <w:u w:val="none"/>
        </w:rPr>
      </w:pPr>
      <w:r w:rsidDel="00000000" w:rsidR="00000000" w:rsidRPr="00000000">
        <w:rPr>
          <w:rtl w:val="0"/>
        </w:rPr>
        <w:t xml:space="preserve">Social confidence building preparing children for classroom dynamics.</w:t>
      </w:r>
    </w:p>
    <w:p w:rsidR="00000000" w:rsidDel="00000000" w:rsidP="00000000" w:rsidRDefault="00000000" w:rsidRPr="00000000" w14:paraId="00000836">
      <w:pPr>
        <w:numPr>
          <w:ilvl w:val="0"/>
          <w:numId w:val="79"/>
        </w:numPr>
        <w:ind w:left="720" w:hanging="360"/>
        <w:rPr>
          <w:u w:val="none"/>
        </w:rPr>
      </w:pPr>
      <w:r w:rsidDel="00000000" w:rsidR="00000000" w:rsidRPr="00000000">
        <w:rPr>
          <w:rtl w:val="0"/>
        </w:rPr>
        <w:t xml:space="preserve">Clear documentation of learning outcomes for stress-free handover to teachers.</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[Schedule a Centre Tour Today]</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b w:val="1"/>
          <w:bCs w:val="1"/>
        </w:rPr>
      </w:pPr>
      <w:r w:rsidDel="00000000" w:rsidR="00000000" w:rsidRPr="00000000">
        <w:rPr>
          <w:b w:val="1"/>
          <w:bCs w:val="1"/>
          <w:rtl w:val="0"/>
        </w:rPr>
        <w:t xml:space="preserve">H2: Purpose-Built for Rossmoyne's High Standards</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Our centre exceeds the City of Canning's Local Planning Scheme No. 42 requirements, certifying that we strictly comply with local standards for outdoor play space, safety, and acoustic amenity. Every design element reflects our understanding of what matters to Rossmoyne families:</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b w:val="1"/>
          <w:bCs w:val="1"/>
        </w:rPr>
      </w:pPr>
      <w:r w:rsidDel="00000000" w:rsidR="00000000" w:rsidRPr="00000000">
        <w:rPr>
          <w:b w:val="1"/>
          <w:bCs w:val="1"/>
          <w:rtl w:val="0"/>
        </w:rPr>
        <w:t xml:space="preserve">H3: Thoughtfully Designed Learning Spaces</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b w:val="1"/>
          <w:bCs w:val="1"/>
        </w:rPr>
      </w:pPr>
      <w:r w:rsidDel="00000000" w:rsidR="00000000" w:rsidRPr="00000000">
        <w:rPr>
          <w:b w:val="1"/>
          <w:bCs w:val="1"/>
          <w:rtl w:val="0"/>
        </w:rPr>
        <w:t xml:space="preserve">Indoor Excellence</w:t>
      </w:r>
    </w:p>
    <w:p w:rsidR="00000000" w:rsidDel="00000000" w:rsidP="00000000" w:rsidRDefault="00000000" w:rsidRPr="00000000" w14:paraId="00000841">
      <w:pPr>
        <w:numPr>
          <w:ilvl w:val="0"/>
          <w:numId w:val="67"/>
        </w:numPr>
        <w:ind w:left="720" w:hanging="360"/>
        <w:rPr>
          <w:u w:val="none"/>
        </w:rPr>
      </w:pPr>
      <w:r w:rsidDel="00000000" w:rsidR="00000000" w:rsidRPr="00000000">
        <w:rPr>
          <w:rtl w:val="0"/>
        </w:rPr>
        <w:t xml:space="preserve">Light-filled classrooms promote focus and engagement.</w:t>
      </w:r>
    </w:p>
    <w:p w:rsidR="00000000" w:rsidDel="00000000" w:rsidP="00000000" w:rsidRDefault="00000000" w:rsidRPr="00000000" w14:paraId="00000842">
      <w:pPr>
        <w:numPr>
          <w:ilvl w:val="0"/>
          <w:numId w:val="67"/>
        </w:numPr>
        <w:ind w:left="720" w:hanging="360"/>
        <w:rPr>
          <w:u w:val="none"/>
        </w:rPr>
      </w:pPr>
      <w:r w:rsidDel="00000000" w:rsidR="00000000" w:rsidRPr="00000000">
        <w:rPr>
          <w:rtl w:val="0"/>
        </w:rPr>
        <w:t xml:space="preserve">Age-appropriate learning zones supporting developmental stages.</w:t>
      </w:r>
    </w:p>
    <w:p w:rsidR="00000000" w:rsidDel="00000000" w:rsidP="00000000" w:rsidRDefault="00000000" w:rsidRPr="00000000" w14:paraId="00000843">
      <w:pPr>
        <w:numPr>
          <w:ilvl w:val="0"/>
          <w:numId w:val="67"/>
        </w:numPr>
        <w:ind w:left="720" w:hanging="360"/>
        <w:rPr>
          <w:u w:val="none"/>
        </w:rPr>
      </w:pPr>
      <w:r w:rsidDel="00000000" w:rsidR="00000000" w:rsidRPr="00000000">
        <w:rPr>
          <w:rtl w:val="0"/>
        </w:rPr>
        <w:t xml:space="preserve">Technology integration preparing children for modern education.</w:t>
      </w:r>
    </w:p>
    <w:p w:rsidR="00000000" w:rsidDel="00000000" w:rsidP="00000000" w:rsidRDefault="00000000" w:rsidRPr="00000000" w14:paraId="00000844">
      <w:pPr>
        <w:numPr>
          <w:ilvl w:val="0"/>
          <w:numId w:val="67"/>
        </w:numPr>
        <w:ind w:left="720" w:hanging="360"/>
        <w:rPr>
          <w:u w:val="none"/>
        </w:rPr>
      </w:pPr>
      <w:r w:rsidDel="00000000" w:rsidR="00000000" w:rsidRPr="00000000">
        <w:rPr>
          <w:rtl w:val="0"/>
        </w:rPr>
        <w:t xml:space="preserve">Quiet spaces for rest and reflection.</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b w:val="1"/>
          <w:bCs w:val="1"/>
        </w:rPr>
      </w:pPr>
      <w:r w:rsidDel="00000000" w:rsidR="00000000" w:rsidRPr="00000000">
        <w:rPr>
          <w:b w:val="1"/>
          <w:bCs w:val="1"/>
          <w:rtl w:val="0"/>
        </w:rPr>
        <w:t xml:space="preserve">Outdoor Innovation</w:t>
      </w:r>
    </w:p>
    <w:p w:rsidR="00000000" w:rsidDel="00000000" w:rsidP="00000000" w:rsidRDefault="00000000" w:rsidRPr="00000000" w14:paraId="00000847">
      <w:pPr>
        <w:numPr>
          <w:ilvl w:val="0"/>
          <w:numId w:val="100"/>
        </w:numPr>
        <w:ind w:left="720" w:hanging="360"/>
        <w:rPr>
          <w:u w:val="none"/>
        </w:rPr>
      </w:pPr>
      <w:r w:rsidDel="00000000" w:rsidR="00000000" w:rsidRPr="00000000">
        <w:rPr>
          <w:rtl w:val="0"/>
        </w:rPr>
        <w:t xml:space="preserve">Wide-ranging high-quality shade structures essential for Perth's high UV summers.</w:t>
      </w:r>
    </w:p>
    <w:p w:rsidR="00000000" w:rsidDel="00000000" w:rsidP="00000000" w:rsidRDefault="00000000" w:rsidRPr="00000000" w14:paraId="00000848">
      <w:pPr>
        <w:numPr>
          <w:ilvl w:val="0"/>
          <w:numId w:val="100"/>
        </w:numPr>
        <w:ind w:left="720" w:hanging="360"/>
        <w:rPr>
          <w:u w:val="none"/>
        </w:rPr>
      </w:pPr>
      <w:r w:rsidDel="00000000" w:rsidR="00000000" w:rsidRPr="00000000">
        <w:rPr>
          <w:rtl w:val="0"/>
        </w:rPr>
        <w:t xml:space="preserve">Natural play elements reflecting Rossmoyne's leafy character.</w:t>
      </w:r>
    </w:p>
    <w:p w:rsidR="00000000" w:rsidDel="00000000" w:rsidP="00000000" w:rsidRDefault="00000000" w:rsidRPr="00000000" w14:paraId="00000849">
      <w:pPr>
        <w:numPr>
          <w:ilvl w:val="0"/>
          <w:numId w:val="100"/>
        </w:numPr>
        <w:ind w:left="720" w:hanging="360"/>
        <w:rPr>
          <w:u w:val="none"/>
        </w:rPr>
      </w:pPr>
      <w:r w:rsidDel="00000000" w:rsidR="00000000" w:rsidRPr="00000000">
        <w:rPr>
          <w:rtl w:val="0"/>
        </w:rPr>
        <w:t xml:space="preserve">Secure outdoor areas visible from all indoor spaces.</w:t>
      </w:r>
    </w:p>
    <w:p w:rsidR="00000000" w:rsidDel="00000000" w:rsidP="00000000" w:rsidRDefault="00000000" w:rsidRPr="00000000" w14:paraId="0000084A">
      <w:pPr>
        <w:numPr>
          <w:ilvl w:val="0"/>
          <w:numId w:val="100"/>
        </w:numPr>
        <w:ind w:left="720" w:hanging="360"/>
        <w:rPr>
          <w:u w:val="none"/>
        </w:rPr>
      </w:pPr>
      <w:r w:rsidDel="00000000" w:rsidR="00000000" w:rsidRPr="00000000">
        <w:rPr>
          <w:rtl w:val="0"/>
        </w:rPr>
        <w:t xml:space="preserve">Weather-appropriate play opportunities year-round.</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b w:val="1"/>
          <w:bCs w:val="1"/>
        </w:rPr>
      </w:pPr>
      <w:r w:rsidDel="00000000" w:rsidR="00000000" w:rsidRPr="00000000">
        <w:rPr>
          <w:b w:val="1"/>
          <w:bCs w:val="1"/>
          <w:rtl w:val="0"/>
        </w:rPr>
        <w:t xml:space="preserve">Community Integration</w:t>
      </w:r>
    </w:p>
    <w:p w:rsidR="00000000" w:rsidDel="00000000" w:rsidP="00000000" w:rsidRDefault="00000000" w:rsidRPr="00000000" w14:paraId="0000084D">
      <w:pPr>
        <w:numPr>
          <w:ilvl w:val="0"/>
          <w:numId w:val="81"/>
        </w:numPr>
        <w:ind w:left="720" w:hanging="360"/>
        <w:rPr>
          <w:u w:val="none"/>
        </w:rPr>
      </w:pPr>
      <w:r w:rsidDel="00000000" w:rsidR="00000000" w:rsidRPr="00000000">
        <w:rPr>
          <w:rtl w:val="0"/>
        </w:rPr>
        <w:t xml:space="preserve">Traffic management systems respecting the quiet residential nature of Rossmoyne.</w:t>
      </w:r>
    </w:p>
    <w:p w:rsidR="00000000" w:rsidDel="00000000" w:rsidP="00000000" w:rsidRDefault="00000000" w:rsidRPr="00000000" w14:paraId="0000084E">
      <w:pPr>
        <w:numPr>
          <w:ilvl w:val="0"/>
          <w:numId w:val="81"/>
        </w:numPr>
        <w:ind w:left="720" w:hanging="360"/>
        <w:rPr>
          <w:u w:val="none"/>
        </w:rPr>
      </w:pPr>
      <w:r w:rsidDel="00000000" w:rsidR="00000000" w:rsidRPr="00000000">
        <w:rPr>
          <w:rtl w:val="0"/>
        </w:rPr>
        <w:t xml:space="preserve">Acoustic design guaranteeing we're good neighbours in this peaceful suburb.</w:t>
      </w:r>
    </w:p>
    <w:p w:rsidR="00000000" w:rsidDel="00000000" w:rsidP="00000000" w:rsidRDefault="00000000" w:rsidRPr="00000000" w14:paraId="0000084F">
      <w:pPr>
        <w:numPr>
          <w:ilvl w:val="0"/>
          <w:numId w:val="81"/>
        </w:numPr>
        <w:ind w:left="720" w:hanging="360"/>
        <w:rPr>
          <w:u w:val="none"/>
        </w:rPr>
      </w:pPr>
      <w:r w:rsidDel="00000000" w:rsidR="00000000" w:rsidRPr="00000000">
        <w:rPr>
          <w:rtl w:val="0"/>
        </w:rPr>
        <w:t xml:space="preserve">Architecture complementing both renovated mid-century homes and modern builds.</w:t>
      </w:r>
    </w:p>
    <w:p w:rsidR="00000000" w:rsidDel="00000000" w:rsidP="00000000" w:rsidRDefault="00000000" w:rsidRPr="00000000" w14:paraId="00000850">
      <w:pPr>
        <w:numPr>
          <w:ilvl w:val="0"/>
          <w:numId w:val="81"/>
        </w:numPr>
        <w:ind w:left="720" w:hanging="360"/>
        <w:rPr>
          <w:u w:val="none"/>
        </w:rPr>
      </w:pPr>
      <w:r w:rsidDel="00000000" w:rsidR="00000000" w:rsidRPr="00000000">
        <w:rPr>
          <w:rtl w:val="0"/>
        </w:rPr>
        <w:t xml:space="preserve">Convenient access for families throughout the Rossmoyne area.</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b w:val="1"/>
          <w:bCs w:val="1"/>
        </w:rPr>
      </w:pPr>
      <w:r w:rsidDel="00000000" w:rsidR="00000000" w:rsidRPr="00000000">
        <w:rPr>
          <w:b w:val="1"/>
          <w:bCs w:val="1"/>
          <w:rtl w:val="0"/>
        </w:rPr>
        <w:t xml:space="preserve">H2: Your Local Early Learning Experts in Rossmoyne</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spacing w:after="240" w:before="240" w:lineRule="auto"/>
        <w:rPr/>
      </w:pPr>
      <w:r w:rsidDel="00000000" w:rsidR="00000000" w:rsidRPr="00000000">
        <w:rPr>
          <w:rtl w:val="0"/>
        </w:rPr>
        <w:t xml:space="preserve">We know Rossmoyne, and we know the families who call it home. That local understanding shapes everything about how we work, from the relationships our educators build with each child to the programs we design with local school readiness in mind.</w:t>
      </w:r>
    </w:p>
    <w:p w:rsidR="00000000" w:rsidDel="00000000" w:rsidP="00000000" w:rsidRDefault="00000000" w:rsidRPr="00000000" w14:paraId="00000855">
      <w:pPr>
        <w:spacing w:after="240" w:before="240" w:lineRule="auto"/>
        <w:rPr/>
      </w:pPr>
      <w:r w:rsidDel="00000000" w:rsidR="00000000" w:rsidRPr="00000000">
        <w:rPr>
          <w:rtl w:val="0"/>
        </w:rPr>
        <w:t xml:space="preserve">Our team brings genuine expertise in early childhood development, with a deep understanding of what children need to thrive at Rossmoyne Primary and beyond. Every activity, whether it's outdoor nature play or structured indoor learning, is purposefully connected to real developmental outcomes.</w:t>
      </w:r>
    </w:p>
    <w:p w:rsidR="00000000" w:rsidDel="00000000" w:rsidP="00000000" w:rsidRDefault="00000000" w:rsidRPr="00000000" w14:paraId="00000856">
      <w:pPr>
        <w:spacing w:after="240" w:before="240" w:lineRule="auto"/>
        <w:rPr/>
      </w:pPr>
      <w:r w:rsidDel="00000000" w:rsidR="00000000" w:rsidRPr="00000000">
        <w:rPr>
          <w:rtl w:val="0"/>
        </w:rPr>
        <w:t xml:space="preserve">That's the difference local expertise makes. Not just care, but intentional early education from people who are invested in this community.</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[Enquire About Available Places]</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del w:author="Cassandra Gorman" w:id="108" w:date="2026-05-13T03:43:37Z"/>
          <w:b w:val="1"/>
          <w:bCs w:val="1"/>
        </w:rPr>
      </w:pPr>
      <w:r w:rsidDel="00000000" w:rsidR="00000000" w:rsidRPr="00000000">
        <w:rPr>
          <w:b w:val="1"/>
          <w:bCs w:val="1"/>
          <w:rtl w:val="0"/>
        </w:rPr>
        <w:t xml:space="preserve">H2: Why Choose Our </w:t>
      </w:r>
      <w:ins w:author="Cassandra Gorman" w:id="107" w:date="2026-05-13T03:43:31Z">
        <w:r w:rsidDel="00000000" w:rsidR="00000000" w:rsidRPr="00000000">
          <w:rPr>
            <w:b w:val="1"/>
            <w:bCs w:val="1"/>
            <w:rtl w:val="0"/>
          </w:rPr>
          <w:t xml:space="preserve">Early Learning Centre near </w:t>
        </w:r>
      </w:ins>
      <w:r w:rsidDel="00000000" w:rsidR="00000000" w:rsidRPr="00000000">
        <w:rPr>
          <w:b w:val="1"/>
          <w:bCs w:val="1"/>
          <w:rtl w:val="0"/>
        </w:rPr>
        <w:t xml:space="preserve">Rossmoyne</w:t>
      </w:r>
      <w:del w:author="Cassandra Gorman" w:id="108" w:date="2026-05-13T03:43:37Z">
        <w:r w:rsidDel="00000000" w:rsidR="00000000" w:rsidRPr="00000000">
          <w:rPr>
            <w:b w:val="1"/>
            <w:bCs w:val="1"/>
            <w:rtl w:val="0"/>
          </w:rPr>
          <w:delText xml:space="preserve"> Centre</w:delText>
        </w:r>
      </w:del>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b w:val="1"/>
          <w:bCs w:val="1"/>
        </w:rPr>
      </w:pPr>
      <w:r w:rsidDel="00000000" w:rsidR="00000000" w:rsidRPr="00000000">
        <w:rPr>
          <w:b w:val="1"/>
          <w:bCs w:val="1"/>
          <w:rtl w:val="0"/>
        </w:rPr>
        <w:t xml:space="preserve">Educational Excellence</w:t>
      </w:r>
    </w:p>
    <w:p w:rsidR="00000000" w:rsidDel="00000000" w:rsidP="00000000" w:rsidRDefault="00000000" w:rsidRPr="00000000" w14:paraId="0000085E">
      <w:pPr>
        <w:numPr>
          <w:ilvl w:val="0"/>
          <w:numId w:val="19"/>
        </w:numPr>
        <w:ind w:left="720" w:hanging="360"/>
        <w:rPr>
          <w:u w:val="none"/>
        </w:rPr>
      </w:pPr>
      <w:r w:rsidDel="00000000" w:rsidR="00000000" w:rsidRPr="00000000">
        <w:rPr>
          <w:rtl w:val="0"/>
        </w:rPr>
        <w:t xml:space="preserve">Curriculum specifically designed for local school preparation.</w:t>
      </w:r>
    </w:p>
    <w:p w:rsidR="00000000" w:rsidDel="00000000" w:rsidP="00000000" w:rsidRDefault="00000000" w:rsidRPr="00000000" w14:paraId="0000085F">
      <w:pPr>
        <w:numPr>
          <w:ilvl w:val="0"/>
          <w:numId w:val="19"/>
        </w:numPr>
        <w:ind w:left="720" w:hanging="360"/>
        <w:rPr>
          <w:u w:val="none"/>
        </w:rPr>
      </w:pPr>
      <w:r w:rsidDel="00000000" w:rsidR="00000000" w:rsidRPr="00000000">
        <w:rPr>
          <w:rtl w:val="0"/>
        </w:rPr>
        <w:t xml:space="preserve">Qualified educators with early childhood specialisations.</w:t>
      </w:r>
    </w:p>
    <w:p w:rsidR="00000000" w:rsidDel="00000000" w:rsidP="00000000" w:rsidRDefault="00000000" w:rsidRPr="00000000" w14:paraId="00000860">
      <w:pPr>
        <w:numPr>
          <w:ilvl w:val="0"/>
          <w:numId w:val="19"/>
        </w:numPr>
        <w:ind w:left="720" w:hanging="360"/>
        <w:rPr>
          <w:u w:val="none"/>
        </w:rPr>
      </w:pPr>
      <w:r w:rsidDel="00000000" w:rsidR="00000000" w:rsidRPr="00000000">
        <w:rPr>
          <w:rtl w:val="0"/>
        </w:rPr>
        <w:t xml:space="preserve">Regular professional development certifying that we use best-practice approaches.</w:t>
      </w:r>
    </w:p>
    <w:p w:rsidR="00000000" w:rsidDel="00000000" w:rsidP="00000000" w:rsidRDefault="00000000" w:rsidRPr="00000000" w14:paraId="00000861">
      <w:pPr>
        <w:numPr>
          <w:ilvl w:val="0"/>
          <w:numId w:val="19"/>
        </w:numPr>
        <w:ind w:left="720" w:hanging="360"/>
        <w:rPr>
          <w:u w:val="none"/>
        </w:rPr>
      </w:pPr>
      <w:r w:rsidDel="00000000" w:rsidR="00000000" w:rsidRPr="00000000">
        <w:rPr>
          <w:rtl w:val="0"/>
        </w:rPr>
        <w:t xml:space="preserve">Documented learning outcomes providing clear progress tracking.</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b w:val="1"/>
          <w:bCs w:val="1"/>
        </w:rPr>
      </w:pPr>
      <w:r w:rsidDel="00000000" w:rsidR="00000000" w:rsidRPr="00000000">
        <w:rPr>
          <w:b w:val="1"/>
          <w:bCs w:val="1"/>
          <w:rtl w:val="0"/>
        </w:rPr>
        <w:t xml:space="preserve">Family Partnership</w:t>
      </w:r>
    </w:p>
    <w:p w:rsidR="00000000" w:rsidDel="00000000" w:rsidP="00000000" w:rsidRDefault="00000000" w:rsidRPr="00000000" w14:paraId="00000864">
      <w:pPr>
        <w:numPr>
          <w:ilvl w:val="0"/>
          <w:numId w:val="18"/>
        </w:numPr>
        <w:ind w:left="720" w:hanging="360"/>
        <w:rPr>
          <w:u w:val="none"/>
        </w:rPr>
      </w:pPr>
      <w:r w:rsidDel="00000000" w:rsidR="00000000" w:rsidRPr="00000000">
        <w:rPr>
          <w:rtl w:val="0"/>
        </w:rPr>
        <w:t xml:space="preserve">Open communication channels keeping you connected throughout the day.</w:t>
      </w:r>
    </w:p>
    <w:p w:rsidR="00000000" w:rsidDel="00000000" w:rsidP="00000000" w:rsidRDefault="00000000" w:rsidRPr="00000000" w14:paraId="00000865">
      <w:pPr>
        <w:numPr>
          <w:ilvl w:val="0"/>
          <w:numId w:val="18"/>
        </w:numPr>
        <w:ind w:left="720" w:hanging="360"/>
        <w:rPr>
          <w:u w:val="none"/>
        </w:rPr>
      </w:pPr>
      <w:r w:rsidDel="00000000" w:rsidR="00000000" w:rsidRPr="00000000">
        <w:rPr>
          <w:rtl w:val="0"/>
        </w:rPr>
        <w:t xml:space="preserve">Regular parent information sessions on child development.</w:t>
      </w:r>
    </w:p>
    <w:p w:rsidR="00000000" w:rsidDel="00000000" w:rsidP="00000000" w:rsidRDefault="00000000" w:rsidRPr="00000000" w14:paraId="00000866">
      <w:pPr>
        <w:numPr>
          <w:ilvl w:val="0"/>
          <w:numId w:val="18"/>
        </w:numPr>
        <w:ind w:left="720" w:hanging="360"/>
        <w:rPr>
          <w:u w:val="none"/>
        </w:rPr>
      </w:pPr>
      <w:r w:rsidDel="00000000" w:rsidR="00000000" w:rsidRPr="00000000">
        <w:rPr>
          <w:rtl w:val="0"/>
        </w:rPr>
        <w:t xml:space="preserve">Collaborative approach to addressing individual needs.</w:t>
      </w:r>
    </w:p>
    <w:p w:rsidR="00000000" w:rsidDel="00000000" w:rsidP="00000000" w:rsidRDefault="00000000" w:rsidRPr="00000000" w14:paraId="00000867">
      <w:pPr>
        <w:numPr>
          <w:ilvl w:val="0"/>
          <w:numId w:val="18"/>
        </w:numPr>
        <w:ind w:left="720" w:hanging="360"/>
        <w:rPr>
          <w:u w:val="none"/>
        </w:rPr>
      </w:pPr>
      <w:r w:rsidDel="00000000" w:rsidR="00000000" w:rsidRPr="00000000">
        <w:rPr>
          <w:rtl w:val="0"/>
        </w:rPr>
        <w:t xml:space="preserve">Flexible scheduling supporting work-life balance.</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b w:val="1"/>
          <w:bCs w:val="1"/>
        </w:rPr>
      </w:pPr>
      <w:r w:rsidDel="00000000" w:rsidR="00000000" w:rsidRPr="00000000">
        <w:rPr>
          <w:b w:val="1"/>
          <w:bCs w:val="1"/>
          <w:rtl w:val="0"/>
        </w:rPr>
        <w:t xml:space="preserve">Premium Facilities</w:t>
      </w:r>
    </w:p>
    <w:p w:rsidR="00000000" w:rsidDel="00000000" w:rsidP="00000000" w:rsidRDefault="00000000" w:rsidRPr="00000000" w14:paraId="0000086A">
      <w:pPr>
        <w:numPr>
          <w:ilvl w:val="0"/>
          <w:numId w:val="10"/>
        </w:numPr>
        <w:ind w:left="720" w:hanging="360"/>
        <w:rPr>
          <w:u w:val="none"/>
        </w:rPr>
      </w:pPr>
      <w:r w:rsidDel="00000000" w:rsidR="00000000" w:rsidRPr="00000000">
        <w:rPr>
          <w:rtl w:val="0"/>
        </w:rPr>
        <w:t xml:space="preserve">Purpose-built centre exceeding all regulatory requirements.</w:t>
      </w:r>
    </w:p>
    <w:p w:rsidR="00000000" w:rsidDel="00000000" w:rsidP="00000000" w:rsidRDefault="00000000" w:rsidRPr="00000000" w14:paraId="0000086B">
      <w:pPr>
        <w:numPr>
          <w:ilvl w:val="0"/>
          <w:numId w:val="10"/>
        </w:numPr>
        <w:ind w:left="720" w:hanging="360"/>
        <w:rPr>
          <w:u w:val="none"/>
        </w:rPr>
      </w:pPr>
      <w:r w:rsidDel="00000000" w:rsidR="00000000" w:rsidRPr="00000000">
        <w:rPr>
          <w:rtl w:val="0"/>
        </w:rPr>
        <w:t xml:space="preserve">Modern security systems making sure that children stay safe.</w:t>
      </w:r>
    </w:p>
    <w:p w:rsidR="00000000" w:rsidDel="00000000" w:rsidP="00000000" w:rsidRDefault="00000000" w:rsidRPr="00000000" w14:paraId="0000086C">
      <w:pPr>
        <w:numPr>
          <w:ilvl w:val="0"/>
          <w:numId w:val="10"/>
        </w:numPr>
        <w:ind w:left="720" w:hanging="360"/>
        <w:rPr>
          <w:u w:val="none"/>
        </w:rPr>
      </w:pPr>
      <w:r w:rsidDel="00000000" w:rsidR="00000000" w:rsidRPr="00000000">
        <w:rPr>
          <w:rtl w:val="0"/>
        </w:rPr>
        <w:t xml:space="preserve">Nutritious meals prepared on-site by qualified staff.</w:t>
      </w:r>
    </w:p>
    <w:p w:rsidR="00000000" w:rsidDel="00000000" w:rsidP="00000000" w:rsidRDefault="00000000" w:rsidRPr="00000000" w14:paraId="0000086D">
      <w:pPr>
        <w:numPr>
          <w:ilvl w:val="0"/>
          <w:numId w:val="10"/>
        </w:numPr>
        <w:ind w:left="720" w:hanging="360"/>
        <w:rPr>
          <w:u w:val="none"/>
        </w:rPr>
      </w:pPr>
      <w:r w:rsidDel="00000000" w:rsidR="00000000" w:rsidRPr="00000000">
        <w:rPr>
          <w:rtl w:val="0"/>
        </w:rPr>
        <w:t xml:space="preserve">Wide-ranging sun-safety policies protecting children year-round.</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b w:val="1"/>
          <w:bCs w:val="1"/>
        </w:rPr>
      </w:pPr>
      <w:r w:rsidDel="00000000" w:rsidR="00000000" w:rsidRPr="00000000">
        <w:rPr>
          <w:b w:val="1"/>
          <w:bCs w:val="1"/>
          <w:rtl w:val="0"/>
        </w:rPr>
        <w:t xml:space="preserve">Community Connection</w:t>
      </w:r>
    </w:p>
    <w:p w:rsidR="00000000" w:rsidDel="00000000" w:rsidP="00000000" w:rsidRDefault="00000000" w:rsidRPr="00000000" w14:paraId="00000870">
      <w:pPr>
        <w:numPr>
          <w:ilvl w:val="0"/>
          <w:numId w:val="34"/>
        </w:numPr>
        <w:ind w:left="720" w:hanging="360"/>
        <w:rPr>
          <w:u w:val="none"/>
        </w:rPr>
      </w:pPr>
      <w:r w:rsidDel="00000000" w:rsidR="00000000" w:rsidRPr="00000000">
        <w:rPr>
          <w:rtl w:val="0"/>
        </w:rPr>
        <w:t xml:space="preserve">Strong relationships with Rossmoyne Primary School.</w:t>
      </w:r>
    </w:p>
    <w:p w:rsidR="00000000" w:rsidDel="00000000" w:rsidP="00000000" w:rsidRDefault="00000000" w:rsidRPr="00000000" w14:paraId="00000871">
      <w:pPr>
        <w:numPr>
          <w:ilvl w:val="0"/>
          <w:numId w:val="34"/>
        </w:numPr>
        <w:ind w:left="720" w:hanging="360"/>
        <w:rPr>
          <w:u w:val="none"/>
        </w:rPr>
      </w:pPr>
      <w:r w:rsidDel="00000000" w:rsidR="00000000" w:rsidRPr="00000000">
        <w:rPr>
          <w:rtl w:val="0"/>
        </w:rPr>
        <w:t xml:space="preserve">Understanding of local family values and expectations.</w:t>
      </w:r>
    </w:p>
    <w:p w:rsidR="00000000" w:rsidDel="00000000" w:rsidP="00000000" w:rsidRDefault="00000000" w:rsidRPr="00000000" w14:paraId="00000872">
      <w:pPr>
        <w:numPr>
          <w:ilvl w:val="0"/>
          <w:numId w:val="34"/>
        </w:numPr>
        <w:ind w:left="720" w:hanging="360"/>
        <w:rPr>
          <w:u w:val="none"/>
        </w:rPr>
      </w:pPr>
      <w:r w:rsidDel="00000000" w:rsidR="00000000" w:rsidRPr="00000000">
        <w:rPr>
          <w:rtl w:val="0"/>
        </w:rPr>
        <w:t xml:space="preserve">Respect for the quiet, residential character of our neighbourhood.</w:t>
      </w:r>
    </w:p>
    <w:p w:rsidR="00000000" w:rsidDel="00000000" w:rsidP="00000000" w:rsidRDefault="00000000" w:rsidRPr="00000000" w14:paraId="00000873">
      <w:pPr>
        <w:numPr>
          <w:ilvl w:val="0"/>
          <w:numId w:val="34"/>
        </w:numPr>
        <w:ind w:left="720" w:hanging="360"/>
        <w:rPr>
          <w:u w:val="none"/>
        </w:rPr>
      </w:pPr>
      <w:r w:rsidDel="00000000" w:rsidR="00000000" w:rsidRPr="00000000">
        <w:rPr>
          <w:rtl w:val="0"/>
        </w:rPr>
        <w:t xml:space="preserve">Commitment to being positive community contributors.</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b w:val="1"/>
          <w:bCs w:val="1"/>
        </w:rPr>
      </w:pPr>
      <w:r w:rsidDel="00000000" w:rsidR="00000000" w:rsidRPr="00000000">
        <w:rPr>
          <w:b w:val="1"/>
          <w:bCs w:val="1"/>
          <w:rtl w:val="0"/>
        </w:rPr>
        <w:t xml:space="preserve">Q: What makes your childcare different from other centres near Rossmoyne?</w:t>
      </w:r>
    </w:p>
    <w:p w:rsidR="00000000" w:rsidDel="00000000" w:rsidP="00000000" w:rsidRDefault="00000000" w:rsidRPr="00000000" w14:paraId="00000878">
      <w:pPr>
        <w:rPr>
          <w:b w:val="1"/>
          <w:bCs w:val="1"/>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Our centre goes beyond standard daycare, offering purposeful play-based learning specifically designed to prepare children for Rossmoyne's high-achieving school system. We understand local educational expectations and have developed our curriculum accordingly, making sure that children gain the academic foundation and social confidence needed for success at Rossmoyne Primary School.</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b w:val="1"/>
          <w:bCs w:val="1"/>
        </w:rPr>
      </w:pPr>
      <w:r w:rsidDel="00000000" w:rsidR="00000000" w:rsidRPr="00000000">
        <w:rPr>
          <w:b w:val="1"/>
          <w:bCs w:val="1"/>
          <w:rtl w:val="0"/>
        </w:rPr>
        <w:t xml:space="preserve">Q: How do you prepare children for the transition to Rossmoyne Primary School?</w:t>
      </w:r>
    </w:p>
    <w:p w:rsidR="00000000" w:rsidDel="00000000" w:rsidP="00000000" w:rsidRDefault="00000000" w:rsidRPr="00000000" w14:paraId="0000087C">
      <w:pPr>
        <w:rPr>
          <w:b w:val="1"/>
          <w:bCs w:val="1"/>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Our specialised Transition to School program focuses on the specific skills children need for classroom success. We developed it in consultation with local educators to include early literacy and numeracy concepts, social skills development, and building the independence required for formal schooling. We provide detailed progress reports that help achieve a stress-free handover to your child's future teachers.</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b w:val="1"/>
          <w:bCs w:val="1"/>
        </w:rPr>
      </w:pPr>
      <w:r w:rsidDel="00000000" w:rsidR="00000000" w:rsidRPr="00000000">
        <w:rPr>
          <w:b w:val="1"/>
          <w:bCs w:val="1"/>
          <w:rtl w:val="0"/>
        </w:rPr>
        <w:t xml:space="preserve">Q: What are your operating hours for working parents?</w:t>
      </w:r>
    </w:p>
    <w:p w:rsidR="00000000" w:rsidDel="00000000" w:rsidP="00000000" w:rsidRDefault="00000000" w:rsidRPr="00000000" w14:paraId="00000880">
      <w:pPr>
        <w:rPr>
          <w:b w:val="1"/>
          <w:bCs w:val="1"/>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We understand the demands facing career-focused Rossmoyne families. Our flexible scheduling accommodates early starts and later pickups, with additional programs available during school holidays. Our real-time communication system keeps you connected throughout the day, providing peace of mind while you focus on professional commitments.</w:t>
      </w:r>
      <w:ins w:author="Cassandra Gorman" w:id="109" w:date="2026-05-13T03:43:53Z">
        <w:r w:rsidDel="00000000" w:rsidR="00000000" w:rsidRPr="00000000">
          <w:rPr>
            <w:rtl w:val="0"/>
          </w:rPr>
          <w:t xml:space="preserve"> We open from 7:00am until 6:00pm Monday to Friday, 52 weeks a year. We are closed for public holidays.</w:t>
        </w:r>
      </w:ins>
      <w:r w:rsidDel="00000000" w:rsidR="00000000" w:rsidRPr="00000000">
        <w:rPr>
          <w:rtl w:val="0"/>
        </w:rPr>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b w:val="1"/>
          <w:bCs w:val="1"/>
        </w:rPr>
      </w:pPr>
      <w:r w:rsidDel="00000000" w:rsidR="00000000" w:rsidRPr="00000000">
        <w:rPr>
          <w:b w:val="1"/>
          <w:bCs w:val="1"/>
          <w:rtl w:val="0"/>
        </w:rPr>
        <w:t xml:space="preserve">Q: How do you achieve children's safety during outdoor play in Perth's climate?</w:t>
      </w:r>
    </w:p>
    <w:p w:rsidR="00000000" w:rsidDel="00000000" w:rsidP="00000000" w:rsidRDefault="00000000" w:rsidRPr="00000000" w14:paraId="00000884">
      <w:pPr>
        <w:rPr>
          <w:b w:val="1"/>
          <w:bCs w:val="1"/>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Safety remains paramount in our outdoor design. We've installed wide-ranging, high-quality shade structures throughout our play areas, making sure that children can benefit from outdoor activities even during Perth's intense summer months. Our end-to-end sun-safety policy includes regular sunscreen application, protective clothing requirements, and scheduled indoor activities during extreme UV periods.</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b w:val="1"/>
          <w:bCs w:val="1"/>
        </w:rPr>
      </w:pPr>
      <w:r w:rsidDel="00000000" w:rsidR="00000000" w:rsidRPr="00000000">
        <w:rPr>
          <w:b w:val="1"/>
          <w:bCs w:val="1"/>
          <w:rtl w:val="0"/>
        </w:rPr>
        <w:t xml:space="preserve">Q: What is your policy on sick children?</w:t>
      </w:r>
    </w:p>
    <w:p w:rsidR="00000000" w:rsidDel="00000000" w:rsidP="00000000" w:rsidRDefault="00000000" w:rsidRPr="00000000" w14:paraId="00000888">
      <w:pPr>
        <w:rPr>
          <w:b w:val="1"/>
          <w:bCs w:val="1"/>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To protect our community, children with infectious illnesses or fevers must stay home. We follow WA Health Department guidelines regarding exclusion periods for specific illnesses.</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b w:val="1"/>
          <w:bCs w:val="1"/>
        </w:rPr>
      </w:pPr>
      <w:r w:rsidDel="00000000" w:rsidR="00000000" w:rsidRPr="00000000">
        <w:rPr>
          <w:b w:val="1"/>
          <w:bCs w:val="1"/>
          <w:rtl w:val="0"/>
        </w:rPr>
        <w:t xml:space="preserve">Q: How do you support the Canning River environment?</w:t>
      </w:r>
    </w:p>
    <w:p w:rsidR="00000000" w:rsidDel="00000000" w:rsidP="00000000" w:rsidRDefault="00000000" w:rsidRPr="00000000" w14:paraId="0000088C">
      <w:pPr>
        <w:rPr>
          <w:b w:val="1"/>
          <w:bCs w:val="1"/>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We teach children about local conservation and water safety, often incorporating the river's flora and fauna into our art and science projects.</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b w:val="1"/>
          <w:bCs w:val="1"/>
        </w:rPr>
      </w:pPr>
      <w:r w:rsidDel="00000000" w:rsidR="00000000" w:rsidRPr="00000000">
        <w:rPr>
          <w:b w:val="1"/>
          <w:bCs w:val="1"/>
          <w:rtl w:val="0"/>
        </w:rPr>
        <w:t xml:space="preserve">Q: Is there an enrolment fee?</w:t>
      </w:r>
    </w:p>
    <w:p w:rsidR="00000000" w:rsidDel="00000000" w:rsidP="00000000" w:rsidRDefault="00000000" w:rsidRPr="00000000" w14:paraId="00000890">
      <w:pPr>
        <w:rPr>
          <w:b w:val="1"/>
          <w:bCs w:val="1"/>
        </w:rPr>
      </w:pPr>
      <w:r w:rsidDel="00000000" w:rsidR="00000000" w:rsidRPr="00000000">
        <w:rPr>
          <w:rtl w:val="0"/>
        </w:rPr>
      </w:r>
    </w:p>
    <w:p w:rsidR="00000000" w:rsidDel="00000000" w:rsidP="00000000" w:rsidRDefault="00000000" w:rsidRPr="00000000" w14:paraId="00000891">
      <w:pPr>
        <w:rPr/>
      </w:pPr>
      <w:ins w:author="Cassandra Gorman" w:id="110" w:date="2026-05-13T03:44:39Z">
        <w:r w:rsidDel="00000000" w:rsidR="00000000" w:rsidRPr="00000000">
          <w:rPr>
            <w:rtl w:val="0"/>
            <w:rPrChange w:author="Cassandra Gorman" w:id="111" w:date="2026-05-13T03:44:39Z">
              <w:rPr>
                <w:b w:val="1"/>
                <w:bCs w:val="1"/>
              </w:rPr>
            </w:rPrChange>
          </w:rPr>
          <w:t xml:space="preserve">We do not charge an enrolment fee! Accounts are paid via direct debit with flexibility of weekly or fortnightly payments on a day of the week of your choosing. Fees must be paid 1 week in advance of the current week. </w:t>
        </w:r>
      </w:ins>
      <w:del w:author="Cassandra Gorman" w:id="110" w:date="2026-05-13T03:44:39Z">
        <w:r w:rsidDel="00000000" w:rsidR="00000000" w:rsidRPr="00000000">
          <w:rPr>
            <w:rtl w:val="0"/>
            <w:rPrChange w:author="Cassandra Gorman" w:id="111" w:date="2026-05-13T03:44:39Z">
              <w:rPr/>
            </w:rPrChange>
          </w:rPr>
          <w:delText xml:space="preserve">Yes, there is a one-time non-refundable administration fee to secure your child’s place and cover the processing of your enrolment.</w:delText>
        </w:r>
      </w:del>
      <w:r w:rsidDel="00000000" w:rsidR="00000000" w:rsidRPr="00000000">
        <w:rPr>
          <w:rtl w:val="0"/>
        </w:rPr>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b w:val="1"/>
          <w:bCs w:val="1"/>
        </w:rPr>
      </w:pPr>
      <w:r w:rsidDel="00000000" w:rsidR="00000000" w:rsidRPr="00000000">
        <w:rPr>
          <w:b w:val="1"/>
          <w:bCs w:val="1"/>
          <w:rtl w:val="0"/>
        </w:rPr>
        <w:t xml:space="preserve">Q: Do you have availability for infants and toddlers?</w:t>
      </w:r>
    </w:p>
    <w:p w:rsidR="00000000" w:rsidDel="00000000" w:rsidP="00000000" w:rsidRDefault="00000000" w:rsidRPr="00000000" w14:paraId="00000894">
      <w:pPr>
        <w:rPr>
          <w:b w:val="1"/>
          <w:bCs w:val="1"/>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We maintain separate programs for different age groups, providing age-appropriate learning experiences from infancy through to school readiness. Our infant program focuses on sensory development and secure attachment, while our toddler curriculum introduces structured learning through play. Contact us directly to discuss current availability in your child's age group.</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Give your child the confident start to their Rossmoyne educational journey they deserve. With limited places available and school enrolments approaching, now is the perfect time to secure your child's position in our sought-after early learning programs.</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[Book Your Tour Today – Limited Places Available]</w:t>
      </w:r>
      <w:r w:rsidDel="00000000" w:rsidR="00000000" w:rsidRPr="00000000">
        <w:br w:type="page"/>
      </w:r>
      <w:r w:rsidDel="00000000" w:rsidR="00000000" w:rsidRPr="00000000">
        <w:rPr>
          <w:rtl w:val="0"/>
        </w:rPr>
      </w:r>
    </w:p>
    <w:p w:rsidR="00000000" w:rsidDel="00000000" w:rsidP="00000000" w:rsidRDefault="00000000" w:rsidRPr="00000000" w14:paraId="0000089A">
      <w:pPr>
        <w:pStyle w:val="Heading1"/>
        <w:rPr>
          <w:b w:val="1"/>
          <w:bCs w:val="1"/>
        </w:rPr>
      </w:pPr>
      <w:bookmarkStart w:colFirst="0" w:colLast="0" w:name="_gctl0056kiqq" w:id="18"/>
      <w:bookmarkEnd w:id="18"/>
      <w:r w:rsidDel="00000000" w:rsidR="00000000" w:rsidRPr="00000000">
        <w:rPr>
          <w:b w:val="1"/>
          <w:bCs w:val="1"/>
          <w:rtl w:val="0"/>
        </w:rPr>
        <w:t xml:space="preserve">Page 19 </w:t>
      </w:r>
    </w:p>
    <w:p w:rsidR="00000000" w:rsidDel="00000000" w:rsidP="00000000" w:rsidRDefault="00000000" w:rsidRPr="00000000" w14:paraId="0000089B">
      <w:pPr>
        <w:rPr>
          <w:b w:val="1"/>
          <w:bCs w:val="1"/>
        </w:rPr>
      </w:pPr>
      <w:r w:rsidDel="00000000" w:rsidR="00000000" w:rsidRPr="00000000">
        <w:rPr>
          <w:b w:val="1"/>
          <w:bCs w:val="1"/>
          <w:rtl w:val="0"/>
        </w:rPr>
        <w:t xml:space="preserve">URL: https://flourishelc.com.au/daycare-childcare-shelley-wa/</w:t>
      </w:r>
    </w:p>
    <w:p w:rsidR="00000000" w:rsidDel="00000000" w:rsidP="00000000" w:rsidRDefault="00000000" w:rsidRPr="00000000" w14:paraId="0000089C">
      <w:pPr>
        <w:rPr/>
      </w:pPr>
      <w:r w:rsidDel="00000000" w:rsidR="00000000" w:rsidRPr="00000000">
        <w:rPr>
          <w:rtl w:val="0"/>
        </w:rPr>
        <w:t xml:space="preserve">Page Type: Location Page</w:t>
      </w:r>
    </w:p>
    <w:p w:rsidR="00000000" w:rsidDel="00000000" w:rsidP="00000000" w:rsidRDefault="00000000" w:rsidRPr="00000000" w14:paraId="0000089D">
      <w:pPr>
        <w:rPr/>
      </w:pPr>
      <w:r w:rsidDel="00000000" w:rsidR="00000000" w:rsidRPr="00000000">
        <w:rPr>
          <w:rtl w:val="0"/>
        </w:rPr>
        <w:t xml:space="preserve">Content Type: New Content</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Keywords:</w:t>
      </w:r>
    </w:p>
    <w:p w:rsidR="00000000" w:rsidDel="00000000" w:rsidP="00000000" w:rsidRDefault="00000000" w:rsidRPr="00000000" w14:paraId="000008A0">
      <w:pPr>
        <w:rPr>
          <w:b w:val="1"/>
          <w:bCs w:val="1"/>
        </w:rPr>
      </w:pPr>
      <w:r w:rsidDel="00000000" w:rsidR="00000000" w:rsidRPr="00000000">
        <w:rPr>
          <w:b w:val="1"/>
          <w:bCs w:val="1"/>
          <w:rtl w:val="0"/>
        </w:rPr>
        <w:t xml:space="preserve">Primary keyword: childcare near shelley</w:t>
      </w:r>
    </w:p>
    <w:p w:rsidR="00000000" w:rsidDel="00000000" w:rsidP="00000000" w:rsidRDefault="00000000" w:rsidRPr="00000000" w14:paraId="000008A1">
      <w:pPr>
        <w:rPr/>
      </w:pPr>
      <w:r w:rsidDel="00000000" w:rsidR="00000000" w:rsidRPr="00000000">
        <w:rPr>
          <w:rtl w:val="0"/>
        </w:rPr>
        <w:t xml:space="preserve">Secondary keywords: daycare near shelley</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b w:val="1"/>
          <w:bCs w:val="1"/>
        </w:rPr>
      </w:pPr>
      <w:r w:rsidDel="00000000" w:rsidR="00000000" w:rsidRPr="00000000">
        <w:rPr>
          <w:b w:val="1"/>
          <w:bCs w:val="1"/>
          <w:rtl w:val="0"/>
        </w:rPr>
        <w:t xml:space="preserve">Content:</w:t>
      </w:r>
    </w:p>
    <w:p w:rsidR="00000000" w:rsidDel="00000000" w:rsidP="00000000" w:rsidRDefault="00000000" w:rsidRPr="00000000" w14:paraId="000008A4">
      <w:pPr>
        <w:rPr/>
      </w:pPr>
      <w:r w:rsidDel="00000000" w:rsidR="00000000" w:rsidRPr="00000000">
        <w:rPr>
          <w:rtl w:val="0"/>
        </w:rPr>
        <w:t xml:space="preserve">Meta Title: Childcare Near Shelley - Flourish Early Learning Centre</w:t>
      </w:r>
    </w:p>
    <w:p w:rsidR="00000000" w:rsidDel="00000000" w:rsidP="00000000" w:rsidRDefault="00000000" w:rsidRPr="00000000" w14:paraId="000008A5">
      <w:pPr>
        <w:rPr/>
      </w:pPr>
      <w:r w:rsidDel="00000000" w:rsidR="00000000" w:rsidRPr="00000000">
        <w:rPr>
          <w:rtl w:val="0"/>
        </w:rPr>
        <w:t xml:space="preserve">Meta Description: Looking for childcare near Shelley? Flourish ELC offers nature-based learning on the Canning River foreshore, preparing children for local schools like Shelley Primary.</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b w:val="1"/>
          <w:bCs w:val="1"/>
        </w:rPr>
      </w:pPr>
      <w:r w:rsidDel="00000000" w:rsidR="00000000" w:rsidRPr="00000000">
        <w:rPr>
          <w:b w:val="1"/>
          <w:bCs w:val="1"/>
          <w:rtl w:val="0"/>
        </w:rPr>
        <w:t xml:space="preserve">H1: Premium Childcare Near Shelley: Where Early Learning Meets Nature</w:t>
      </w:r>
    </w:p>
    <w:p w:rsidR="00000000" w:rsidDel="00000000" w:rsidP="00000000" w:rsidRDefault="00000000" w:rsidRPr="00000000" w14:paraId="000008A8">
      <w:pPr>
        <w:spacing w:after="240" w:before="240" w:lineRule="auto"/>
        <w:rPr/>
      </w:pPr>
      <w:r w:rsidDel="00000000" w:rsidR="00000000" w:rsidRPr="00000000">
        <w:rPr>
          <w:rtl w:val="0"/>
        </w:rPr>
        <w:t xml:space="preserve">Some of the best early learning happens outside. At Flourish Early Learning Centre near Shelley, we weave the natural world into everyday experiences, using the beauty of the Canning River surroundings to spark curiosity, build confidence, and bring learning to life in ways that stay with children long after the day is done.</w:t>
      </w:r>
    </w:p>
    <w:p w:rsidR="00000000" w:rsidDel="00000000" w:rsidP="00000000" w:rsidRDefault="00000000" w:rsidRPr="00000000" w14:paraId="000008A9">
      <w:pPr>
        <w:spacing w:after="240" w:before="240" w:lineRule="auto"/>
        <w:rPr/>
      </w:pPr>
      <w:r w:rsidDel="00000000" w:rsidR="00000000" w:rsidRPr="00000000">
        <w:rPr>
          <w:rtl w:val="0"/>
        </w:rPr>
        <w:t xml:space="preserve">Inside, that same spirit carries through. Our qualified educators deliver purposeful, play-based programs that build the literacy, numeracy, and social foundations children need to thrive at school and beyond, all within a warm, welcoming environment that feels like a second home.</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b w:val="1"/>
          <w:bCs w:val="1"/>
        </w:rPr>
      </w:pPr>
      <w:r w:rsidDel="00000000" w:rsidR="00000000" w:rsidRPr="00000000">
        <w:rPr>
          <w:b w:val="1"/>
          <w:bCs w:val="1"/>
          <w:rtl w:val="0"/>
        </w:rPr>
        <w:t xml:space="preserve">H2: Understanding Your Family's Early Learning Needs</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b w:val="1"/>
          <w:bCs w:val="1"/>
        </w:rPr>
      </w:pPr>
      <w:r w:rsidDel="00000000" w:rsidR="00000000" w:rsidRPr="00000000">
        <w:rPr>
          <w:b w:val="1"/>
          <w:bCs w:val="1"/>
          <w:rtl w:val="0"/>
        </w:rPr>
        <w:t xml:space="preserve">The Challenge of Finding Quality Education-Focused Care</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We offer a structured School Readiness Program that builds the cognitive and social skills essential for confident transitions to local schools. Our curriculum isn't just about play, it's purposefully designed to develop problem-solving abilities, early literacy, and numeracy skills that align with the high academic standards expected at schools in our area.</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b w:val="1"/>
          <w:bCs w:val="1"/>
        </w:rPr>
      </w:pPr>
      <w:r w:rsidDel="00000000" w:rsidR="00000000" w:rsidRPr="00000000">
        <w:rPr>
          <w:b w:val="1"/>
          <w:bCs w:val="1"/>
          <w:rtl w:val="0"/>
        </w:rPr>
        <w:t xml:space="preserve">Making the Most of Shelley's Natural Environment</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Our unique Foreshore Adventures program makes sure your child doesn't miss out on this natural wonder. We conduct regular supervised explorations along the Shelley-Rossmoyne Foreshore, where children learn about local ecosystems, native wildlife, and environmental stewardship. These experiences transform everyday walks into scientific discovery sessions, geography lessons, and creative inspiration.</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b w:val="1"/>
          <w:bCs w:val="1"/>
        </w:rPr>
      </w:pPr>
      <w:r w:rsidDel="00000000" w:rsidR="00000000" w:rsidRPr="00000000">
        <w:rPr>
          <w:b w:val="1"/>
          <w:bCs w:val="1"/>
          <w:rtl w:val="0"/>
        </w:rPr>
        <w:t xml:space="preserve">Creating a Boutique, Community-Focused Experience</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Our Early Learning Centre maintains small group sizes and dedicated educators who know each child by name, their individual learning style, and their unique potential. This custom approach makes sure your child receives the attention they deserve while building lasting friendships with other local families.</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b w:val="1"/>
          <w:bCs w:val="1"/>
        </w:rPr>
      </w:pPr>
      <w:r w:rsidDel="00000000" w:rsidR="00000000" w:rsidRPr="00000000">
        <w:rPr>
          <w:b w:val="1"/>
          <w:bCs w:val="1"/>
          <w:rtl w:val="0"/>
        </w:rPr>
        <w:t xml:space="preserve">H2: Your Local Early Learning Industry Experts in Shelley</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spacing w:after="240" w:before="240" w:lineRule="auto"/>
        <w:rPr/>
      </w:pPr>
      <w:r w:rsidDel="00000000" w:rsidR="00000000" w:rsidRPr="00000000">
        <w:rPr>
          <w:rtl w:val="0"/>
        </w:rPr>
        <w:t xml:space="preserve">Our connection to Shelley runs deeper than our address. We've built genuine roots in this community, and that local knowledge shapes everything about how we educate and care for the children who walk through our doors each day.</w:t>
      </w:r>
    </w:p>
    <w:p w:rsidR="00000000" w:rsidDel="00000000" w:rsidP="00000000" w:rsidRDefault="00000000" w:rsidRPr="00000000" w14:paraId="000008BD">
      <w:pPr>
        <w:spacing w:after="240" w:before="240" w:lineRule="auto"/>
        <w:rPr/>
      </w:pPr>
      <w:r w:rsidDel="00000000" w:rsidR="00000000" w:rsidRPr="00000000">
        <w:rPr>
          <w:rtl w:val="0"/>
        </w:rPr>
        <w:t xml:space="preserve">The natural environment right on our doorstep is one of Shelley's greatest assets, and we put it to work. Children in our programs learn to identify native Paperbarks and Flooded Gums, explore the Canning River ecosystem, and develop a real sense of place and belonging. That kind of nature-connected, place-based learning is something only a truly local centre can offer.</w:t>
      </w:r>
    </w:p>
    <w:p w:rsidR="00000000" w:rsidDel="00000000" w:rsidP="00000000" w:rsidRDefault="00000000" w:rsidRPr="00000000" w14:paraId="000008BE">
      <w:pPr>
        <w:spacing w:after="240" w:before="240" w:lineRule="auto"/>
        <w:rPr/>
      </w:pPr>
      <w:r w:rsidDel="00000000" w:rsidR="00000000" w:rsidRPr="00000000">
        <w:rPr>
          <w:rtl w:val="0"/>
        </w:rPr>
        <w:t xml:space="preserve">Safety is woven into everything we do as well. Our emergency and bushfire management plans are specifically tailored to our riverside location, going well beyond standard requirements so that families can feel completely confident every single day.</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[Book a tour to see our nature-based learning in action]</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b w:val="1"/>
          <w:bCs w:val="1"/>
        </w:rPr>
      </w:pPr>
      <w:r w:rsidDel="00000000" w:rsidR="00000000" w:rsidRPr="00000000">
        <w:rPr>
          <w:b w:val="1"/>
          <w:bCs w:val="1"/>
          <w:rtl w:val="0"/>
        </w:rPr>
        <w:t xml:space="preserve">H2: Why Choose Flourish Early Learning Centre</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b w:val="1"/>
          <w:bCs w:val="1"/>
        </w:rPr>
      </w:pPr>
      <w:r w:rsidDel="00000000" w:rsidR="00000000" w:rsidRPr="00000000">
        <w:rPr>
          <w:b w:val="1"/>
          <w:bCs w:val="1"/>
          <w:rtl w:val="0"/>
        </w:rPr>
        <w:t xml:space="preserve">Innovative Learning Approaches</w:t>
      </w:r>
    </w:p>
    <w:p w:rsidR="00000000" w:rsidDel="00000000" w:rsidP="00000000" w:rsidRDefault="00000000" w:rsidRPr="00000000" w14:paraId="000008C5">
      <w:pPr>
        <w:rPr/>
      </w:pPr>
      <w:r w:rsidDel="00000000" w:rsidR="00000000" w:rsidRPr="00000000">
        <w:rPr>
          <w:rtl w:val="0"/>
        </w:rPr>
        <w:t xml:space="preserve">Our fresh perspective on early childhood education brings modern, evidence-based teaching methods to traditional learning goals. We combine play-based discovery with structured educational outcomes, so that children develop both academically and socially.</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b w:val="1"/>
          <w:bCs w:val="1"/>
        </w:rPr>
      </w:pPr>
      <w:r w:rsidDel="00000000" w:rsidR="00000000" w:rsidRPr="00000000">
        <w:rPr>
          <w:b w:val="1"/>
          <w:bCs w:val="1"/>
          <w:rtl w:val="0"/>
        </w:rPr>
        <w:t xml:space="preserve">Direct Access to Qualified Educators</w:t>
      </w:r>
    </w:p>
    <w:p w:rsidR="00000000" w:rsidDel="00000000" w:rsidP="00000000" w:rsidRDefault="00000000" w:rsidRPr="00000000" w14:paraId="000008C8">
      <w:pPr>
        <w:rPr/>
      </w:pPr>
      <w:r w:rsidDel="00000000" w:rsidR="00000000" w:rsidRPr="00000000">
        <w:rPr>
          <w:rtl w:val="0"/>
        </w:rPr>
        <w:t xml:space="preserve">Our boutique approach means parents have direct communication with educators who hold formal early childhood qualifications. This custom service makes sure your concerns are heard, your child's progress is closely monitored, and adjustments are made quickly to support individual learning needs.</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b w:val="1"/>
          <w:bCs w:val="1"/>
        </w:rPr>
      </w:pPr>
      <w:r w:rsidDel="00000000" w:rsidR="00000000" w:rsidRPr="00000000">
        <w:rPr>
          <w:b w:val="1"/>
          <w:bCs w:val="1"/>
          <w:rtl w:val="0"/>
        </w:rPr>
        <w:t xml:space="preserve">Purpose-Built for Shelley Families</w:t>
      </w:r>
    </w:p>
    <w:p w:rsidR="00000000" w:rsidDel="00000000" w:rsidP="00000000" w:rsidRDefault="00000000" w:rsidRPr="00000000" w14:paraId="000008CB">
      <w:pPr>
        <w:rPr/>
      </w:pPr>
      <w:r w:rsidDel="00000000" w:rsidR="00000000" w:rsidRPr="00000000">
        <w:rPr>
          <w:rtl w:val="0"/>
        </w:rPr>
        <w:t xml:space="preserve">W</w:t>
      </w:r>
      <w:r w:rsidDel="00000000" w:rsidR="00000000" w:rsidRPr="00000000">
        <w:rPr>
          <w:rtl w:val="0"/>
        </w:rPr>
        <w:t xml:space="preserve">e've specifically designed our programs for families who value the unique Shelley lifestyle. From our riverside learning experiences to our preparation for local school transitions, every aspect reflects the community's educational aspirations.</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b w:val="1"/>
          <w:bCs w:val="1"/>
        </w:rPr>
      </w:pPr>
      <w:r w:rsidDel="00000000" w:rsidR="00000000" w:rsidRPr="00000000">
        <w:rPr>
          <w:b w:val="1"/>
          <w:bCs w:val="1"/>
          <w:rtl w:val="0"/>
        </w:rPr>
        <w:t xml:space="preserve">Extensive Safety Standards</w:t>
      </w:r>
    </w:p>
    <w:p w:rsidR="00000000" w:rsidDel="00000000" w:rsidP="00000000" w:rsidRDefault="00000000" w:rsidRPr="00000000" w14:paraId="000008CE">
      <w:pPr>
        <w:rPr/>
      </w:pPr>
      <w:r w:rsidDel="00000000" w:rsidR="00000000" w:rsidRPr="00000000">
        <w:rPr>
          <w:rtl w:val="0"/>
        </w:rPr>
        <w:t xml:space="preserve">Our commitment to exceeding regulatory requirements, </w:t>
      </w:r>
      <w:del w:author="Cassandra Gorman" w:id="112" w:date="2026-05-13T03:46:45Z">
        <w:r w:rsidDel="00000000" w:rsidR="00000000" w:rsidRPr="00000000">
          <w:rPr>
            <w:rtl w:val="0"/>
          </w:rPr>
          <w:delText xml:space="preserve">including DFES-compliant bushfire emergency plans and City of Canning specifications, </w:delText>
        </w:r>
      </w:del>
      <w:r w:rsidDel="00000000" w:rsidR="00000000" w:rsidRPr="00000000">
        <w:rPr>
          <w:rtl w:val="0"/>
        </w:rPr>
        <w:t xml:space="preserve">provides peace of mind that your child's safety is our priority.</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b w:val="1"/>
          <w:bCs w:val="1"/>
        </w:rPr>
      </w:pPr>
      <w:r w:rsidDel="00000000" w:rsidR="00000000" w:rsidRPr="00000000">
        <w:rPr>
          <w:b w:val="1"/>
          <w:bCs w:val="1"/>
          <w:rtl w:val="0"/>
        </w:rPr>
        <w:t xml:space="preserve">H2: Our Unique Programs and Services</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b w:val="1"/>
          <w:bCs w:val="1"/>
        </w:rPr>
      </w:pPr>
      <w:r w:rsidDel="00000000" w:rsidR="00000000" w:rsidRPr="00000000">
        <w:rPr>
          <w:b w:val="1"/>
          <w:bCs w:val="1"/>
          <w:rtl w:val="0"/>
        </w:rPr>
        <w:t xml:space="preserve">School Readiness Program</w:t>
      </w:r>
    </w:p>
    <w:p w:rsidR="00000000" w:rsidDel="00000000" w:rsidP="00000000" w:rsidRDefault="00000000" w:rsidRPr="00000000" w14:paraId="000008D3">
      <w:pPr>
        <w:rPr/>
      </w:pPr>
      <w:r w:rsidDel="00000000" w:rsidR="00000000" w:rsidRPr="00000000">
        <w:rPr>
          <w:rtl w:val="0"/>
        </w:rPr>
        <w:t xml:space="preserve">Specifically designed to prepare children for the academic expectations of schools like Shelley Primary, our program focuses on:</w:t>
      </w:r>
    </w:p>
    <w:p w:rsidR="00000000" w:rsidDel="00000000" w:rsidP="00000000" w:rsidRDefault="00000000" w:rsidRPr="00000000" w14:paraId="000008D4">
      <w:pPr>
        <w:numPr>
          <w:ilvl w:val="0"/>
          <w:numId w:val="88"/>
        </w:numPr>
        <w:ind w:left="720" w:hanging="360"/>
        <w:rPr>
          <w:u w:val="none"/>
        </w:rPr>
      </w:pPr>
      <w:r w:rsidDel="00000000" w:rsidR="00000000" w:rsidRPr="00000000">
        <w:rPr>
          <w:rtl w:val="0"/>
        </w:rPr>
        <w:t xml:space="preserve">Pre-literacy and numeracy skills development.</w:t>
      </w:r>
    </w:p>
    <w:p w:rsidR="00000000" w:rsidDel="00000000" w:rsidP="00000000" w:rsidRDefault="00000000" w:rsidRPr="00000000" w14:paraId="000008D5">
      <w:pPr>
        <w:numPr>
          <w:ilvl w:val="0"/>
          <w:numId w:val="88"/>
        </w:numPr>
        <w:ind w:left="720" w:hanging="360"/>
        <w:rPr>
          <w:u w:val="none"/>
        </w:rPr>
      </w:pPr>
      <w:r w:rsidDel="00000000" w:rsidR="00000000" w:rsidRPr="00000000">
        <w:rPr>
          <w:rtl w:val="0"/>
        </w:rPr>
        <w:t xml:space="preserve">Social confidence and communication abilities.</w:t>
      </w:r>
    </w:p>
    <w:p w:rsidR="00000000" w:rsidDel="00000000" w:rsidP="00000000" w:rsidRDefault="00000000" w:rsidRPr="00000000" w14:paraId="000008D6">
      <w:pPr>
        <w:numPr>
          <w:ilvl w:val="0"/>
          <w:numId w:val="88"/>
        </w:numPr>
        <w:ind w:left="720" w:hanging="360"/>
        <w:rPr>
          <w:u w:val="none"/>
        </w:rPr>
      </w:pPr>
      <w:r w:rsidDel="00000000" w:rsidR="00000000" w:rsidRPr="00000000">
        <w:rPr>
          <w:rtl w:val="0"/>
        </w:rPr>
        <w:t xml:space="preserve">Problem-solving and critical thinking.</w:t>
      </w:r>
    </w:p>
    <w:p w:rsidR="00000000" w:rsidDel="00000000" w:rsidP="00000000" w:rsidRDefault="00000000" w:rsidRPr="00000000" w14:paraId="000008D7">
      <w:pPr>
        <w:numPr>
          <w:ilvl w:val="0"/>
          <w:numId w:val="88"/>
        </w:numPr>
        <w:ind w:left="720" w:hanging="360"/>
        <w:rPr>
          <w:u w:val="none"/>
        </w:rPr>
      </w:pPr>
      <w:r w:rsidDel="00000000" w:rsidR="00000000" w:rsidRPr="00000000">
        <w:rPr>
          <w:rtl w:val="0"/>
        </w:rPr>
        <w:t xml:space="preserve">Fine and gross motor skill refinement.</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b w:val="1"/>
          <w:bCs w:val="1"/>
        </w:rPr>
      </w:pPr>
      <w:ins w:author="Cassandra Gorman" w:id="113" w:date="2026-05-13T03:47:13Z">
        <w:r w:rsidDel="00000000" w:rsidR="00000000" w:rsidRPr="00000000">
          <w:rPr>
            <w:b w:val="1"/>
            <w:bCs w:val="1"/>
            <w:rtl w:val="0"/>
            <w:rPrChange w:author="Cassandra Gorman" w:id="114" w:date="2026-05-13T03:47:13Z">
              <w:rPr/>
            </w:rPrChange>
          </w:rPr>
          <w:t xml:space="preserve">Stimulating Child Led Curriculum</w:t>
        </w:r>
      </w:ins>
      <w:del w:author="Cassandra Gorman" w:id="113" w:date="2026-05-13T03:47:13Z">
        <w:r w:rsidDel="00000000" w:rsidR="00000000" w:rsidRPr="00000000">
          <w:rPr>
            <w:b w:val="1"/>
            <w:bCs w:val="1"/>
            <w:rtl w:val="0"/>
            <w:rPrChange w:author="Cassandra Gorman" w:id="114" w:date="2026-05-13T03:47:13Z">
              <w:rPr>
                <w:b w:val="1"/>
                <w:bCs w:val="1"/>
              </w:rPr>
            </w:rPrChange>
          </w:rPr>
          <w:delText xml:space="preserve">Foreshore Adventures</w:delText>
        </w:r>
      </w:del>
      <w:r w:rsidDel="00000000" w:rsidR="00000000" w:rsidRPr="00000000">
        <w:rPr>
          <w:rtl w:val="0"/>
        </w:rPr>
      </w:r>
    </w:p>
    <w:p w:rsidR="00000000" w:rsidDel="00000000" w:rsidP="00000000" w:rsidRDefault="00000000" w:rsidRPr="00000000" w14:paraId="000008DA">
      <w:pPr>
        <w:rPr/>
      </w:pPr>
      <w:ins w:author="Cassandra Gorman" w:id="115" w:date="2026-05-13T03:47:51Z">
        <w:r w:rsidDel="00000000" w:rsidR="00000000" w:rsidRPr="00000000">
          <w:rPr>
            <w:rtl w:val="0"/>
            <w:rPrChange w:author="Cassandra Gorman" w:id="116" w:date="2026-05-13T03:47:51Z">
              <w:rPr>
                <w:b w:val="1"/>
                <w:bCs w:val="1"/>
              </w:rPr>
            </w:rPrChange>
          </w:rPr>
          <w:t xml:space="preserve">Updated weekly, our programming and curriculum of diverse and engaging learning activities and expereinces include:</w:t>
        </w:r>
      </w:ins>
      <w:del w:author="Cassandra Gorman" w:id="115" w:date="2026-05-13T03:47:51Z">
        <w:r w:rsidDel="00000000" w:rsidR="00000000" w:rsidRPr="00000000">
          <w:rPr>
            <w:rtl w:val="0"/>
            <w:rPrChange w:author="Cassandra Gorman" w:id="116" w:date="2026-05-13T03:47:51Z">
              <w:rPr/>
            </w:rPrChange>
          </w:rPr>
          <w:delText xml:space="preserve">Regular excursions to Shelley Beach Park and along the Canning River include</w:delText>
        </w:r>
      </w:del>
      <w:r w:rsidDel="00000000" w:rsidR="00000000" w:rsidRPr="00000000">
        <w:rPr>
          <w:rtl w:val="0"/>
        </w:rPr>
        <w:t xml:space="preserve">:</w:t>
      </w:r>
    </w:p>
    <w:p w:rsidR="00000000" w:rsidDel="00000000" w:rsidP="00000000" w:rsidRDefault="00000000" w:rsidRPr="00000000" w14:paraId="000008DB">
      <w:pPr>
        <w:numPr>
          <w:ilvl w:val="0"/>
          <w:numId w:val="4"/>
        </w:numPr>
        <w:ind w:left="720" w:hanging="360"/>
        <w:rPr>
          <w:u w:val="none"/>
        </w:rPr>
      </w:pPr>
      <w:r w:rsidDel="00000000" w:rsidR="00000000" w:rsidRPr="00000000">
        <w:rPr>
          <w:rtl w:val="0"/>
        </w:rPr>
        <w:t xml:space="preserve">Nature-based science exploration.</w:t>
      </w:r>
    </w:p>
    <w:p w:rsidR="00000000" w:rsidDel="00000000" w:rsidP="00000000" w:rsidRDefault="00000000" w:rsidRPr="00000000" w14:paraId="000008DC">
      <w:pPr>
        <w:numPr>
          <w:ilvl w:val="0"/>
          <w:numId w:val="4"/>
        </w:numPr>
        <w:ind w:left="720" w:hanging="360"/>
        <w:rPr>
          <w:u w:val="none"/>
        </w:rPr>
      </w:pPr>
      <w:r w:rsidDel="00000000" w:rsidR="00000000" w:rsidRPr="00000000">
        <w:rPr>
          <w:rtl w:val="0"/>
        </w:rPr>
        <w:t xml:space="preserve">Environmental awareness activities.</w:t>
      </w:r>
    </w:p>
    <w:p w:rsidR="00000000" w:rsidDel="00000000" w:rsidP="00000000" w:rsidRDefault="00000000" w:rsidRPr="00000000" w14:paraId="000008DD">
      <w:pPr>
        <w:numPr>
          <w:ilvl w:val="0"/>
          <w:numId w:val="4"/>
        </w:numPr>
        <w:ind w:left="720" w:hanging="360"/>
        <w:rPr>
          <w:u w:val="none"/>
        </w:rPr>
      </w:pPr>
      <w:r w:rsidDel="00000000" w:rsidR="00000000" w:rsidRPr="00000000">
        <w:rPr>
          <w:rtl w:val="0"/>
        </w:rPr>
        <w:t xml:space="preserve">Creative arts inspired by natural surroundings.</w:t>
      </w:r>
    </w:p>
    <w:p w:rsidR="00000000" w:rsidDel="00000000" w:rsidP="00000000" w:rsidRDefault="00000000" w:rsidRPr="00000000" w14:paraId="000008DE">
      <w:pPr>
        <w:numPr>
          <w:ilvl w:val="0"/>
          <w:numId w:val="4"/>
        </w:numPr>
        <w:ind w:left="720" w:hanging="360"/>
        <w:rPr>
          <w:u w:val="none"/>
        </w:rPr>
      </w:pPr>
      <w:r w:rsidDel="00000000" w:rsidR="00000000" w:rsidRPr="00000000">
        <w:rPr>
          <w:rtl w:val="0"/>
        </w:rPr>
        <w:t xml:space="preserve">Physical development through outdoor play.</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b w:val="1"/>
          <w:bCs w:val="1"/>
        </w:rPr>
      </w:pPr>
      <w:r w:rsidDel="00000000" w:rsidR="00000000" w:rsidRPr="00000000">
        <w:rPr>
          <w:b w:val="1"/>
          <w:bCs w:val="1"/>
          <w:rtl w:val="0"/>
        </w:rPr>
        <w:t xml:space="preserve">Community Connection Initiative</w:t>
      </w:r>
    </w:p>
    <w:p w:rsidR="00000000" w:rsidDel="00000000" w:rsidP="00000000" w:rsidRDefault="00000000" w:rsidRPr="00000000" w14:paraId="000008E1">
      <w:pPr>
        <w:rPr/>
      </w:pPr>
      <w:r w:rsidDel="00000000" w:rsidR="00000000" w:rsidRPr="00000000">
        <w:rPr>
          <w:rtl w:val="0"/>
        </w:rPr>
        <w:t xml:space="preserve">We strengthen local ties through:</w:t>
      </w:r>
    </w:p>
    <w:p w:rsidR="00000000" w:rsidDel="00000000" w:rsidP="00000000" w:rsidRDefault="00000000" w:rsidRPr="00000000" w14:paraId="000008E2">
      <w:pPr>
        <w:numPr>
          <w:ilvl w:val="0"/>
          <w:numId w:val="39"/>
        </w:numPr>
        <w:ind w:left="720" w:hanging="360"/>
        <w:rPr>
          <w:u w:val="none"/>
        </w:rPr>
      </w:pPr>
      <w:r w:rsidDel="00000000" w:rsidR="00000000" w:rsidRPr="00000000">
        <w:rPr>
          <w:rtl w:val="0"/>
        </w:rPr>
        <w:t xml:space="preserve">Family events at the Shelley-Rossmoyne Foreshore.</w:t>
      </w:r>
    </w:p>
    <w:p w:rsidR="00000000" w:rsidDel="00000000" w:rsidP="00000000" w:rsidRDefault="00000000" w:rsidRPr="00000000" w14:paraId="000008E3">
      <w:pPr>
        <w:numPr>
          <w:ilvl w:val="0"/>
          <w:numId w:val="39"/>
        </w:numPr>
        <w:ind w:left="720" w:hanging="360"/>
        <w:rPr>
          <w:u w:val="none"/>
        </w:rPr>
      </w:pPr>
      <w:r w:rsidDel="00000000" w:rsidR="00000000" w:rsidRPr="00000000">
        <w:rPr>
          <w:rtl w:val="0"/>
        </w:rPr>
        <w:t xml:space="preserve">Partnerships with local services and businesses.</w:t>
      </w:r>
    </w:p>
    <w:p w:rsidR="00000000" w:rsidDel="00000000" w:rsidP="00000000" w:rsidRDefault="00000000" w:rsidRPr="00000000" w14:paraId="000008E4">
      <w:pPr>
        <w:numPr>
          <w:ilvl w:val="0"/>
          <w:numId w:val="39"/>
        </w:numPr>
        <w:ind w:left="720" w:hanging="360"/>
        <w:rPr>
          <w:u w:val="none"/>
        </w:rPr>
      </w:pPr>
      <w:r w:rsidDel="00000000" w:rsidR="00000000" w:rsidRPr="00000000">
        <w:rPr>
          <w:rtl w:val="0"/>
        </w:rPr>
        <w:t xml:space="preserve">Transition programs with nearby primary schools.</w:t>
      </w:r>
    </w:p>
    <w:p w:rsidR="00000000" w:rsidDel="00000000" w:rsidP="00000000" w:rsidRDefault="00000000" w:rsidRPr="00000000" w14:paraId="000008E5">
      <w:pPr>
        <w:numPr>
          <w:ilvl w:val="0"/>
          <w:numId w:val="39"/>
        </w:numPr>
        <w:ind w:left="720" w:hanging="360"/>
        <w:rPr>
          <w:u w:val="none"/>
        </w:rPr>
      </w:pPr>
      <w:r w:rsidDel="00000000" w:rsidR="00000000" w:rsidRPr="00000000">
        <w:rPr>
          <w:rtl w:val="0"/>
        </w:rPr>
        <w:t xml:space="preserve">Parent education workshops on child development.</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b w:val="1"/>
          <w:bCs w:val="1"/>
        </w:rPr>
      </w:pPr>
      <w:r w:rsidDel="00000000" w:rsidR="00000000" w:rsidRPr="00000000">
        <w:rPr>
          <w:b w:val="1"/>
          <w:bCs w:val="1"/>
          <w:rtl w:val="0"/>
        </w:rPr>
        <w:t xml:space="preserve">H2: Supporting Your Child's Journey</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We understand that choosing childcare is one of your most important decisions. Our Early Learning Centre provides the foundation your child needs for success in this education-focused community.</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With 2027 enrolments for Shelley Primary fast approaching, now is the time to give your child the foundational skills they need for a successful start. Our extensive approach to early learning makes sure that when searching for daycare near Shelley, you're finding a partner in your child's educational journey.</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We invite you to appreciate the difference our nature-based, education-focused approach makes. See how we transform the search for childcare near Shelley into the discovery of a true early learning community that shares your values and aspirations for your child's future.</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[Secure your child's place in our School Readiness Program]</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b w:val="1"/>
          <w:bCs w:val="1"/>
        </w:rPr>
      </w:pPr>
      <w:r w:rsidDel="00000000" w:rsidR="00000000" w:rsidRPr="00000000">
        <w:rPr>
          <w:b w:val="1"/>
          <w:bCs w:val="1"/>
          <w:rtl w:val="0"/>
        </w:rPr>
        <w:t xml:space="preserve">Q: What makes your childcare different from other centres near Shelley?</w:t>
      </w:r>
    </w:p>
    <w:p w:rsidR="00000000" w:rsidDel="00000000" w:rsidP="00000000" w:rsidRDefault="00000000" w:rsidRPr="00000000" w14:paraId="000008F4">
      <w:pPr>
        <w:rPr>
          <w:b w:val="1"/>
          <w:bCs w:val="1"/>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Our </w:t>
      </w:r>
      <w:ins w:author="Cassandra Gorman" w:id="117" w:date="2026-05-13T03:49:02Z">
        <w:r w:rsidDel="00000000" w:rsidR="00000000" w:rsidRPr="00000000">
          <w:rPr>
            <w:rtl w:val="0"/>
          </w:rPr>
          <w:t xml:space="preserve">readily accessible location</w:t>
        </w:r>
      </w:ins>
      <w:del w:author="Cassandra Gorman" w:id="117" w:date="2026-05-13T03:49:02Z">
        <w:r w:rsidDel="00000000" w:rsidR="00000000" w:rsidRPr="00000000">
          <w:rPr>
            <w:rtl w:val="0"/>
          </w:rPr>
          <w:delText xml:space="preserve">unique integration with the Canning River foreshore environment</w:delText>
        </w:r>
      </w:del>
      <w:r w:rsidDel="00000000" w:rsidR="00000000" w:rsidRPr="00000000">
        <w:rPr>
          <w:rtl w:val="0"/>
        </w:rPr>
        <w:t xml:space="preserve">, combined with our specific School Readiness Program designed for local schools, sets us apart. We offer boutique, custom care with qualified educators who understand the high educational standards Shelley families expect.</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b w:val="1"/>
          <w:bCs w:val="1"/>
        </w:rPr>
      </w:pPr>
      <w:r w:rsidDel="00000000" w:rsidR="00000000" w:rsidRPr="00000000">
        <w:rPr>
          <w:b w:val="1"/>
          <w:bCs w:val="1"/>
          <w:rtl w:val="0"/>
        </w:rPr>
        <w:t xml:space="preserve">Q: How do you make sure children are prepared for schools like Shelley Primary?</w:t>
      </w:r>
    </w:p>
    <w:p w:rsidR="00000000" w:rsidDel="00000000" w:rsidP="00000000" w:rsidRDefault="00000000" w:rsidRPr="00000000" w14:paraId="000008F8">
      <w:pPr>
        <w:rPr>
          <w:b w:val="1"/>
          <w:bCs w:val="1"/>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Our structured curriculum focuses on building the specific skills local schools require, including early literacy, numeracy, social confidence, and problem-solving abilities. We maintain communication with local schools to verify our program aligns with their expectations.</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b w:val="1"/>
          <w:bCs w:val="1"/>
        </w:rPr>
      </w:pPr>
      <w:r w:rsidDel="00000000" w:rsidR="00000000" w:rsidRPr="00000000">
        <w:rPr>
          <w:b w:val="1"/>
          <w:bCs w:val="1"/>
          <w:rtl w:val="0"/>
        </w:rPr>
        <w:t xml:space="preserve">Q: What safety measures do you have in place?</w:t>
      </w:r>
    </w:p>
    <w:p w:rsidR="00000000" w:rsidDel="00000000" w:rsidP="00000000" w:rsidRDefault="00000000" w:rsidRPr="00000000" w14:paraId="000008FC">
      <w:pPr>
        <w:rPr>
          <w:b w:val="1"/>
          <w:bCs w:val="1"/>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We exceed standard requirements with extensive safety protocols including </w:t>
      </w:r>
      <w:del w:author="Cassandra Gorman" w:id="118" w:date="2026-05-13T03:49:27Z">
        <w:r w:rsidDel="00000000" w:rsidR="00000000" w:rsidRPr="00000000">
          <w:rPr>
            <w:rtl w:val="0"/>
          </w:rPr>
          <w:delText xml:space="preserve">DFES-compliant bushfire </w:delText>
        </w:r>
      </w:del>
      <w:r w:rsidDel="00000000" w:rsidR="00000000" w:rsidRPr="00000000">
        <w:rPr>
          <w:rtl w:val="0"/>
        </w:rPr>
        <w:t xml:space="preserve">emergency plans, secure premises meeting City of </w:t>
      </w:r>
      <w:ins w:author="Cassandra Gorman" w:id="119" w:date="2026-05-13T03:49:34Z">
        <w:r w:rsidDel="00000000" w:rsidR="00000000" w:rsidRPr="00000000">
          <w:rPr>
            <w:rtl w:val="0"/>
          </w:rPr>
          <w:t xml:space="preserve">Melville</w:t>
        </w:r>
      </w:ins>
      <w:del w:author="Cassandra Gorman" w:id="119" w:date="2026-05-13T03:49:34Z">
        <w:r w:rsidDel="00000000" w:rsidR="00000000" w:rsidRPr="00000000">
          <w:rPr>
            <w:rtl w:val="0"/>
          </w:rPr>
          <w:delText xml:space="preserve">Canning</w:delText>
        </w:r>
      </w:del>
      <w:r w:rsidDel="00000000" w:rsidR="00000000" w:rsidRPr="00000000">
        <w:rPr>
          <w:rtl w:val="0"/>
        </w:rPr>
        <w:t xml:space="preserve"> specifications, and trained staff who understand the unique safety considerations of our riverside location.</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b w:val="1"/>
          <w:bCs w:val="1"/>
        </w:rPr>
      </w:pPr>
      <w:r w:rsidDel="00000000" w:rsidR="00000000" w:rsidRPr="00000000">
        <w:rPr>
          <w:b w:val="1"/>
          <w:bCs w:val="1"/>
          <w:rtl w:val="0"/>
        </w:rPr>
        <w:t xml:space="preserve">Q: Do you offer tours for prospective families?</w:t>
      </w:r>
    </w:p>
    <w:p w:rsidR="00000000" w:rsidDel="00000000" w:rsidP="00000000" w:rsidRDefault="00000000" w:rsidRPr="00000000" w14:paraId="00000900">
      <w:pPr>
        <w:rPr>
          <w:b w:val="1"/>
          <w:bCs w:val="1"/>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Yes, we encourage families to visit and see our nature-based learning in action. Tours allow you to meet our educators, check out our facilities, and understand how we integrate the beautiful Shelley environment into daily learning experiences.</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del w:author="Cassandra Gorman" w:id="120" w:date="2026-05-13T03:49:44Z"/>
          <w:b w:val="1"/>
          <w:bCs w:val="1"/>
        </w:rPr>
      </w:pPr>
      <w:del w:author="Cassandra Gorman" w:id="120" w:date="2026-05-13T03:49:44Z">
        <w:r w:rsidDel="00000000" w:rsidR="00000000" w:rsidRPr="00000000">
          <w:rPr>
            <w:b w:val="1"/>
            <w:bCs w:val="1"/>
            <w:rtl w:val="0"/>
          </w:rPr>
          <w:delText xml:space="preserve">Q: Are the Foreshore Adventures safe?</w:delText>
        </w:r>
      </w:del>
    </w:p>
    <w:p w:rsidR="00000000" w:rsidDel="00000000" w:rsidP="00000000" w:rsidRDefault="00000000" w:rsidRPr="00000000" w14:paraId="00000904">
      <w:pPr>
        <w:rPr>
          <w:del w:author="Cassandra Gorman" w:id="120" w:date="2026-05-13T03:49:44Z"/>
          <w:b w:val="1"/>
          <w:bCs w:val="1"/>
        </w:rPr>
      </w:pPr>
      <w:del w:author="Cassandra Gorman" w:id="120" w:date="2026-05-13T03:49:44Z">
        <w:r w:rsidDel="00000000" w:rsidR="00000000" w:rsidRPr="00000000">
          <w:rPr>
            <w:rtl w:val="0"/>
          </w:rPr>
        </w:r>
      </w:del>
    </w:p>
    <w:p w:rsidR="00000000" w:rsidDel="00000000" w:rsidP="00000000" w:rsidRDefault="00000000" w:rsidRPr="00000000" w14:paraId="00000905">
      <w:pPr>
        <w:rPr/>
      </w:pPr>
      <w:del w:author="Cassandra Gorman" w:id="120" w:date="2026-05-13T03:49:44Z">
        <w:r w:rsidDel="00000000" w:rsidR="00000000" w:rsidRPr="00000000">
          <w:rPr>
            <w:rtl w:val="0"/>
          </w:rPr>
          <w:delText xml:space="preserve">Yes, all off-site adventures are conducted with enhanced educator-to-child ratios, strict risk assessments, and mobile communication to ensure absolute safety near the water.</w:delText>
        </w:r>
      </w:del>
      <w:r w:rsidDel="00000000" w:rsidR="00000000" w:rsidRPr="00000000">
        <w:rPr>
          <w:rtl w:val="0"/>
        </w:rPr>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b w:val="1"/>
          <w:bCs w:val="1"/>
        </w:rPr>
      </w:pPr>
      <w:r w:rsidDel="00000000" w:rsidR="00000000" w:rsidRPr="00000000">
        <w:rPr>
          <w:b w:val="1"/>
          <w:bCs w:val="1"/>
          <w:rtl w:val="0"/>
        </w:rPr>
        <w:t xml:space="preserve">Q: Do you support home languages for ESL families?</w:t>
      </w:r>
    </w:p>
    <w:p w:rsidR="00000000" w:rsidDel="00000000" w:rsidP="00000000" w:rsidRDefault="00000000" w:rsidRPr="00000000" w14:paraId="00000908">
      <w:pPr>
        <w:rPr>
          <w:b w:val="1"/>
          <w:bCs w:val="1"/>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Yes, Shelley is a diverse community. We encourage families to share key words in their home language so our educators can support your child's transition and maintain their cultural identity.</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b w:val="1"/>
          <w:bCs w:val="1"/>
        </w:rPr>
      </w:pPr>
      <w:r w:rsidDel="00000000" w:rsidR="00000000" w:rsidRPr="00000000">
        <w:rPr>
          <w:b w:val="1"/>
          <w:bCs w:val="1"/>
          <w:rtl w:val="0"/>
        </w:rPr>
        <w:t xml:space="preserve">Q: What kind of meals are served?</w:t>
      </w:r>
    </w:p>
    <w:p w:rsidR="00000000" w:rsidDel="00000000" w:rsidP="00000000" w:rsidRDefault="00000000" w:rsidRPr="00000000" w14:paraId="0000090C">
      <w:pPr>
        <w:rPr>
          <w:b w:val="1"/>
          <w:bCs w:val="1"/>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We serve a rotating seasonal menu that includes various cuisines, ensuring children are exposed to different flavors while receiving optimal nutrition.</w:t>
      </w:r>
      <w:ins w:author="Cassandra Gorman" w:id="121" w:date="2026-05-13T03:49:57Z">
        <w:r w:rsidDel="00000000" w:rsidR="00000000" w:rsidRPr="00000000">
          <w:rPr>
            <w:rtl w:val="0"/>
          </w:rPr>
          <w:t xml:space="preserve"> Your child’s dietary needs can be catered for including intolerances and allergies. </w:t>
        </w:r>
      </w:ins>
      <w:r w:rsidDel="00000000" w:rsidR="00000000" w:rsidRPr="00000000">
        <w:rPr>
          <w:rtl w:val="0"/>
        </w:rPr>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b w:val="1"/>
          <w:bCs w:val="1"/>
        </w:rPr>
      </w:pPr>
      <w:r w:rsidDel="00000000" w:rsidR="00000000" w:rsidRPr="00000000">
        <w:rPr>
          <w:b w:val="1"/>
          <w:bCs w:val="1"/>
          <w:rtl w:val="0"/>
        </w:rPr>
        <w:t xml:space="preserve">Q: What age groups do you cater to?</w:t>
      </w:r>
    </w:p>
    <w:p w:rsidR="00000000" w:rsidDel="00000000" w:rsidP="00000000" w:rsidRDefault="00000000" w:rsidRPr="00000000" w14:paraId="00000910">
      <w:pPr>
        <w:rPr>
          <w:b w:val="1"/>
          <w:bCs w:val="1"/>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We provide early learning programs for children from infancy through to school age, with age-appropriate curricula that build progressively towards school readiness while respecting each child's individual development pace.</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Ready to give your child the educational foundation they deserve? Contact Flourish Early Learning Centre today to find how our unique approach to childcare near Shelley can support your family's aspirations and your child's bright future.</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[Book your tour today]</w:t>
      </w:r>
      <w:r w:rsidDel="00000000" w:rsidR="00000000" w:rsidRPr="00000000">
        <w:br w:type="page"/>
      </w:r>
      <w:r w:rsidDel="00000000" w:rsidR="00000000" w:rsidRPr="00000000">
        <w:rPr>
          <w:rtl w:val="0"/>
        </w:rPr>
      </w:r>
    </w:p>
    <w:p w:rsidR="00000000" w:rsidDel="00000000" w:rsidP="00000000" w:rsidRDefault="00000000" w:rsidRPr="00000000" w14:paraId="00000916">
      <w:pPr>
        <w:pStyle w:val="Heading1"/>
        <w:rPr>
          <w:b w:val="1"/>
          <w:bCs w:val="1"/>
        </w:rPr>
      </w:pPr>
      <w:bookmarkStart w:colFirst="0" w:colLast="0" w:name="_pkdrjgk24jaa" w:id="19"/>
      <w:bookmarkEnd w:id="19"/>
      <w:r w:rsidDel="00000000" w:rsidR="00000000" w:rsidRPr="00000000">
        <w:rPr>
          <w:b w:val="1"/>
          <w:bCs w:val="1"/>
          <w:rtl w:val="0"/>
        </w:rPr>
        <w:t xml:space="preserve">Page 20 </w:t>
      </w:r>
    </w:p>
    <w:p w:rsidR="00000000" w:rsidDel="00000000" w:rsidP="00000000" w:rsidRDefault="00000000" w:rsidRPr="00000000" w14:paraId="00000917">
      <w:pPr>
        <w:rPr>
          <w:b w:val="1"/>
          <w:bCs w:val="1"/>
        </w:rPr>
      </w:pPr>
      <w:r w:rsidDel="00000000" w:rsidR="00000000" w:rsidRPr="00000000">
        <w:rPr>
          <w:b w:val="1"/>
          <w:bCs w:val="1"/>
          <w:rtl w:val="0"/>
        </w:rPr>
        <w:t xml:space="preserve">URL: https://flourishelc.com.au/daycare-childcare-willetton-wa/</w:t>
      </w:r>
    </w:p>
    <w:p w:rsidR="00000000" w:rsidDel="00000000" w:rsidP="00000000" w:rsidRDefault="00000000" w:rsidRPr="00000000" w14:paraId="00000918">
      <w:pPr>
        <w:rPr/>
      </w:pPr>
      <w:r w:rsidDel="00000000" w:rsidR="00000000" w:rsidRPr="00000000">
        <w:rPr>
          <w:rtl w:val="0"/>
        </w:rPr>
        <w:t xml:space="preserve">Page Type: Location Page</w:t>
      </w:r>
    </w:p>
    <w:p w:rsidR="00000000" w:rsidDel="00000000" w:rsidP="00000000" w:rsidRDefault="00000000" w:rsidRPr="00000000" w14:paraId="00000919">
      <w:pPr>
        <w:rPr/>
      </w:pPr>
      <w:r w:rsidDel="00000000" w:rsidR="00000000" w:rsidRPr="00000000">
        <w:rPr>
          <w:rtl w:val="0"/>
        </w:rPr>
        <w:t xml:space="preserve">Content Type: New Content</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Keywords:</w:t>
      </w:r>
    </w:p>
    <w:p w:rsidR="00000000" w:rsidDel="00000000" w:rsidP="00000000" w:rsidRDefault="00000000" w:rsidRPr="00000000" w14:paraId="0000091C">
      <w:pPr>
        <w:rPr>
          <w:b w:val="1"/>
          <w:bCs w:val="1"/>
        </w:rPr>
      </w:pPr>
      <w:r w:rsidDel="00000000" w:rsidR="00000000" w:rsidRPr="00000000">
        <w:rPr>
          <w:b w:val="1"/>
          <w:bCs w:val="1"/>
          <w:rtl w:val="0"/>
        </w:rPr>
        <w:t xml:space="preserve">Primary keyword: childcare near willetton</w:t>
      </w:r>
    </w:p>
    <w:p w:rsidR="00000000" w:rsidDel="00000000" w:rsidP="00000000" w:rsidRDefault="00000000" w:rsidRPr="00000000" w14:paraId="0000091D">
      <w:pPr>
        <w:rPr/>
      </w:pPr>
      <w:r w:rsidDel="00000000" w:rsidR="00000000" w:rsidRPr="00000000">
        <w:rPr>
          <w:rtl w:val="0"/>
        </w:rPr>
        <w:t xml:space="preserve">Secondary keywords: daycare near willetton</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b w:val="1"/>
          <w:bCs w:val="1"/>
        </w:rPr>
      </w:pPr>
      <w:r w:rsidDel="00000000" w:rsidR="00000000" w:rsidRPr="00000000">
        <w:rPr>
          <w:b w:val="1"/>
          <w:bCs w:val="1"/>
          <w:rtl w:val="0"/>
        </w:rPr>
        <w:t xml:space="preserve">Content:</w:t>
      </w:r>
    </w:p>
    <w:p w:rsidR="00000000" w:rsidDel="00000000" w:rsidP="00000000" w:rsidRDefault="00000000" w:rsidRPr="00000000" w14:paraId="00000920">
      <w:pPr>
        <w:rPr/>
      </w:pPr>
      <w:r w:rsidDel="00000000" w:rsidR="00000000" w:rsidRPr="00000000">
        <w:rPr>
          <w:rtl w:val="0"/>
        </w:rPr>
        <w:t xml:space="preserve">Meta Title: Childcare Near Willetton - Premier Early Learning Centre</w:t>
      </w:r>
    </w:p>
    <w:p w:rsidR="00000000" w:rsidDel="00000000" w:rsidP="00000000" w:rsidRDefault="00000000" w:rsidRPr="00000000" w14:paraId="00000921">
      <w:pPr>
        <w:rPr/>
      </w:pPr>
      <w:r w:rsidDel="00000000" w:rsidR="00000000" w:rsidRPr="00000000">
        <w:rPr>
          <w:rtl w:val="0"/>
        </w:rPr>
        <w:t xml:space="preserve">Meta Description: Looking for childcare near Willetton? Our school readiness program prepares children for local primary schools with expert educators and modern facilities.</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b w:val="1"/>
          <w:bCs w:val="1"/>
        </w:rPr>
      </w:pPr>
      <w:r w:rsidDel="00000000" w:rsidR="00000000" w:rsidRPr="00000000">
        <w:rPr>
          <w:b w:val="1"/>
          <w:bCs w:val="1"/>
          <w:rtl w:val="0"/>
        </w:rPr>
        <w:t xml:space="preserve">H1: Childcare Near Willetton: Preparing Your Child for Educational Excellence</w:t>
      </w:r>
    </w:p>
    <w:p w:rsidR="00000000" w:rsidDel="00000000" w:rsidP="00000000" w:rsidRDefault="00000000" w:rsidRPr="00000000" w14:paraId="00000924">
      <w:pPr>
        <w:spacing w:after="240" w:before="240" w:lineRule="auto"/>
        <w:rPr/>
      </w:pPr>
      <w:r w:rsidDel="00000000" w:rsidR="00000000" w:rsidRPr="00000000">
        <w:rPr>
          <w:rtl w:val="0"/>
        </w:rPr>
        <w:t xml:space="preserve">The path to educational excellence starts well before the first day of school. At our Willetton centre, we run a dedicated School Readiness Program designed to give children the literacy, numeracy, and social skills they need to start primary school with genuine confidence.</w:t>
      </w:r>
    </w:p>
    <w:p w:rsidR="00000000" w:rsidDel="00000000" w:rsidP="00000000" w:rsidRDefault="00000000" w:rsidRPr="00000000" w14:paraId="00000925">
      <w:pPr>
        <w:spacing w:after="240" w:before="240" w:lineRule="auto"/>
        <w:rPr/>
      </w:pPr>
      <w:r w:rsidDel="00000000" w:rsidR="00000000" w:rsidRPr="00000000">
        <w:rPr>
          <w:rtl w:val="0"/>
        </w:rPr>
        <w:t xml:space="preserve">Our qualified educators know what local schools like Willetton Primary and Rostrata Primary expect, and they work intentionally every day to get your child there. It's purposeful early learning with a clear outcome, delivered in a warm environment where every child feels supported to grow.</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b w:val="1"/>
          <w:bCs w:val="1"/>
        </w:rPr>
      </w:pPr>
      <w:r w:rsidDel="00000000" w:rsidR="00000000" w:rsidRPr="00000000">
        <w:rPr>
          <w:b w:val="1"/>
          <w:bCs w:val="1"/>
          <w:rtl w:val="0"/>
        </w:rPr>
        <w:t xml:space="preserve">H2: Understanding Your Concerns: More Than Just Daycare Near Willetton</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b w:val="1"/>
          <w:bCs w:val="1"/>
        </w:rPr>
      </w:pPr>
      <w:r w:rsidDel="00000000" w:rsidR="00000000" w:rsidRPr="00000000">
        <w:rPr>
          <w:b w:val="1"/>
          <w:bCs w:val="1"/>
          <w:rtl w:val="0"/>
        </w:rPr>
        <w:t xml:space="preserve">H3: Beyond Basic Supervision: Intentional Teaching That Matters</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We share your commitment to purposeful early childhood education. Our degree-qualified educators deliver a curriculum focused on building core literacy, numeracy, and social skills through intentional teaching methods. Every activity, from sensory play to group reading sessions, targets specific developmental outcomes.</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Our modern, purpose-built facility offers state-of-the-art learning environments that contrast beautifully with Willetton's established residential character. While your child grows up in one of the suburb's classic family homes, they'll spend their days in bright, contemporary spaces equipped with the latest educational resources.</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[Book a tour today] and find how our approach to early childhood syllabus sets the foundation for academic success.</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b w:val="1"/>
          <w:bCs w:val="1"/>
        </w:rPr>
      </w:pPr>
      <w:r w:rsidDel="00000000" w:rsidR="00000000" w:rsidRPr="00000000">
        <w:rPr>
          <w:b w:val="1"/>
          <w:bCs w:val="1"/>
          <w:rtl w:val="0"/>
        </w:rPr>
        <w:t xml:space="preserve">H3: Celebrating Cultural Diversity in Our Learning Community</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Our inclusive curriculum welcomes the diverse backgrounds of local families, incorporating multicultural perspectives into daily learning experiences. Whether through multilingual storytime, cultural celebrations, or diverse learning materials, we make sure every child sees themselves reflected in their education.</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b w:val="1"/>
          <w:bCs w:val="1"/>
        </w:rPr>
      </w:pPr>
      <w:r w:rsidDel="00000000" w:rsidR="00000000" w:rsidRPr="00000000">
        <w:rPr>
          <w:b w:val="1"/>
          <w:bCs w:val="1"/>
          <w:rtl w:val="0"/>
        </w:rPr>
        <w:t xml:space="preserve">H3: Securing Your Place: Managing High Demand</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The waitlists for reputable centres are notoriously long, creating stress for parents seeking quality care. We understand this pressure, particularly given the intense focus on gaining entry into Willetton and Rossmoyne Senior High School catchments. This journey begins in early learning. Our transparent enrolment process and priority booking system help families plan ahead, especially with Kindy 2027 enrolments approaching quickly.</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b w:val="1"/>
          <w:bCs w:val="1"/>
        </w:rPr>
      </w:pPr>
      <w:r w:rsidDel="00000000" w:rsidR="00000000" w:rsidRPr="00000000">
        <w:rPr>
          <w:b w:val="1"/>
          <w:bCs w:val="1"/>
          <w:rtl w:val="0"/>
        </w:rPr>
        <w:t xml:space="preserve">H2: Your Local Early Learning Experts in Willetton</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We designed our centre in full compliance with the City of </w:t>
      </w:r>
      <w:ins w:author="Cassandra Gorman" w:id="122" w:date="2026-05-13T03:50:47Z">
        <w:r w:rsidDel="00000000" w:rsidR="00000000" w:rsidRPr="00000000">
          <w:rPr>
            <w:rtl w:val="0"/>
          </w:rPr>
          <w:t xml:space="preserve">Melville</w:t>
        </w:r>
      </w:ins>
      <w:del w:author="Cassandra Gorman" w:id="122" w:date="2026-05-13T03:50:47Z">
        <w:r w:rsidDel="00000000" w:rsidR="00000000" w:rsidRPr="00000000">
          <w:rPr>
            <w:rtl w:val="0"/>
          </w:rPr>
          <w:delText xml:space="preserve">Canning's</w:delText>
        </w:r>
      </w:del>
      <w:r w:rsidDel="00000000" w:rsidR="00000000" w:rsidRPr="00000000">
        <w:rPr>
          <w:rtl w:val="0"/>
        </w:rPr>
        <w:t xml:space="preserve"> Local Planning Scheme </w:t>
      </w:r>
      <w:del w:author="Cassandra Gorman" w:id="123" w:date="2026-05-13T03:51:00Z">
        <w:r w:rsidDel="00000000" w:rsidR="00000000" w:rsidRPr="00000000">
          <w:rPr>
            <w:rtl w:val="0"/>
          </w:rPr>
          <w:delText xml:space="preserve">No. 42, </w:delText>
        </w:r>
      </w:del>
      <w:r w:rsidDel="00000000" w:rsidR="00000000" w:rsidRPr="00000000">
        <w:rPr>
          <w:rtl w:val="0"/>
        </w:rPr>
        <w:t xml:space="preserve">guaranteeing the highest standards of safety, amenity, and minimal traffic impact for our community. This isn't just about meeting requirements. It's about our commitment to being a responsible, integrated part of the Willetton neighbourhood.</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Our wide-ranging UV-rated shade structures and climate-controlled indoor spaces mean children can engage in active learning year-round, whether during 40-degree summer days or wet winter mornings.</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We understand the Willetton educational journey intimately. We specifically inform our curriculum with the expectations of the local school system, from the foundational skills needed at Willetton Primary to the academic rigour that characterises the path toward Willetton Senior High School. This local knowledge gives your child a tangible head start in their educational journey.</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[Schedule your </w:t>
      </w:r>
      <w:r w:rsidDel="00000000" w:rsidR="00000000" w:rsidRPr="00000000">
        <w:rPr>
          <w:rtl w:val="0"/>
        </w:rPr>
        <w:t xml:space="preserve">customised</w:t>
      </w:r>
      <w:r w:rsidDel="00000000" w:rsidR="00000000" w:rsidRPr="00000000">
        <w:rPr>
          <w:rtl w:val="0"/>
        </w:rPr>
        <w:t xml:space="preserve"> tour] and see how our local knowledge translates into better outcomes for your child.</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b w:val="1"/>
          <w:bCs w:val="1"/>
        </w:rPr>
      </w:pPr>
      <w:r w:rsidDel="00000000" w:rsidR="00000000" w:rsidRPr="00000000">
        <w:rPr>
          <w:b w:val="1"/>
          <w:bCs w:val="1"/>
          <w:rtl w:val="0"/>
        </w:rPr>
        <w:t xml:space="preserve">H2: Why Choose Our Childcare Near Willetton</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b w:val="1"/>
          <w:bCs w:val="1"/>
        </w:rPr>
      </w:pPr>
      <w:r w:rsidDel="00000000" w:rsidR="00000000" w:rsidRPr="00000000">
        <w:rPr>
          <w:b w:val="1"/>
          <w:bCs w:val="1"/>
          <w:rtl w:val="0"/>
        </w:rPr>
        <w:t xml:space="preserve">H3: Educational Excellence Through Expert-Designed Programs</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Our School Readiness Program stands apart through its all-inclusive approach to preparing children for the high standards of Willetton's primary schools. Degree-qualified early childhood educators developed the program, which focuses on:</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numPr>
          <w:ilvl w:val="0"/>
          <w:numId w:val="71"/>
        </w:numPr>
        <w:ind w:left="720" w:hanging="360"/>
        <w:rPr>
          <w:u w:val="none"/>
        </w:rPr>
      </w:pPr>
      <w:r w:rsidDel="00000000" w:rsidR="00000000" w:rsidRPr="00000000">
        <w:rPr>
          <w:rtl w:val="0"/>
        </w:rPr>
        <w:t xml:space="preserve">Pre-literacy skills including phonemic awareness and letter recognition.</w:t>
      </w:r>
    </w:p>
    <w:p w:rsidR="00000000" w:rsidDel="00000000" w:rsidP="00000000" w:rsidRDefault="00000000" w:rsidRPr="00000000" w14:paraId="0000094A">
      <w:pPr>
        <w:numPr>
          <w:ilvl w:val="0"/>
          <w:numId w:val="71"/>
        </w:numPr>
        <w:ind w:left="720" w:hanging="360"/>
        <w:rPr>
          <w:u w:val="none"/>
        </w:rPr>
      </w:pPr>
      <w:r w:rsidDel="00000000" w:rsidR="00000000" w:rsidRPr="00000000">
        <w:rPr>
          <w:rtl w:val="0"/>
        </w:rPr>
        <w:t xml:space="preserve">Mathematical concepts through hands-on investigation and play-based learning.</w:t>
      </w:r>
    </w:p>
    <w:p w:rsidR="00000000" w:rsidDel="00000000" w:rsidP="00000000" w:rsidRDefault="00000000" w:rsidRPr="00000000" w14:paraId="0000094B">
      <w:pPr>
        <w:numPr>
          <w:ilvl w:val="0"/>
          <w:numId w:val="71"/>
        </w:numPr>
        <w:ind w:left="720" w:hanging="360"/>
        <w:rPr>
          <w:u w:val="none"/>
        </w:rPr>
      </w:pPr>
      <w:r w:rsidDel="00000000" w:rsidR="00000000" w:rsidRPr="00000000">
        <w:rPr>
          <w:rtl w:val="0"/>
        </w:rPr>
        <w:t xml:space="preserve">Social-emotional development to build confidence and resilience.</w:t>
      </w:r>
    </w:p>
    <w:p w:rsidR="00000000" w:rsidDel="00000000" w:rsidP="00000000" w:rsidRDefault="00000000" w:rsidRPr="00000000" w14:paraId="0000094C">
      <w:pPr>
        <w:numPr>
          <w:ilvl w:val="0"/>
          <w:numId w:val="71"/>
        </w:numPr>
        <w:ind w:left="720" w:hanging="360"/>
        <w:rPr>
          <w:u w:val="none"/>
        </w:rPr>
      </w:pPr>
      <w:r w:rsidDel="00000000" w:rsidR="00000000" w:rsidRPr="00000000">
        <w:rPr>
          <w:rtl w:val="0"/>
        </w:rPr>
        <w:t xml:space="preserve">Fine and gross motor skills vital for classroom success.</w:t>
      </w:r>
    </w:p>
    <w:p w:rsidR="00000000" w:rsidDel="00000000" w:rsidP="00000000" w:rsidRDefault="00000000" w:rsidRPr="00000000" w14:paraId="0000094D">
      <w:pPr>
        <w:numPr>
          <w:ilvl w:val="0"/>
          <w:numId w:val="71"/>
        </w:numPr>
        <w:ind w:left="720" w:hanging="360"/>
        <w:rPr>
          <w:u w:val="none"/>
        </w:rPr>
      </w:pPr>
      <w:r w:rsidDel="00000000" w:rsidR="00000000" w:rsidRPr="00000000">
        <w:rPr>
          <w:rtl w:val="0"/>
        </w:rPr>
        <w:t xml:space="preserve">Critical thinking and problem-solving abilities.</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b w:val="1"/>
          <w:bCs w:val="1"/>
        </w:rPr>
      </w:pPr>
      <w:r w:rsidDel="00000000" w:rsidR="00000000" w:rsidRPr="00000000">
        <w:rPr>
          <w:b w:val="1"/>
          <w:bCs w:val="1"/>
          <w:rtl w:val="0"/>
        </w:rPr>
        <w:t xml:space="preserve">H3: Purpose-Built Facilities for Modern Learning</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Our centre exceeds National Quality Framework standards, providing:</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numPr>
          <w:ilvl w:val="0"/>
          <w:numId w:val="85"/>
        </w:numPr>
        <w:ind w:left="720" w:hanging="360"/>
        <w:rPr>
          <w:u w:val="none"/>
        </w:rPr>
      </w:pPr>
      <w:r w:rsidDel="00000000" w:rsidR="00000000" w:rsidRPr="00000000">
        <w:rPr>
          <w:rtl w:val="0"/>
        </w:rPr>
        <w:t xml:space="preserve">Spacious, light-filled classrooms designed for different age groups.</w:t>
      </w:r>
    </w:p>
    <w:p w:rsidR="00000000" w:rsidDel="00000000" w:rsidP="00000000" w:rsidRDefault="00000000" w:rsidRPr="00000000" w14:paraId="00000954">
      <w:pPr>
        <w:numPr>
          <w:ilvl w:val="0"/>
          <w:numId w:val="85"/>
        </w:numPr>
        <w:ind w:left="720" w:hanging="360"/>
        <w:rPr>
          <w:u w:val="none"/>
        </w:rPr>
      </w:pPr>
      <w:r w:rsidDel="00000000" w:rsidR="00000000" w:rsidRPr="00000000">
        <w:rPr>
          <w:rtl w:val="0"/>
        </w:rPr>
        <w:t xml:space="preserve">Dedicated outdoor learning areas with natural play elements.</w:t>
      </w:r>
    </w:p>
    <w:p w:rsidR="00000000" w:rsidDel="00000000" w:rsidP="00000000" w:rsidRDefault="00000000" w:rsidRPr="00000000" w14:paraId="00000955">
      <w:pPr>
        <w:numPr>
          <w:ilvl w:val="0"/>
          <w:numId w:val="85"/>
        </w:numPr>
        <w:ind w:left="720" w:hanging="360"/>
        <w:rPr>
          <w:u w:val="none"/>
        </w:rPr>
      </w:pPr>
      <w:r w:rsidDel="00000000" w:rsidR="00000000" w:rsidRPr="00000000">
        <w:rPr>
          <w:rtl w:val="0"/>
        </w:rPr>
        <w:t xml:space="preserve">Technology-integrated learning spaces for digital literacy.</w:t>
      </w:r>
    </w:p>
    <w:p w:rsidR="00000000" w:rsidDel="00000000" w:rsidP="00000000" w:rsidRDefault="00000000" w:rsidRPr="00000000" w14:paraId="00000956">
      <w:pPr>
        <w:numPr>
          <w:ilvl w:val="0"/>
          <w:numId w:val="85"/>
        </w:numPr>
        <w:ind w:left="720" w:hanging="360"/>
        <w:rPr>
          <w:u w:val="none"/>
        </w:rPr>
      </w:pPr>
      <w:r w:rsidDel="00000000" w:rsidR="00000000" w:rsidRPr="00000000">
        <w:rPr>
          <w:rtl w:val="0"/>
        </w:rPr>
        <w:t xml:space="preserve">Quiet zones for focused activities and rest.</w:t>
      </w:r>
    </w:p>
    <w:p w:rsidR="00000000" w:rsidDel="00000000" w:rsidP="00000000" w:rsidRDefault="00000000" w:rsidRPr="00000000" w14:paraId="00000957">
      <w:pPr>
        <w:numPr>
          <w:ilvl w:val="0"/>
          <w:numId w:val="85"/>
        </w:numPr>
        <w:ind w:left="720" w:hanging="360"/>
        <w:rPr>
          <w:u w:val="none"/>
        </w:rPr>
      </w:pPr>
      <w:r w:rsidDel="00000000" w:rsidR="00000000" w:rsidRPr="00000000">
        <w:rPr>
          <w:rtl w:val="0"/>
        </w:rPr>
        <w:t xml:space="preserve">Secure, monitored environments for peace of mind.</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b w:val="1"/>
          <w:bCs w:val="1"/>
        </w:rPr>
      </w:pPr>
      <w:r w:rsidDel="00000000" w:rsidR="00000000" w:rsidRPr="00000000">
        <w:rPr>
          <w:b w:val="1"/>
          <w:bCs w:val="1"/>
          <w:rtl w:val="0"/>
        </w:rPr>
        <w:t xml:space="preserve">H3: Community Integration and Family Partnership</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We're not just a childcare centre in Willetton; we're a foundational part of the educational ecosystem. Our approach includes:</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numPr>
          <w:ilvl w:val="0"/>
          <w:numId w:val="31"/>
        </w:numPr>
        <w:ind w:left="720" w:hanging="360"/>
        <w:rPr>
          <w:u w:val="none"/>
        </w:rPr>
      </w:pPr>
      <w:r w:rsidDel="00000000" w:rsidR="00000000" w:rsidRPr="00000000">
        <w:rPr>
          <w:rtl w:val="0"/>
        </w:rPr>
        <w:t xml:space="preserve">Regular communication about your child's progress and milestones.</w:t>
      </w:r>
    </w:p>
    <w:p w:rsidR="00000000" w:rsidDel="00000000" w:rsidP="00000000" w:rsidRDefault="00000000" w:rsidRPr="00000000" w14:paraId="0000095E">
      <w:pPr>
        <w:numPr>
          <w:ilvl w:val="0"/>
          <w:numId w:val="31"/>
        </w:numPr>
        <w:ind w:left="720" w:hanging="360"/>
        <w:rPr>
          <w:u w:val="none"/>
        </w:rPr>
      </w:pPr>
      <w:r w:rsidDel="00000000" w:rsidR="00000000" w:rsidRPr="00000000">
        <w:rPr>
          <w:rtl w:val="0"/>
        </w:rPr>
        <w:t xml:space="preserve">Parent education workshops on supporting learning at home.</w:t>
      </w:r>
    </w:p>
    <w:p w:rsidR="00000000" w:rsidDel="00000000" w:rsidP="00000000" w:rsidRDefault="00000000" w:rsidRPr="00000000" w14:paraId="0000095F">
      <w:pPr>
        <w:numPr>
          <w:ilvl w:val="0"/>
          <w:numId w:val="31"/>
        </w:numPr>
        <w:ind w:left="720" w:hanging="360"/>
        <w:rPr>
          <w:u w:val="none"/>
        </w:rPr>
      </w:pPr>
      <w:r w:rsidDel="00000000" w:rsidR="00000000" w:rsidRPr="00000000">
        <w:rPr>
          <w:rtl w:val="0"/>
        </w:rPr>
        <w:t xml:space="preserve">Strong connections with local primary schools for smooth transitions.</w:t>
      </w:r>
    </w:p>
    <w:p w:rsidR="00000000" w:rsidDel="00000000" w:rsidP="00000000" w:rsidRDefault="00000000" w:rsidRPr="00000000" w14:paraId="00000960">
      <w:pPr>
        <w:numPr>
          <w:ilvl w:val="0"/>
          <w:numId w:val="31"/>
        </w:numPr>
        <w:ind w:left="720" w:hanging="360"/>
        <w:rPr>
          <w:u w:val="none"/>
        </w:rPr>
      </w:pPr>
      <w:r w:rsidDel="00000000" w:rsidR="00000000" w:rsidRPr="00000000">
        <w:rPr>
          <w:rtl w:val="0"/>
        </w:rPr>
        <w:t xml:space="preserve">Community events that bring families together.</w:t>
      </w:r>
    </w:p>
    <w:p w:rsidR="00000000" w:rsidDel="00000000" w:rsidP="00000000" w:rsidRDefault="00000000" w:rsidRPr="00000000" w14:paraId="00000961">
      <w:pPr>
        <w:numPr>
          <w:ilvl w:val="0"/>
          <w:numId w:val="31"/>
        </w:numPr>
        <w:ind w:left="720" w:hanging="360"/>
        <w:rPr>
          <w:u w:val="none"/>
        </w:rPr>
      </w:pPr>
      <w:r w:rsidDel="00000000" w:rsidR="00000000" w:rsidRPr="00000000">
        <w:rPr>
          <w:rtl w:val="0"/>
        </w:rPr>
        <w:t xml:space="preserve">Flexible scheduling options for busy professional parents.</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b w:val="1"/>
          <w:bCs w:val="1"/>
        </w:rPr>
      </w:pPr>
      <w:r w:rsidDel="00000000" w:rsidR="00000000" w:rsidRPr="00000000">
        <w:rPr>
          <w:b w:val="1"/>
          <w:bCs w:val="1"/>
          <w:rtl w:val="0"/>
        </w:rPr>
        <w:t xml:space="preserve">Q: What makes your approach different from other daycare near Willetton?</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While many centres focus primarily on play and supervision, we deliver purposeful early childhood education designed specifically for Willetton families. Our curriculum directly addresses the academic preparation needed for local schools. Our degree-qualified educators understand that in this community, play must have purpose and lead to measurable developmental outcomes.</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b w:val="1"/>
          <w:bCs w:val="1"/>
        </w:rPr>
      </w:pPr>
      <w:r w:rsidDel="00000000" w:rsidR="00000000" w:rsidRPr="00000000">
        <w:rPr>
          <w:b w:val="1"/>
          <w:bCs w:val="1"/>
          <w:rtl w:val="0"/>
        </w:rPr>
        <w:t xml:space="preserve">Q: How do you prepare children for the transition to primary school?</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Our School Readiness Program specifically prepares children for schools like Willetton Primary and Rostrata Primary. We focus on the foundational skills these schools expect: strong pre-literacy and numeracy abilities, social confidence, and the independence to thrive in a structured learning environment. Our educators stay aware of local school requirements and adjust our program accordingly.</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b w:val="1"/>
          <w:bCs w:val="1"/>
        </w:rPr>
      </w:pPr>
      <w:r w:rsidDel="00000000" w:rsidR="00000000" w:rsidRPr="00000000">
        <w:rPr>
          <w:b w:val="1"/>
          <w:bCs w:val="1"/>
          <w:rtl w:val="0"/>
        </w:rPr>
        <w:t xml:space="preserve">Q: What age groups do you cater to?</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We provide versatile early learning programs for children from infancy through to school age. We design developmentally appropriate curricula for each age group. Our pre-kindy and kindy programs specifically focus on school readiness.</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b w:val="1"/>
          <w:bCs w:val="1"/>
        </w:rPr>
      </w:pPr>
      <w:r w:rsidDel="00000000" w:rsidR="00000000" w:rsidRPr="00000000">
        <w:rPr>
          <w:b w:val="1"/>
          <w:bCs w:val="1"/>
          <w:rtl w:val="0"/>
        </w:rPr>
        <w:t xml:space="preserve">Q: How do you help children transition to Rostrata Primary?</w:t>
      </w:r>
    </w:p>
    <w:p w:rsidR="00000000" w:rsidDel="00000000" w:rsidP="00000000" w:rsidRDefault="00000000" w:rsidRPr="00000000" w14:paraId="00000972">
      <w:pPr>
        <w:rPr>
          <w:b w:val="1"/>
          <w:bCs w:val="1"/>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We maintain communication with local schools to understand their specific "Kindy" entry requirements, focusing on the self-regulation and social skills they value most.</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b w:val="1"/>
          <w:bCs w:val="1"/>
        </w:rPr>
      </w:pPr>
      <w:r w:rsidDel="00000000" w:rsidR="00000000" w:rsidRPr="00000000">
        <w:rPr>
          <w:b w:val="1"/>
          <w:bCs w:val="1"/>
          <w:rtl w:val="0"/>
        </w:rPr>
        <w:t xml:space="preserve">Q: What is your approach to sun safety?</w:t>
      </w:r>
    </w:p>
    <w:p w:rsidR="00000000" w:rsidDel="00000000" w:rsidP="00000000" w:rsidRDefault="00000000" w:rsidRPr="00000000" w14:paraId="00000976">
      <w:pPr>
        <w:rPr>
          <w:b w:val="1"/>
          <w:bCs w:val="1"/>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We follow </w:t>
      </w:r>
      <w:ins w:author="Cassandra Gorman" w:id="124" w:date="2026-05-13T03:51:56Z">
        <w:r w:rsidDel="00000000" w:rsidR="00000000" w:rsidRPr="00000000">
          <w:rPr>
            <w:rtl w:val="0"/>
          </w:rPr>
          <w:t xml:space="preserve">strict Sun Smart guidelines. Children are required to wear a hat and sunscreen is applied</w:t>
        </w:r>
      </w:ins>
      <w:del w:author="Cassandra Gorman" w:id="124" w:date="2026-05-13T03:51:56Z">
        <w:r w:rsidDel="00000000" w:rsidR="00000000" w:rsidRPr="00000000">
          <w:rPr>
            <w:rtl w:val="0"/>
          </w:rPr>
          <w:delText xml:space="preserve">a "No Hat, No Play" policy and apply SPF 50+ sunscreen</w:delText>
        </w:r>
      </w:del>
      <w:r w:rsidDel="00000000" w:rsidR="00000000" w:rsidRPr="00000000">
        <w:rPr>
          <w:rtl w:val="0"/>
        </w:rPr>
        <w:t xml:space="preserve"> 20 minutes before all outdoor activities, following the Cancer Council WA’s SunSmart guidelines.</w:t>
      </w:r>
      <w:ins w:author="Cassandra Gorman" w:id="125" w:date="2026-05-13T03:53:00Z">
        <w:r w:rsidDel="00000000" w:rsidR="00000000" w:rsidRPr="00000000">
          <w:rPr>
            <w:rtl w:val="0"/>
          </w:rPr>
          <w:t xml:space="preserve"> We monitor the UV daily ratings to ensure children can still enjoy outdoor spaces safely. </w:t>
        </w:r>
      </w:ins>
      <w:r w:rsidDel="00000000" w:rsidR="00000000" w:rsidRPr="00000000">
        <w:rPr>
          <w:rtl w:val="0"/>
        </w:rPr>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b w:val="1"/>
          <w:bCs w:val="1"/>
        </w:rPr>
      </w:pPr>
      <w:r w:rsidDel="00000000" w:rsidR="00000000" w:rsidRPr="00000000">
        <w:rPr>
          <w:b w:val="1"/>
          <w:bCs w:val="1"/>
          <w:rtl w:val="0"/>
        </w:rPr>
        <w:t xml:space="preserve">Q: Are there spaces for the 2027 school year?</w:t>
      </w:r>
    </w:p>
    <w:p w:rsidR="00000000" w:rsidDel="00000000" w:rsidP="00000000" w:rsidRDefault="00000000" w:rsidRPr="00000000" w14:paraId="0000097A">
      <w:pPr>
        <w:rPr>
          <w:b w:val="1"/>
          <w:bCs w:val="1"/>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Enrolments for </w:t>
      </w:r>
      <w:ins w:author="Cassandra Gorman" w:id="126" w:date="2026-05-13T03:53:36Z">
        <w:r w:rsidDel="00000000" w:rsidR="00000000" w:rsidRPr="00000000">
          <w:rPr>
            <w:rtl w:val="0"/>
          </w:rPr>
          <w:t xml:space="preserve">2026 and </w:t>
        </w:r>
      </w:ins>
      <w:r w:rsidDel="00000000" w:rsidR="00000000" w:rsidRPr="00000000">
        <w:rPr>
          <w:rtl w:val="0"/>
        </w:rPr>
        <w:t xml:space="preserve">2027 are currently open. We recommend booking a tour and submitting your application as soon as possible, as Willetton is a high-demand area.</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b w:val="1"/>
          <w:bCs w:val="1"/>
        </w:rPr>
      </w:pPr>
      <w:r w:rsidDel="00000000" w:rsidR="00000000" w:rsidRPr="00000000">
        <w:rPr>
          <w:b w:val="1"/>
          <w:bCs w:val="1"/>
          <w:rtl w:val="0"/>
        </w:rPr>
        <w:t xml:space="preserve">Q: How do you handle Perth's extreme weather conditions?</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Understanding local families' concerns about sun safety, our facility features wide-ranging UV-rated shade sails and climate-controlled indoor activity spaces. We've planned for every weather scenario, making sure your child's learning continues comfortably whether it's a scorching summer day or a rainy winter morning.</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b w:val="1"/>
          <w:bCs w:val="1"/>
        </w:rPr>
      </w:pPr>
      <w:r w:rsidDel="00000000" w:rsidR="00000000" w:rsidRPr="00000000">
        <w:rPr>
          <w:b w:val="1"/>
          <w:bCs w:val="1"/>
          <w:rtl w:val="0"/>
        </w:rPr>
        <w:t xml:space="preserve">Q: What are your enrolment procedures?</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Given the high demand for quality childcare near Willetton, we recommend booking a tour as soon as possible. During your visit, we'll explain our transparent enrolment process, discuss availability, and help you understand how our program aligns with your family's educational goals.</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Give your child the Willetton advantage with early learning that truly prepares them for success. Our commitment to educational excellence, combined with our deep understanding of local families' aspirations, makes us the premier choice for childcare near Willetton. With limited places available and strong demand from families preparing for the competitive local school system, now is the time to secure your child's place in our School Readiness Program.</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[Book your tour today] and find how we're helping Willetton children build the strong foundations they need for lifelong learning success. Your child's educational journey starts here.</w:t>
      </w:r>
      <w:r w:rsidDel="00000000" w:rsidR="00000000" w:rsidRPr="00000000">
        <w:br w:type="page"/>
      </w:r>
      <w:r w:rsidDel="00000000" w:rsidR="00000000" w:rsidRPr="00000000">
        <w:rPr>
          <w:rtl w:val="0"/>
        </w:rPr>
      </w:r>
    </w:p>
    <w:p w:rsidR="00000000" w:rsidDel="00000000" w:rsidP="00000000" w:rsidRDefault="00000000" w:rsidRPr="00000000" w14:paraId="00000988">
      <w:pPr>
        <w:pStyle w:val="Heading1"/>
        <w:rPr>
          <w:b w:val="1"/>
          <w:bCs w:val="1"/>
        </w:rPr>
      </w:pPr>
      <w:bookmarkStart w:colFirst="0" w:colLast="0" w:name="_fsglz9bqqn87" w:id="20"/>
      <w:bookmarkEnd w:id="20"/>
      <w:r w:rsidDel="00000000" w:rsidR="00000000" w:rsidRPr="00000000">
        <w:rPr>
          <w:b w:val="1"/>
          <w:bCs w:val="1"/>
          <w:rtl w:val="0"/>
        </w:rPr>
        <w:t xml:space="preserve">Page 21</w:t>
      </w:r>
    </w:p>
    <w:p w:rsidR="00000000" w:rsidDel="00000000" w:rsidP="00000000" w:rsidRDefault="00000000" w:rsidRPr="00000000" w14:paraId="00000989">
      <w:pPr>
        <w:rPr>
          <w:b w:val="1"/>
          <w:bCs w:val="1"/>
        </w:rPr>
      </w:pPr>
      <w:r w:rsidDel="00000000" w:rsidR="00000000" w:rsidRPr="00000000">
        <w:rPr>
          <w:b w:val="1"/>
          <w:bCs w:val="1"/>
          <w:rtl w:val="0"/>
        </w:rPr>
        <w:t xml:space="preserve">URL: https://flourishelc.com.au/daycare-childcare-brentwood-wa/</w:t>
      </w:r>
    </w:p>
    <w:p w:rsidR="00000000" w:rsidDel="00000000" w:rsidP="00000000" w:rsidRDefault="00000000" w:rsidRPr="00000000" w14:paraId="0000098A">
      <w:pPr>
        <w:rPr/>
      </w:pPr>
      <w:r w:rsidDel="00000000" w:rsidR="00000000" w:rsidRPr="00000000">
        <w:rPr>
          <w:rtl w:val="0"/>
        </w:rPr>
        <w:t xml:space="preserve">Page Type: Location Page</w:t>
      </w:r>
    </w:p>
    <w:p w:rsidR="00000000" w:rsidDel="00000000" w:rsidP="00000000" w:rsidRDefault="00000000" w:rsidRPr="00000000" w14:paraId="0000098B">
      <w:pPr>
        <w:rPr/>
      </w:pPr>
      <w:r w:rsidDel="00000000" w:rsidR="00000000" w:rsidRPr="00000000">
        <w:rPr>
          <w:rtl w:val="0"/>
        </w:rPr>
        <w:t xml:space="preserve">Content Type: New Content</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Keywords:</w:t>
      </w:r>
    </w:p>
    <w:p w:rsidR="00000000" w:rsidDel="00000000" w:rsidP="00000000" w:rsidRDefault="00000000" w:rsidRPr="00000000" w14:paraId="0000098E">
      <w:pPr>
        <w:rPr>
          <w:b w:val="1"/>
          <w:bCs w:val="1"/>
        </w:rPr>
      </w:pPr>
      <w:r w:rsidDel="00000000" w:rsidR="00000000" w:rsidRPr="00000000">
        <w:rPr>
          <w:b w:val="1"/>
          <w:bCs w:val="1"/>
          <w:rtl w:val="0"/>
        </w:rPr>
        <w:t xml:space="preserve">Primary keyword: childcare near brentwood</w:t>
      </w:r>
    </w:p>
    <w:p w:rsidR="00000000" w:rsidDel="00000000" w:rsidP="00000000" w:rsidRDefault="00000000" w:rsidRPr="00000000" w14:paraId="0000098F">
      <w:pPr>
        <w:rPr/>
      </w:pPr>
      <w:r w:rsidDel="00000000" w:rsidR="00000000" w:rsidRPr="00000000">
        <w:rPr>
          <w:rtl w:val="0"/>
        </w:rPr>
        <w:t xml:space="preserve">Secondary keywords: daycare near brentwood</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b w:val="1"/>
          <w:bCs w:val="1"/>
        </w:rPr>
      </w:pPr>
      <w:r w:rsidDel="00000000" w:rsidR="00000000" w:rsidRPr="00000000">
        <w:rPr>
          <w:b w:val="1"/>
          <w:bCs w:val="1"/>
          <w:rtl w:val="0"/>
        </w:rPr>
        <w:t xml:space="preserve">Content:</w:t>
      </w:r>
    </w:p>
    <w:p w:rsidR="00000000" w:rsidDel="00000000" w:rsidP="00000000" w:rsidRDefault="00000000" w:rsidRPr="00000000" w14:paraId="00000992">
      <w:pPr>
        <w:rPr/>
      </w:pPr>
      <w:r w:rsidDel="00000000" w:rsidR="00000000" w:rsidRPr="00000000">
        <w:rPr>
          <w:rtl w:val="0"/>
        </w:rPr>
        <w:t xml:space="preserve">Meta Title: Childcare Near Brentwood WA - School Readiness Programs</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Meta Description: Looking for childcare near Brentwood? Our early learning centre prepares children for top local schools with evidence-based curriculum. Book a tour today.</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b w:val="1"/>
          <w:bCs w:val="1"/>
        </w:rPr>
      </w:pPr>
      <w:r w:rsidDel="00000000" w:rsidR="00000000" w:rsidRPr="00000000">
        <w:rPr>
          <w:b w:val="1"/>
          <w:bCs w:val="1"/>
          <w:rtl w:val="0"/>
        </w:rPr>
        <w:t xml:space="preserve">H1: Childcare Near Brentwood: Preparing Your Child for Academic Success</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spacing w:after="240" w:before="240" w:lineRule="auto"/>
        <w:rPr/>
      </w:pPr>
      <w:r w:rsidDel="00000000" w:rsidR="00000000" w:rsidRPr="00000000">
        <w:rPr>
          <w:rtl w:val="0"/>
        </w:rPr>
        <w:t xml:space="preserve">Academic success doesn't start at school. It starts in the early years, in the moments when a child learns to persist through a challenge, communicate with confidence, and develop a genuine love of learning. Our Brentwood centre is built around those moments.</w:t>
      </w:r>
    </w:p>
    <w:p w:rsidR="00000000" w:rsidDel="00000000" w:rsidP="00000000" w:rsidRDefault="00000000" w:rsidRPr="00000000" w14:paraId="00000999">
      <w:pPr>
        <w:spacing w:after="240" w:before="240" w:lineRule="auto"/>
        <w:rPr/>
      </w:pPr>
      <w:r w:rsidDel="00000000" w:rsidR="00000000" w:rsidRPr="00000000">
        <w:rPr>
          <w:rtl w:val="0"/>
        </w:rPr>
        <w:t xml:space="preserve">Our structured school readiness program develops the literacy, numeracy, and social foundations that give children a real head start, whether they're heading to a local primary school or entering one of the area's more competitive school zones. Purposeful, play-based, and delivered by qualified educators who know what primary school demands.</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b w:val="1"/>
          <w:bCs w:val="1"/>
        </w:rPr>
      </w:pPr>
      <w:r w:rsidDel="00000000" w:rsidR="00000000" w:rsidRPr="00000000">
        <w:rPr>
          <w:b w:val="1"/>
          <w:bCs w:val="1"/>
          <w:rtl w:val="0"/>
        </w:rPr>
        <w:t xml:space="preserve">H2: Understanding Your Educational Goals</w:t>
      </w:r>
    </w:p>
    <w:p w:rsidR="00000000" w:rsidDel="00000000" w:rsidP="00000000" w:rsidRDefault="00000000" w:rsidRPr="00000000" w14:paraId="0000099D">
      <w:pPr>
        <w:spacing w:after="240" w:before="240" w:lineRule="auto"/>
        <w:rPr/>
      </w:pPr>
      <w:r w:rsidDel="00000000" w:rsidR="00000000" w:rsidRPr="00000000">
        <w:rPr>
          <w:rtl w:val="0"/>
        </w:rPr>
        <w:t xml:space="preserve">We know Brentwood families care deeply about where their children are headed, and we've built our programs to reflect that. Our evidence-based curriculum develops the literacy, numeracy, STEM, and social foundations that give children a confident, well-prepared start at schools like Brentwood Primary and Rossmoyne Primary.</w:t>
      </w:r>
    </w:p>
    <w:p w:rsidR="00000000" w:rsidDel="00000000" w:rsidP="00000000" w:rsidRDefault="00000000" w:rsidRPr="00000000" w14:paraId="0000099E">
      <w:pPr>
        <w:spacing w:after="240" w:before="240" w:lineRule="auto"/>
        <w:rPr/>
      </w:pPr>
      <w:r w:rsidDel="00000000" w:rsidR="00000000" w:rsidRPr="00000000">
        <w:rPr>
          <w:rtl w:val="0"/>
        </w:rPr>
        <w:t xml:space="preserve">What sets us apart is how we get there. Small class sizes, genuine relationships with every family, and educators who take the time to understand each child means learning here feels personal, warm, and anything but one-size-fits-all. Big on outcomes, but never at the expense of the nurturing environment children need to truly flourish.</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[Book a tour of our school readiness programme] and see how we're different from standard daycare near Brentwood.</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b w:val="1"/>
          <w:bCs w:val="1"/>
        </w:rPr>
      </w:pPr>
      <w:r w:rsidDel="00000000" w:rsidR="00000000" w:rsidRPr="00000000">
        <w:rPr>
          <w:b w:val="1"/>
          <w:bCs w:val="1"/>
          <w:rtl w:val="0"/>
        </w:rPr>
        <w:t xml:space="preserve">H2: Premium Early Learning Designed for Brentwood Families</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Our approach to childcare near Brentwood goes beyond traditional play-based learning. We've created a sophisticated curriculum that balances academic preparation with social-emotional development, recognising that success in top local schools requires both intellectual readiness and confidence.</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b w:val="1"/>
          <w:bCs w:val="1"/>
        </w:rPr>
      </w:pPr>
      <w:r w:rsidDel="00000000" w:rsidR="00000000" w:rsidRPr="00000000">
        <w:rPr>
          <w:b w:val="1"/>
          <w:bCs w:val="1"/>
          <w:rtl w:val="0"/>
        </w:rPr>
        <w:t xml:space="preserve">H3: Evidence-Based School Readiness Programme</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Our structured programme addresses the specific expectations of local primary schools:</w:t>
      </w:r>
    </w:p>
    <w:p w:rsidR="00000000" w:rsidDel="00000000" w:rsidP="00000000" w:rsidRDefault="00000000" w:rsidRPr="00000000" w14:paraId="000009AA">
      <w:pPr>
        <w:numPr>
          <w:ilvl w:val="0"/>
          <w:numId w:val="43"/>
        </w:numPr>
        <w:ind w:left="720" w:hanging="360"/>
        <w:rPr>
          <w:u w:val="none"/>
        </w:rPr>
      </w:pPr>
      <w:r w:rsidDel="00000000" w:rsidR="00000000" w:rsidRPr="00000000">
        <w:rPr>
          <w:rtl w:val="0"/>
        </w:rPr>
        <w:t xml:space="preserve">Pre-literacy skills including phonemic awareness and early writing.</w:t>
      </w:r>
    </w:p>
    <w:p w:rsidR="00000000" w:rsidDel="00000000" w:rsidP="00000000" w:rsidRDefault="00000000" w:rsidRPr="00000000" w14:paraId="000009AB">
      <w:pPr>
        <w:numPr>
          <w:ilvl w:val="0"/>
          <w:numId w:val="43"/>
        </w:numPr>
        <w:ind w:left="720" w:hanging="360"/>
        <w:rPr>
          <w:u w:val="none"/>
        </w:rPr>
      </w:pPr>
      <w:r w:rsidDel="00000000" w:rsidR="00000000" w:rsidRPr="00000000">
        <w:rPr>
          <w:rtl w:val="0"/>
        </w:rPr>
        <w:t xml:space="preserve">Mathematical thinking through hands-on STEM activities.</w:t>
      </w:r>
    </w:p>
    <w:p w:rsidR="00000000" w:rsidDel="00000000" w:rsidP="00000000" w:rsidRDefault="00000000" w:rsidRPr="00000000" w14:paraId="000009AC">
      <w:pPr>
        <w:numPr>
          <w:ilvl w:val="0"/>
          <w:numId w:val="43"/>
        </w:numPr>
        <w:ind w:left="720" w:hanging="360"/>
        <w:rPr>
          <w:u w:val="none"/>
        </w:rPr>
      </w:pPr>
      <w:r w:rsidDel="00000000" w:rsidR="00000000" w:rsidRPr="00000000">
        <w:rPr>
          <w:rtl w:val="0"/>
        </w:rPr>
        <w:t xml:space="preserve">Critical thinking and problem-solving capabilities.</w:t>
      </w:r>
    </w:p>
    <w:p w:rsidR="00000000" w:rsidDel="00000000" w:rsidP="00000000" w:rsidRDefault="00000000" w:rsidRPr="00000000" w14:paraId="000009AD">
      <w:pPr>
        <w:numPr>
          <w:ilvl w:val="0"/>
          <w:numId w:val="43"/>
        </w:numPr>
        <w:ind w:left="720" w:hanging="360"/>
        <w:rPr>
          <w:u w:val="none"/>
        </w:rPr>
      </w:pPr>
      <w:r w:rsidDel="00000000" w:rsidR="00000000" w:rsidRPr="00000000">
        <w:rPr>
          <w:rtl w:val="0"/>
        </w:rPr>
        <w:t xml:space="preserve">Social skills are non-negotiable for classroom success.</w:t>
      </w:r>
    </w:p>
    <w:p w:rsidR="00000000" w:rsidDel="00000000" w:rsidP="00000000" w:rsidRDefault="00000000" w:rsidRPr="00000000" w14:paraId="000009AE">
      <w:pPr>
        <w:numPr>
          <w:ilvl w:val="0"/>
          <w:numId w:val="43"/>
        </w:numPr>
        <w:ind w:left="720" w:hanging="360"/>
        <w:rPr>
          <w:u w:val="none"/>
        </w:rPr>
      </w:pPr>
      <w:r w:rsidDel="00000000" w:rsidR="00000000" w:rsidRPr="00000000">
        <w:rPr>
          <w:rtl w:val="0"/>
        </w:rPr>
        <w:t xml:space="preserve">Fine and gross motor development.</w:t>
      </w:r>
    </w:p>
    <w:p w:rsidR="00000000" w:rsidDel="00000000" w:rsidP="00000000" w:rsidRDefault="00000000" w:rsidRPr="00000000" w14:paraId="000009AF">
      <w:pPr>
        <w:numPr>
          <w:ilvl w:val="0"/>
          <w:numId w:val="43"/>
        </w:numPr>
        <w:ind w:left="720" w:hanging="360"/>
        <w:rPr>
          <w:u w:val="none"/>
        </w:rPr>
      </w:pPr>
      <w:r w:rsidDel="00000000" w:rsidR="00000000" w:rsidRPr="00000000">
        <w:rPr>
          <w:rtl w:val="0"/>
        </w:rPr>
        <w:t xml:space="preserve">Creative expression through arts and music.</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We carefully design each element to give children the tools they need to thrive in Brentwood's education-focused environment.</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b w:val="1"/>
          <w:bCs w:val="1"/>
        </w:rPr>
      </w:pPr>
      <w:r w:rsidDel="00000000" w:rsidR="00000000" w:rsidRPr="00000000">
        <w:rPr>
          <w:b w:val="1"/>
          <w:bCs w:val="1"/>
          <w:rtl w:val="0"/>
        </w:rPr>
        <w:t xml:space="preserve">H3: Purpose-Built Learning Spaces</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Our </w:t>
      </w:r>
      <w:ins w:author="Cassandra Gorman" w:id="127" w:date="2026-05-13T03:54:18Z">
        <w:r w:rsidDel="00000000" w:rsidR="00000000" w:rsidRPr="00000000">
          <w:rPr>
            <w:rtl w:val="0"/>
          </w:rPr>
          <w:t xml:space="preserve">new ourpose-built </w:t>
        </w:r>
      </w:ins>
      <w:r w:rsidDel="00000000" w:rsidR="00000000" w:rsidRPr="00000000">
        <w:rPr>
          <w:rtl w:val="0"/>
        </w:rPr>
        <w:t xml:space="preserve">facility complements </w:t>
      </w:r>
      <w:ins w:author="Cassandra Gorman" w:id="128" w:date="2026-05-13T03:54:37Z">
        <w:r w:rsidDel="00000000" w:rsidR="00000000" w:rsidRPr="00000000">
          <w:rPr>
            <w:rtl w:val="0"/>
          </w:rPr>
          <w:t xml:space="preserve">the </w:t>
        </w:r>
      </w:ins>
      <w:r w:rsidDel="00000000" w:rsidR="00000000" w:rsidRPr="00000000">
        <w:rPr>
          <w:rtl w:val="0"/>
        </w:rPr>
        <w:t xml:space="preserve">Brentwood</w:t>
      </w:r>
      <w:ins w:author="Cassandra Gorman" w:id="129" w:date="2026-05-13T03:54:39Z">
        <w:r w:rsidDel="00000000" w:rsidR="00000000" w:rsidRPr="00000000">
          <w:rPr>
            <w:rtl w:val="0"/>
          </w:rPr>
          <w:t xml:space="preserve"> area locality in design and function,</w:t>
        </w:r>
      </w:ins>
      <w:del w:author="Cassandra Gorman" w:id="129" w:date="2026-05-13T03:54:39Z">
        <w:r w:rsidDel="00000000" w:rsidR="00000000" w:rsidRPr="00000000">
          <w:rPr>
            <w:rtl w:val="0"/>
          </w:rPr>
          <w:delText xml:space="preserve">'s</w:delText>
        </w:r>
      </w:del>
      <w:r w:rsidDel="00000000" w:rsidR="00000000" w:rsidRPr="00000000">
        <w:rPr>
          <w:rtl w:val="0"/>
        </w:rPr>
        <w:t xml:space="preserve"> </w:t>
      </w:r>
      <w:del w:author="Cassandra Gorman" w:id="130" w:date="2026-05-13T03:54:53Z">
        <w:r w:rsidDel="00000000" w:rsidR="00000000" w:rsidRPr="00000000">
          <w:rPr>
            <w:rtl w:val="0"/>
          </w:rPr>
          <w:delText xml:space="preserve">blend of renovated mid-century homes and modern builds, </w:delText>
        </w:r>
      </w:del>
      <w:r w:rsidDel="00000000" w:rsidR="00000000" w:rsidRPr="00000000">
        <w:rPr>
          <w:rtl w:val="0"/>
        </w:rPr>
        <w:t xml:space="preserve">creating a welcoming space that feels like part of the local streetscape. All our facility improvements and outdoor play designs fully comply with the City of Melville's Local Planning Scheme No. 6. This makes sure of a safe and community-aligned environment.</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Our learning spaces include:</w:t>
      </w:r>
    </w:p>
    <w:p w:rsidR="00000000" w:rsidDel="00000000" w:rsidP="00000000" w:rsidRDefault="00000000" w:rsidRPr="00000000" w14:paraId="000009B8">
      <w:pPr>
        <w:numPr>
          <w:ilvl w:val="0"/>
          <w:numId w:val="61"/>
        </w:numPr>
        <w:ind w:left="720" w:hanging="360"/>
        <w:rPr>
          <w:u w:val="none"/>
        </w:rPr>
      </w:pPr>
      <w:r w:rsidDel="00000000" w:rsidR="00000000" w:rsidRPr="00000000">
        <w:rPr>
          <w:rtl w:val="0"/>
        </w:rPr>
        <w:t xml:space="preserve">Bright, modern classrooms equipped for 21st-century learning.</w:t>
      </w:r>
    </w:p>
    <w:p w:rsidR="00000000" w:rsidDel="00000000" w:rsidP="00000000" w:rsidRDefault="00000000" w:rsidRPr="00000000" w14:paraId="000009B9">
      <w:pPr>
        <w:numPr>
          <w:ilvl w:val="0"/>
          <w:numId w:val="61"/>
        </w:numPr>
        <w:ind w:left="720" w:hanging="360"/>
        <w:rPr>
          <w:u w:val="none"/>
        </w:rPr>
      </w:pPr>
      <w:r w:rsidDel="00000000" w:rsidR="00000000" w:rsidRPr="00000000">
        <w:rPr>
          <w:rtl w:val="0"/>
        </w:rPr>
        <w:t xml:space="preserve">Outdoor areas designed for Perth's Mediterranean climate.</w:t>
      </w:r>
    </w:p>
    <w:p w:rsidR="00000000" w:rsidDel="00000000" w:rsidP="00000000" w:rsidRDefault="00000000" w:rsidRPr="00000000" w14:paraId="000009BA">
      <w:pPr>
        <w:numPr>
          <w:ilvl w:val="0"/>
          <w:numId w:val="61"/>
        </w:numPr>
        <w:ind w:left="720" w:hanging="360"/>
        <w:rPr>
          <w:u w:val="none"/>
        </w:rPr>
      </w:pPr>
      <w:r w:rsidDel="00000000" w:rsidR="00000000" w:rsidRPr="00000000">
        <w:rPr>
          <w:rtl w:val="0"/>
        </w:rPr>
        <w:t xml:space="preserve">Quiet zones for focused activities.</w:t>
      </w:r>
    </w:p>
    <w:p w:rsidR="00000000" w:rsidDel="00000000" w:rsidP="00000000" w:rsidRDefault="00000000" w:rsidRPr="00000000" w14:paraId="000009BB">
      <w:pPr>
        <w:numPr>
          <w:ilvl w:val="0"/>
          <w:numId w:val="61"/>
        </w:numPr>
        <w:ind w:left="720" w:hanging="360"/>
        <w:rPr>
          <w:u w:val="none"/>
        </w:rPr>
      </w:pPr>
      <w:r w:rsidDel="00000000" w:rsidR="00000000" w:rsidRPr="00000000">
        <w:rPr>
          <w:rtl w:val="0"/>
        </w:rPr>
        <w:t xml:space="preserve">Interactive technology integrated thoughtfully into learning.</w:t>
      </w:r>
    </w:p>
    <w:p w:rsidR="00000000" w:rsidDel="00000000" w:rsidP="00000000" w:rsidRDefault="00000000" w:rsidRPr="00000000" w14:paraId="000009BC">
      <w:pPr>
        <w:numPr>
          <w:ilvl w:val="0"/>
          <w:numId w:val="61"/>
        </w:numPr>
        <w:ind w:left="720" w:hanging="360"/>
        <w:rPr>
          <w:u w:val="none"/>
        </w:rPr>
      </w:pPr>
      <w:r w:rsidDel="00000000" w:rsidR="00000000" w:rsidRPr="00000000">
        <w:rPr>
          <w:rtl w:val="0"/>
        </w:rPr>
        <w:t xml:space="preserve">Nature play areas featuring native vegetation.</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b w:val="1"/>
          <w:bCs w:val="1"/>
        </w:rPr>
      </w:pPr>
      <w:r w:rsidDel="00000000" w:rsidR="00000000" w:rsidRPr="00000000">
        <w:rPr>
          <w:b w:val="1"/>
          <w:bCs w:val="1"/>
          <w:rtl w:val="0"/>
        </w:rPr>
        <w:t xml:space="preserve">H2: Your Local Childcare Experts in Brentwood</w:t>
      </w:r>
    </w:p>
    <w:p w:rsidR="00000000" w:rsidDel="00000000" w:rsidP="00000000" w:rsidRDefault="00000000" w:rsidRPr="00000000" w14:paraId="000009BF">
      <w:pPr>
        <w:spacing w:after="240" w:before="240" w:lineRule="auto"/>
        <w:rPr/>
      </w:pPr>
      <w:r w:rsidDel="00000000" w:rsidR="00000000" w:rsidRPr="00000000">
        <w:rPr>
          <w:rtl w:val="0"/>
        </w:rPr>
        <w:t xml:space="preserve">Being a local expert means knowing more than the suburb. It means knowing the children who grow up here, the rhythms of family life, and the schools they'll one day walk into. That knowledge shapes everything about how we educate and care for the kids in our centre every day.</w:t>
      </w:r>
    </w:p>
    <w:p w:rsidR="00000000" w:rsidDel="00000000" w:rsidP="00000000" w:rsidRDefault="00000000" w:rsidRPr="00000000" w14:paraId="000009C0">
      <w:pPr>
        <w:spacing w:after="240" w:before="240" w:lineRule="auto"/>
        <w:rPr/>
      </w:pPr>
      <w:r w:rsidDel="00000000" w:rsidR="00000000" w:rsidRPr="00000000">
        <w:rPr>
          <w:rtl w:val="0"/>
        </w:rPr>
        <w:t xml:space="preserve">Children at our Brentwood centre benefit from educators who are genuinely invested in this community, purposeful programs that build real skills, and a warm, welcoming environment designed to help every child feel confident and curious. Our setting </w:t>
      </w:r>
      <w:del w:author="Cassandra Gorman" w:id="131" w:date="2026-05-13T03:55:22Z">
        <w:r w:rsidDel="00000000" w:rsidR="00000000" w:rsidRPr="00000000">
          <w:rPr>
            <w:rtl w:val="0"/>
          </w:rPr>
          <w:delText xml:space="preserve">near Blue Gum Lake Reserve and the Canning River also </w:delText>
        </w:r>
      </w:del>
      <w:r w:rsidDel="00000000" w:rsidR="00000000" w:rsidRPr="00000000">
        <w:rPr>
          <w:rtl w:val="0"/>
        </w:rPr>
        <w:t xml:space="preserve">gives us a beautiful natural backdrop for outdoor learning and exploration.</w:t>
      </w:r>
    </w:p>
    <w:p w:rsidR="00000000" w:rsidDel="00000000" w:rsidP="00000000" w:rsidRDefault="00000000" w:rsidRPr="00000000" w14:paraId="000009C1">
      <w:pPr>
        <w:spacing w:after="240" w:before="240" w:lineRule="auto"/>
        <w:rPr/>
      </w:pPr>
      <w:r w:rsidDel="00000000" w:rsidR="00000000" w:rsidRPr="00000000">
        <w:rPr>
          <w:rtl w:val="0"/>
        </w:rPr>
        <w:t xml:space="preserve">We're proud to be part of the Brentwood community, and that shows in the care we put into every child's experience with us.</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[Secure your child's place for 2027]. Spots are filling fast.</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b w:val="1"/>
          <w:bCs w:val="1"/>
        </w:rPr>
      </w:pPr>
      <w:r w:rsidDel="00000000" w:rsidR="00000000" w:rsidRPr="00000000">
        <w:rPr>
          <w:b w:val="1"/>
          <w:bCs w:val="1"/>
          <w:rtl w:val="0"/>
        </w:rPr>
        <w:t xml:space="preserve">H2: Why Choose Our Brentwood Childcare Centre</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b w:val="1"/>
          <w:bCs w:val="1"/>
        </w:rPr>
      </w:pPr>
      <w:r w:rsidDel="00000000" w:rsidR="00000000" w:rsidRPr="00000000">
        <w:rPr>
          <w:b w:val="1"/>
          <w:bCs w:val="1"/>
          <w:rtl w:val="0"/>
        </w:rPr>
        <w:t xml:space="preserve">H3: Investment in Your Child's Future</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With high household incomes in Brentwood, parents view early education fees not as a cost but as an investment. We honour this perspective by delivering exceptional value through:</w:t>
      </w:r>
    </w:p>
    <w:p w:rsidR="00000000" w:rsidDel="00000000" w:rsidP="00000000" w:rsidRDefault="00000000" w:rsidRPr="00000000" w14:paraId="000009CB">
      <w:pPr>
        <w:numPr>
          <w:ilvl w:val="0"/>
          <w:numId w:val="104"/>
        </w:numPr>
        <w:ind w:left="720" w:hanging="360"/>
        <w:rPr>
          <w:u w:val="none"/>
        </w:rPr>
      </w:pPr>
      <w:r w:rsidDel="00000000" w:rsidR="00000000" w:rsidRPr="00000000">
        <w:rPr>
          <w:rtl w:val="0"/>
        </w:rPr>
        <w:t xml:space="preserve">Qualified educators passionate about early childhood development.</w:t>
      </w:r>
    </w:p>
    <w:p w:rsidR="00000000" w:rsidDel="00000000" w:rsidP="00000000" w:rsidRDefault="00000000" w:rsidRPr="00000000" w14:paraId="000009CC">
      <w:pPr>
        <w:numPr>
          <w:ilvl w:val="0"/>
          <w:numId w:val="104"/>
        </w:numPr>
        <w:ind w:left="720" w:hanging="360"/>
        <w:rPr>
          <w:u w:val="none"/>
        </w:rPr>
      </w:pPr>
      <w:r w:rsidDel="00000000" w:rsidR="00000000" w:rsidRPr="00000000">
        <w:rPr>
          <w:rtl w:val="0"/>
        </w:rPr>
        <w:t xml:space="preserve">Low child-to-educator ratios providing individual attention.</w:t>
      </w:r>
    </w:p>
    <w:p w:rsidR="00000000" w:rsidDel="00000000" w:rsidP="00000000" w:rsidRDefault="00000000" w:rsidRPr="00000000" w14:paraId="000009CD">
      <w:pPr>
        <w:numPr>
          <w:ilvl w:val="0"/>
          <w:numId w:val="104"/>
        </w:numPr>
        <w:ind w:left="720" w:hanging="360"/>
        <w:rPr>
          <w:u w:val="none"/>
        </w:rPr>
      </w:pPr>
      <w:r w:rsidDel="00000000" w:rsidR="00000000" w:rsidRPr="00000000">
        <w:rPr>
          <w:rtl w:val="0"/>
        </w:rPr>
        <w:t xml:space="preserve">Regular progress updates and parent communication.</w:t>
      </w:r>
    </w:p>
    <w:p w:rsidR="00000000" w:rsidDel="00000000" w:rsidP="00000000" w:rsidRDefault="00000000" w:rsidRPr="00000000" w14:paraId="000009CE">
      <w:pPr>
        <w:numPr>
          <w:ilvl w:val="0"/>
          <w:numId w:val="104"/>
        </w:numPr>
        <w:ind w:left="720" w:hanging="360"/>
        <w:rPr>
          <w:u w:val="none"/>
        </w:rPr>
      </w:pPr>
      <w:r w:rsidDel="00000000" w:rsidR="00000000" w:rsidRPr="00000000">
        <w:rPr>
          <w:rtl w:val="0"/>
        </w:rPr>
        <w:t xml:space="preserve">Transparent curriculum planning.</w:t>
      </w:r>
    </w:p>
    <w:p w:rsidR="00000000" w:rsidDel="00000000" w:rsidP="00000000" w:rsidRDefault="00000000" w:rsidRPr="00000000" w14:paraId="000009CF">
      <w:pPr>
        <w:numPr>
          <w:ilvl w:val="0"/>
          <w:numId w:val="104"/>
        </w:numPr>
        <w:ind w:left="720" w:hanging="360"/>
        <w:rPr>
          <w:u w:val="none"/>
        </w:rPr>
      </w:pPr>
      <w:r w:rsidDel="00000000" w:rsidR="00000000" w:rsidRPr="00000000">
        <w:rPr>
          <w:rtl w:val="0"/>
        </w:rPr>
        <w:t xml:space="preserve">Strong partnerships with local schools.</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b w:val="1"/>
          <w:bCs w:val="1"/>
        </w:rPr>
      </w:pPr>
      <w:r w:rsidDel="00000000" w:rsidR="00000000" w:rsidRPr="00000000">
        <w:rPr>
          <w:b w:val="1"/>
          <w:bCs w:val="1"/>
          <w:rtl w:val="0"/>
        </w:rPr>
        <w:t xml:space="preserve">H3: Community-Focused Approach</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We maintain the warm, personal atmosphere that Brentwood families value. Our educators know every child by name and work closely with parents to support each family's unique educational goals. This custom approach creates continuity between home and centre, creating the stable foundation children need for learning success.</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b w:val="1"/>
          <w:bCs w:val="1"/>
        </w:rPr>
      </w:pPr>
      <w:r w:rsidDel="00000000" w:rsidR="00000000" w:rsidRPr="00000000">
        <w:rPr>
          <w:b w:val="1"/>
          <w:bCs w:val="1"/>
          <w:rtl w:val="0"/>
        </w:rPr>
        <w:t xml:space="preserve">H3: Proven Transition Success</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Our graduates enter local primary schools with confidence and enthusiasm for learning. Parents consistently report their children feel prepared academically and socially, having developed the self-regulation and learning skills non-negotiable for classroom success.</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b w:val="1"/>
          <w:bCs w:val="1"/>
        </w:rPr>
      </w:pPr>
      <w:r w:rsidDel="00000000" w:rsidR="00000000" w:rsidRPr="00000000">
        <w:rPr>
          <w:b w:val="1"/>
          <w:bCs w:val="1"/>
          <w:rtl w:val="0"/>
        </w:rPr>
        <w:t xml:space="preserve">H2: Beyond Standard Daycare Near Brentwood</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What distinguishes exceptional early learning from basic childcare? For Brentwood families, the difference lies in purposeful, outcomes-focused programming that prepares children for academic achievement.</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b w:val="1"/>
          <w:bCs w:val="1"/>
        </w:rPr>
      </w:pPr>
      <w:r w:rsidDel="00000000" w:rsidR="00000000" w:rsidRPr="00000000">
        <w:rPr>
          <w:b w:val="1"/>
          <w:bCs w:val="1"/>
          <w:rtl w:val="0"/>
        </w:rPr>
        <w:t xml:space="preserve">H3: Extensive Development Focus</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While other centres might emphasise play alone, we understand that structured learning experiences build the foundation for future success. Our programme addresses:</w:t>
      </w:r>
    </w:p>
    <w:p w:rsidR="00000000" w:rsidDel="00000000" w:rsidP="00000000" w:rsidRDefault="00000000" w:rsidRPr="00000000" w14:paraId="000009E0">
      <w:pPr>
        <w:numPr>
          <w:ilvl w:val="0"/>
          <w:numId w:val="66"/>
        </w:numPr>
        <w:ind w:left="720" w:hanging="360"/>
        <w:rPr>
          <w:u w:val="none"/>
        </w:rPr>
      </w:pPr>
      <w:r w:rsidDel="00000000" w:rsidR="00000000" w:rsidRPr="00000000">
        <w:rPr>
          <w:rtl w:val="0"/>
        </w:rPr>
        <w:t xml:space="preserve">Executive function skills through planned activities.</w:t>
      </w:r>
    </w:p>
    <w:p w:rsidR="00000000" w:rsidDel="00000000" w:rsidP="00000000" w:rsidRDefault="00000000" w:rsidRPr="00000000" w14:paraId="000009E1">
      <w:pPr>
        <w:numPr>
          <w:ilvl w:val="0"/>
          <w:numId w:val="66"/>
        </w:numPr>
        <w:ind w:left="720" w:hanging="360"/>
        <w:rPr>
          <w:u w:val="none"/>
        </w:rPr>
      </w:pPr>
      <w:r w:rsidDel="00000000" w:rsidR="00000000" w:rsidRPr="00000000">
        <w:rPr>
          <w:rtl w:val="0"/>
        </w:rPr>
        <w:t xml:space="preserve">Emotional regulation through mindfulness practices.</w:t>
      </w:r>
    </w:p>
    <w:p w:rsidR="00000000" w:rsidDel="00000000" w:rsidP="00000000" w:rsidRDefault="00000000" w:rsidRPr="00000000" w14:paraId="000009E2">
      <w:pPr>
        <w:numPr>
          <w:ilvl w:val="0"/>
          <w:numId w:val="66"/>
        </w:numPr>
        <w:ind w:left="720" w:hanging="360"/>
        <w:rPr>
          <w:u w:val="none"/>
        </w:rPr>
      </w:pPr>
      <w:r w:rsidDel="00000000" w:rsidR="00000000" w:rsidRPr="00000000">
        <w:rPr>
          <w:rtl w:val="0"/>
        </w:rPr>
        <w:t xml:space="preserve">Communication skills through group discussions.</w:t>
      </w:r>
    </w:p>
    <w:p w:rsidR="00000000" w:rsidDel="00000000" w:rsidP="00000000" w:rsidRDefault="00000000" w:rsidRPr="00000000" w14:paraId="000009E3">
      <w:pPr>
        <w:numPr>
          <w:ilvl w:val="0"/>
          <w:numId w:val="66"/>
        </w:numPr>
        <w:ind w:left="720" w:hanging="360"/>
        <w:rPr>
          <w:u w:val="none"/>
        </w:rPr>
      </w:pPr>
      <w:r w:rsidDel="00000000" w:rsidR="00000000" w:rsidRPr="00000000">
        <w:rPr>
          <w:rtl w:val="0"/>
        </w:rPr>
        <w:t xml:space="preserve">Independence through age-appropriate responsibilities.</w:t>
      </w:r>
    </w:p>
    <w:p w:rsidR="00000000" w:rsidDel="00000000" w:rsidP="00000000" w:rsidRDefault="00000000" w:rsidRPr="00000000" w14:paraId="000009E4">
      <w:pPr>
        <w:numPr>
          <w:ilvl w:val="0"/>
          <w:numId w:val="66"/>
        </w:numPr>
        <w:ind w:left="720" w:hanging="360"/>
        <w:rPr>
          <w:u w:val="none"/>
        </w:rPr>
      </w:pPr>
      <w:r w:rsidDel="00000000" w:rsidR="00000000" w:rsidRPr="00000000">
        <w:rPr>
          <w:rtl w:val="0"/>
        </w:rPr>
        <w:t xml:space="preserve">Creativity through open-ended exploration.</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b w:val="1"/>
          <w:bCs w:val="1"/>
        </w:rPr>
      </w:pPr>
      <w:r w:rsidDel="00000000" w:rsidR="00000000" w:rsidRPr="00000000">
        <w:rPr>
          <w:b w:val="1"/>
          <w:bCs w:val="1"/>
          <w:rtl w:val="0"/>
        </w:rPr>
        <w:t xml:space="preserve">H3: Supporting the Whole Family</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We recognise that preparing for school success involves the entire family. Our centre provides:</w:t>
      </w:r>
    </w:p>
    <w:p w:rsidR="00000000" w:rsidDel="00000000" w:rsidP="00000000" w:rsidRDefault="00000000" w:rsidRPr="00000000" w14:paraId="000009E9">
      <w:pPr>
        <w:numPr>
          <w:ilvl w:val="0"/>
          <w:numId w:val="74"/>
        </w:numPr>
        <w:ind w:left="720" w:hanging="360"/>
        <w:rPr>
          <w:u w:val="none"/>
        </w:rPr>
      </w:pPr>
      <w:r w:rsidDel="00000000" w:rsidR="00000000" w:rsidRPr="00000000">
        <w:rPr>
          <w:rtl w:val="0"/>
        </w:rPr>
        <w:t xml:space="preserve">Parent education workshops on school readiness.</w:t>
      </w:r>
    </w:p>
    <w:p w:rsidR="00000000" w:rsidDel="00000000" w:rsidP="00000000" w:rsidRDefault="00000000" w:rsidRPr="00000000" w14:paraId="000009EA">
      <w:pPr>
        <w:numPr>
          <w:ilvl w:val="0"/>
          <w:numId w:val="74"/>
        </w:numPr>
        <w:ind w:left="720" w:hanging="360"/>
        <w:rPr>
          <w:u w:val="none"/>
        </w:rPr>
      </w:pPr>
      <w:r w:rsidDel="00000000" w:rsidR="00000000" w:rsidRPr="00000000">
        <w:rPr>
          <w:rtl w:val="0"/>
        </w:rPr>
        <w:t xml:space="preserve">Family events that build community connections.</w:t>
      </w:r>
    </w:p>
    <w:p w:rsidR="00000000" w:rsidDel="00000000" w:rsidP="00000000" w:rsidRDefault="00000000" w:rsidRPr="00000000" w14:paraId="000009EB">
      <w:pPr>
        <w:numPr>
          <w:ilvl w:val="0"/>
          <w:numId w:val="74"/>
        </w:numPr>
        <w:ind w:left="720" w:hanging="360"/>
        <w:rPr>
          <w:u w:val="none"/>
        </w:rPr>
      </w:pPr>
      <w:r w:rsidDel="00000000" w:rsidR="00000000" w:rsidRPr="00000000">
        <w:rPr>
          <w:rtl w:val="0"/>
        </w:rPr>
        <w:t xml:space="preserve">Resources for continuing learning at home.</w:t>
      </w:r>
    </w:p>
    <w:p w:rsidR="00000000" w:rsidDel="00000000" w:rsidP="00000000" w:rsidRDefault="00000000" w:rsidRPr="00000000" w14:paraId="000009EC">
      <w:pPr>
        <w:numPr>
          <w:ilvl w:val="0"/>
          <w:numId w:val="74"/>
        </w:numPr>
        <w:ind w:left="720" w:hanging="360"/>
        <w:rPr>
          <w:u w:val="none"/>
        </w:rPr>
      </w:pPr>
      <w:r w:rsidDel="00000000" w:rsidR="00000000" w:rsidRPr="00000000">
        <w:rPr>
          <w:rtl w:val="0"/>
        </w:rPr>
        <w:t xml:space="preserve">Guidance on local school selection.</w:t>
      </w:r>
    </w:p>
    <w:p w:rsidR="00000000" w:rsidDel="00000000" w:rsidP="00000000" w:rsidRDefault="00000000" w:rsidRPr="00000000" w14:paraId="000009ED">
      <w:pPr>
        <w:numPr>
          <w:ilvl w:val="0"/>
          <w:numId w:val="74"/>
        </w:numPr>
        <w:ind w:left="720" w:hanging="360"/>
        <w:rPr>
          <w:u w:val="none"/>
        </w:rPr>
      </w:pPr>
      <w:r w:rsidDel="00000000" w:rsidR="00000000" w:rsidRPr="00000000">
        <w:rPr>
          <w:rtl w:val="0"/>
        </w:rPr>
        <w:t xml:space="preserve">Support through the transition process.</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b w:val="1"/>
          <w:bCs w:val="1"/>
        </w:rPr>
      </w:pPr>
      <w:r w:rsidDel="00000000" w:rsidR="00000000" w:rsidRPr="00000000">
        <w:rPr>
          <w:b w:val="1"/>
          <w:bCs w:val="1"/>
          <w:rtl w:val="0"/>
        </w:rPr>
        <w:t xml:space="preserve">Q: What makes your childcare different from other centres near Brentwood?</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Our school readiness programme specifically addresses the high academic expectations of local families. With our understanding of the "Rossmoyne Factor" and local school requirements, we provide targeted preparation that generic centres simply can't match. Our curriculum, designed for Brentwood's educated demographic, emphasises intellectual stimulation alongside social development.</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b w:val="1"/>
          <w:bCs w:val="1"/>
        </w:rPr>
      </w:pPr>
      <w:r w:rsidDel="00000000" w:rsidR="00000000" w:rsidRPr="00000000">
        <w:rPr>
          <w:b w:val="1"/>
          <w:bCs w:val="1"/>
          <w:rtl w:val="0"/>
        </w:rPr>
        <w:t xml:space="preserve">Q: How do you prepare children for local primary schools?</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We focus on building the specific skills local schools expect: strong pre-literacy abilities, mathematical thinking, social confidence, and learning independence. Our educators understand the academic standards of schools like Rossmoyne Primary and Brentwood Primary. This makes sure children enter kindergarten ready to excel.</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b w:val="1"/>
          <w:bCs w:val="1"/>
        </w:rPr>
      </w:pPr>
      <w:r w:rsidDel="00000000" w:rsidR="00000000" w:rsidRPr="00000000">
        <w:rPr>
          <w:b w:val="1"/>
          <w:bCs w:val="1"/>
          <w:rtl w:val="0"/>
        </w:rPr>
        <w:t xml:space="preserve">Q: What age groups do you accept?</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We welcome children from infancy through school age, with programmes custom to each developmental stage. Our school readiness focus intensifies in the pre-kindy years, providing children ample time to develop non-negotiable skills before their formal education begins.</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b w:val="1"/>
          <w:bCs w:val="1"/>
        </w:rPr>
      </w:pPr>
      <w:r w:rsidDel="00000000" w:rsidR="00000000" w:rsidRPr="00000000">
        <w:rPr>
          <w:b w:val="1"/>
          <w:bCs w:val="1"/>
          <w:rtl w:val="0"/>
        </w:rPr>
        <w:t xml:space="preserve">Q: Do you offer tours for prospective families?</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Absolutely. We encourage all families to visit and see how our approach to early learning differs from standard daycare. During your tour, you'll observe our programmes in action and discuss your child's specific needs with our educators.</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b w:val="1"/>
          <w:bCs w:val="1"/>
        </w:rPr>
      </w:pPr>
      <w:r w:rsidDel="00000000" w:rsidR="00000000" w:rsidRPr="00000000">
        <w:rPr>
          <w:b w:val="1"/>
          <w:bCs w:val="1"/>
          <w:rtl w:val="0"/>
        </w:rPr>
        <w:t xml:space="preserve">Q: What are "Executive Function" skills?</w:t>
      </w:r>
    </w:p>
    <w:p w:rsidR="00000000" w:rsidDel="00000000" w:rsidP="00000000" w:rsidRDefault="00000000" w:rsidRPr="00000000" w14:paraId="00000A02">
      <w:pPr>
        <w:rPr>
          <w:b w:val="1"/>
          <w:bCs w:val="1"/>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These include working memory, mental flexibility, and self-control. We prioritize these in our Brentwood program as they are the primary predictors of academic success in high-achieving schools.</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b w:val="1"/>
          <w:bCs w:val="1"/>
        </w:rPr>
      </w:pPr>
      <w:r w:rsidDel="00000000" w:rsidR="00000000" w:rsidRPr="00000000">
        <w:rPr>
          <w:b w:val="1"/>
          <w:bCs w:val="1"/>
          <w:rtl w:val="0"/>
        </w:rPr>
        <w:t xml:space="preserve">Q: Is there a minimum age for the Brentwood nursery?</w:t>
      </w:r>
    </w:p>
    <w:p w:rsidR="00000000" w:rsidDel="00000000" w:rsidP="00000000" w:rsidRDefault="00000000" w:rsidRPr="00000000" w14:paraId="00000A06">
      <w:pPr>
        <w:rPr>
          <w:b w:val="1"/>
          <w:bCs w:val="1"/>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We welcome infants from 6 weeks of age, providing a dedicated, quiet nursery space with individualized routines that mirror your schedule at home.</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b w:val="1"/>
          <w:bCs w:val="1"/>
        </w:rPr>
      </w:pPr>
      <w:r w:rsidDel="00000000" w:rsidR="00000000" w:rsidRPr="00000000">
        <w:rPr>
          <w:b w:val="1"/>
          <w:bCs w:val="1"/>
          <w:rtl w:val="0"/>
        </w:rPr>
        <w:t xml:space="preserve">Q: Can we visit our child during the day?</w:t>
      </w:r>
    </w:p>
    <w:p w:rsidR="00000000" w:rsidDel="00000000" w:rsidP="00000000" w:rsidRDefault="00000000" w:rsidRPr="00000000" w14:paraId="00000A0A">
      <w:pPr>
        <w:rPr>
          <w:b w:val="1"/>
          <w:bCs w:val="1"/>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We have an open-door policy for enrolled families. You are welcome to visit or call to check on your child at any time.</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b w:val="1"/>
          <w:bCs w:val="1"/>
        </w:rPr>
      </w:pPr>
      <w:r w:rsidDel="00000000" w:rsidR="00000000" w:rsidRPr="00000000">
        <w:rPr>
          <w:b w:val="1"/>
          <w:bCs w:val="1"/>
          <w:rtl w:val="0"/>
        </w:rPr>
        <w:t xml:space="preserve">Q: How far in advance should we enrol?</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Given Brentwood's competitive early learning landscape, we recommend enquiring as early as possible. Many families secure places 6-12 months in advance, particularly for our sought-after pre-kindy programme.</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Finding the right childcare near Brentwood means choosing a centre that understands your family's educational values and aspirations. Our commitment to school readiness, combined with our warm, community-focused approach, makes us the trusted choice for families seeking more than basic care. With spots filling quickly for our 2027 intake and primary school enrolments approaching, now is the time to [invest in your child's educational journey]. Contact us today to find how we're preparing Brentwood's youngest learners for lifelong academic success.</w:t>
      </w:r>
      <w:r w:rsidDel="00000000" w:rsidR="00000000" w:rsidRPr="00000000">
        <w:br w:type="page"/>
      </w:r>
      <w:r w:rsidDel="00000000" w:rsidR="00000000" w:rsidRPr="00000000">
        <w:rPr>
          <w:rtl w:val="0"/>
        </w:rPr>
      </w:r>
    </w:p>
    <w:p w:rsidR="00000000" w:rsidDel="00000000" w:rsidP="00000000" w:rsidRDefault="00000000" w:rsidRPr="00000000" w14:paraId="00000A12">
      <w:pPr>
        <w:pStyle w:val="Heading1"/>
        <w:rPr>
          <w:b w:val="1"/>
          <w:bCs w:val="1"/>
        </w:rPr>
      </w:pPr>
      <w:bookmarkStart w:colFirst="0" w:colLast="0" w:name="_q3vu067l3uqs" w:id="21"/>
      <w:bookmarkEnd w:id="21"/>
      <w:r w:rsidDel="00000000" w:rsidR="00000000" w:rsidRPr="00000000">
        <w:rPr>
          <w:b w:val="1"/>
          <w:bCs w:val="1"/>
          <w:rtl w:val="0"/>
        </w:rPr>
        <w:t xml:space="preserve">Page 22 </w:t>
      </w:r>
    </w:p>
    <w:p w:rsidR="00000000" w:rsidDel="00000000" w:rsidP="00000000" w:rsidRDefault="00000000" w:rsidRPr="00000000" w14:paraId="00000A13">
      <w:pPr>
        <w:rPr>
          <w:b w:val="1"/>
          <w:bCs w:val="1"/>
        </w:rPr>
      </w:pPr>
      <w:r w:rsidDel="00000000" w:rsidR="00000000" w:rsidRPr="00000000">
        <w:rPr>
          <w:b w:val="1"/>
          <w:bCs w:val="1"/>
          <w:rtl w:val="0"/>
        </w:rPr>
        <w:t xml:space="preserve">URL: https://flourishelc.com.au/kindergarten-bull-creek-wa/</w:t>
      </w:r>
    </w:p>
    <w:p w:rsidR="00000000" w:rsidDel="00000000" w:rsidP="00000000" w:rsidRDefault="00000000" w:rsidRPr="00000000" w14:paraId="00000A14">
      <w:pPr>
        <w:rPr/>
      </w:pPr>
      <w:r w:rsidDel="00000000" w:rsidR="00000000" w:rsidRPr="00000000">
        <w:rPr>
          <w:rtl w:val="0"/>
        </w:rPr>
        <w:t xml:space="preserve">Page Type: Location Page</w:t>
      </w:r>
    </w:p>
    <w:p w:rsidR="00000000" w:rsidDel="00000000" w:rsidP="00000000" w:rsidRDefault="00000000" w:rsidRPr="00000000" w14:paraId="00000A15">
      <w:pPr>
        <w:rPr/>
      </w:pPr>
      <w:r w:rsidDel="00000000" w:rsidR="00000000" w:rsidRPr="00000000">
        <w:rPr>
          <w:rtl w:val="0"/>
        </w:rPr>
        <w:t xml:space="preserve">Content Type: New Content</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Keywords:</w:t>
      </w:r>
    </w:p>
    <w:p w:rsidR="00000000" w:rsidDel="00000000" w:rsidP="00000000" w:rsidRDefault="00000000" w:rsidRPr="00000000" w14:paraId="00000A18">
      <w:pPr>
        <w:rPr>
          <w:b w:val="1"/>
          <w:bCs w:val="1"/>
        </w:rPr>
      </w:pPr>
      <w:r w:rsidDel="00000000" w:rsidR="00000000" w:rsidRPr="00000000">
        <w:rPr>
          <w:b w:val="1"/>
          <w:bCs w:val="1"/>
          <w:rtl w:val="0"/>
        </w:rPr>
        <w:t xml:space="preserve">Primary keyword: kindergarten bull creek</w:t>
      </w:r>
    </w:p>
    <w:p w:rsidR="00000000" w:rsidDel="00000000" w:rsidP="00000000" w:rsidRDefault="00000000" w:rsidRPr="00000000" w14:paraId="00000A19">
      <w:pPr>
        <w:rPr/>
      </w:pPr>
      <w:r w:rsidDel="00000000" w:rsidR="00000000" w:rsidRPr="00000000">
        <w:rPr>
          <w:rtl w:val="0"/>
        </w:rPr>
        <w:t xml:space="preserve">Secondary keywords: </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b w:val="1"/>
          <w:bCs w:val="1"/>
        </w:rPr>
      </w:pPr>
      <w:r w:rsidDel="00000000" w:rsidR="00000000" w:rsidRPr="00000000">
        <w:rPr>
          <w:b w:val="1"/>
          <w:bCs w:val="1"/>
          <w:rtl w:val="0"/>
        </w:rPr>
        <w:t xml:space="preserve">Content:</w:t>
      </w:r>
    </w:p>
    <w:p w:rsidR="00000000" w:rsidDel="00000000" w:rsidP="00000000" w:rsidRDefault="00000000" w:rsidRPr="00000000" w14:paraId="00000A1C">
      <w:pPr>
        <w:rPr/>
      </w:pPr>
      <w:r w:rsidDel="00000000" w:rsidR="00000000" w:rsidRPr="00000000">
        <w:rPr>
          <w:rtl w:val="0"/>
        </w:rPr>
        <w:t xml:space="preserve">Meta Title: Kindergarten Bull Creek - Quality Early Learning Programs</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Meta Description: Looking for kindergarten in Bull Creek? Our play-based program prepares children for success at top local schools like Bull Creek Primary. Book your tour today.</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b w:val="1"/>
          <w:bCs w:val="1"/>
        </w:rPr>
      </w:pPr>
      <w:r w:rsidDel="00000000" w:rsidR="00000000" w:rsidRPr="00000000">
        <w:rPr>
          <w:b w:val="1"/>
          <w:bCs w:val="1"/>
          <w:rtl w:val="0"/>
        </w:rPr>
        <w:t xml:space="preserve">H1: Kindergarten Bull Creek - Building Strong Foundations for School Success</w:t>
      </w:r>
    </w:p>
    <w:p w:rsidR="00000000" w:rsidDel="00000000" w:rsidP="00000000" w:rsidRDefault="00000000" w:rsidRPr="00000000" w14:paraId="00000A21">
      <w:pPr>
        <w:spacing w:after="240" w:before="240" w:lineRule="auto"/>
        <w:rPr/>
      </w:pPr>
      <w:r w:rsidDel="00000000" w:rsidR="00000000" w:rsidRPr="00000000">
        <w:rPr>
          <w:rtl w:val="0"/>
        </w:rPr>
        <w:t xml:space="preserve">The foundations children build in kindergarten stay with them. Confidence in the classroom, the ability to listen and communicate, early literacy and numeracy skills, knowing how to make friends and work through challenges. These are the things that make a real difference when school begins, and they're exactly what we focus on every day.</w:t>
      </w:r>
    </w:p>
    <w:p w:rsidR="00000000" w:rsidDel="00000000" w:rsidP="00000000" w:rsidRDefault="00000000" w:rsidRPr="00000000" w14:paraId="00000A22">
      <w:pPr>
        <w:spacing w:after="240" w:before="240" w:lineRule="auto"/>
        <w:rPr/>
      </w:pPr>
      <w:r w:rsidDel="00000000" w:rsidR="00000000" w:rsidRPr="00000000">
        <w:rPr>
          <w:rtl w:val="0"/>
        </w:rPr>
        <w:t xml:space="preserve">Our play-based kindergarten in Bull Creek is designed to bridge the gap between early childhood and primary school, giving children the skills, the curiosity, and the self-belief to hit the ground running. Strong foundations, built one day at a time.</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b w:val="1"/>
          <w:bCs w:val="1"/>
        </w:rPr>
      </w:pPr>
      <w:r w:rsidDel="00000000" w:rsidR="00000000" w:rsidRPr="00000000">
        <w:rPr>
          <w:b w:val="1"/>
          <w:bCs w:val="1"/>
          <w:rtl w:val="0"/>
        </w:rPr>
        <w:t xml:space="preserve">H2: Meeting Bull Creek's Educational Aspirations</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The prestigious Rossmoyne Senior High School catchment creates unique expectations for early learning in Bull Creek. Parents here aren't looking for basic childcare. They're seeking a programme that genuinely prepares children for success at schools like Bull Creek Primary and Willetton Primary.</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Our government-approved kindergarten curriculum specifically addresses this need through:</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numPr>
          <w:ilvl w:val="0"/>
          <w:numId w:val="11"/>
        </w:numPr>
        <w:ind w:left="720" w:hanging="360"/>
        <w:rPr>
          <w:u w:val="none"/>
        </w:rPr>
      </w:pPr>
      <w:r w:rsidDel="00000000" w:rsidR="00000000" w:rsidRPr="00000000">
        <w:rPr>
          <w:rtl w:val="0"/>
        </w:rPr>
        <w:t xml:space="preserve">School readiness programmes aligned with local primary school expectations.</w:t>
      </w:r>
    </w:p>
    <w:p w:rsidR="00000000" w:rsidDel="00000000" w:rsidP="00000000" w:rsidRDefault="00000000" w:rsidRPr="00000000" w14:paraId="00000A2B">
      <w:pPr>
        <w:numPr>
          <w:ilvl w:val="0"/>
          <w:numId w:val="11"/>
        </w:numPr>
        <w:ind w:left="720" w:hanging="360"/>
        <w:rPr>
          <w:u w:val="none"/>
        </w:rPr>
      </w:pPr>
      <w:r w:rsidDel="00000000" w:rsidR="00000000" w:rsidRPr="00000000">
        <w:rPr>
          <w:rtl w:val="0"/>
        </w:rPr>
        <w:t xml:space="preserve">Literacy and numeracy foundations taught through engaging play.</w:t>
      </w:r>
    </w:p>
    <w:p w:rsidR="00000000" w:rsidDel="00000000" w:rsidP="00000000" w:rsidRDefault="00000000" w:rsidRPr="00000000" w14:paraId="00000A2C">
      <w:pPr>
        <w:numPr>
          <w:ilvl w:val="0"/>
          <w:numId w:val="11"/>
        </w:numPr>
        <w:ind w:left="720" w:hanging="360"/>
        <w:rPr>
          <w:u w:val="none"/>
        </w:rPr>
      </w:pPr>
      <w:r w:rsidDel="00000000" w:rsidR="00000000" w:rsidRPr="00000000">
        <w:rPr>
          <w:rtl w:val="0"/>
        </w:rPr>
        <w:t xml:space="preserve">Social skills development preparing children for classroom environments.</w:t>
      </w:r>
    </w:p>
    <w:p w:rsidR="00000000" w:rsidDel="00000000" w:rsidP="00000000" w:rsidRDefault="00000000" w:rsidRPr="00000000" w14:paraId="00000A2D">
      <w:pPr>
        <w:numPr>
          <w:ilvl w:val="0"/>
          <w:numId w:val="11"/>
        </w:numPr>
        <w:ind w:left="720" w:hanging="360"/>
        <w:rPr>
          <w:u w:val="none"/>
        </w:rPr>
      </w:pPr>
      <w:r w:rsidDel="00000000" w:rsidR="00000000" w:rsidRPr="00000000">
        <w:rPr>
          <w:rtl w:val="0"/>
        </w:rPr>
        <w:t xml:space="preserve">Critical thinking activities that build confidence and capability.</w:t>
      </w:r>
    </w:p>
    <w:p w:rsidR="00000000" w:rsidDel="00000000" w:rsidP="00000000" w:rsidRDefault="00000000" w:rsidRPr="00000000" w14:paraId="00000A2E">
      <w:pPr>
        <w:numPr>
          <w:ilvl w:val="0"/>
          <w:numId w:val="11"/>
        </w:numPr>
        <w:ind w:left="720" w:hanging="360"/>
        <w:rPr>
          <w:u w:val="none"/>
        </w:rPr>
      </w:pPr>
      <w:r w:rsidDel="00000000" w:rsidR="00000000" w:rsidRPr="00000000">
        <w:rPr>
          <w:rtl w:val="0"/>
        </w:rPr>
        <w:t xml:space="preserve">Regular assessments tracking progress toward school milestones.</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[Book a tour to see our school readiness programme in action]</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b w:val="1"/>
          <w:bCs w:val="1"/>
        </w:rPr>
      </w:pPr>
      <w:r w:rsidDel="00000000" w:rsidR="00000000" w:rsidRPr="00000000">
        <w:rPr>
          <w:b w:val="1"/>
          <w:bCs w:val="1"/>
          <w:rtl w:val="0"/>
        </w:rPr>
        <w:t xml:space="preserve">H3: Beyond Standard Daycare</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Our kindergarten in Bull Creek delivers structured educational outcomes. We understand that professional families expect more than games and snacks. They need confidence that their child is developing the skills, knowledge, and behaviours essential for academic success.</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b w:val="1"/>
          <w:bCs w:val="1"/>
        </w:rPr>
      </w:pPr>
      <w:r w:rsidDel="00000000" w:rsidR="00000000" w:rsidRPr="00000000">
        <w:rPr>
          <w:b w:val="1"/>
          <w:bCs w:val="1"/>
          <w:rtl w:val="0"/>
        </w:rPr>
        <w:t xml:space="preserve">H2: A Safe, Nurturing Environment That Fits Bull Creek</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Creating the right environment means more than meeting regulations. It means understanding what Bull Creek families value. </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b w:val="1"/>
          <w:bCs w:val="1"/>
        </w:rPr>
      </w:pPr>
      <w:r w:rsidDel="00000000" w:rsidR="00000000" w:rsidRPr="00000000">
        <w:rPr>
          <w:b w:val="1"/>
          <w:bCs w:val="1"/>
          <w:rtl w:val="0"/>
        </w:rPr>
        <w:t xml:space="preserve">H3: Designed for Your Community</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We've transformed a classic Bull Creek-style brick building into a state-of-the-art learning environment. Our facility meets all City of Melville's strict planning codes for Child Care Premises, making sure our outdoor play areas and facilities are safe, secure, and respectful of our neighbours.</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Key features include:</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numPr>
          <w:ilvl w:val="0"/>
          <w:numId w:val="40"/>
        </w:numPr>
        <w:ind w:left="720" w:hanging="360"/>
        <w:rPr>
          <w:u w:val="none"/>
        </w:rPr>
      </w:pPr>
      <w:r w:rsidDel="00000000" w:rsidR="00000000" w:rsidRPr="00000000">
        <w:rPr>
          <w:rtl w:val="0"/>
        </w:rPr>
        <w:t xml:space="preserve">Wide shade structures protecting children during Perth's intense summer sun.</w:t>
      </w:r>
    </w:p>
    <w:p w:rsidR="00000000" w:rsidDel="00000000" w:rsidP="00000000" w:rsidRDefault="00000000" w:rsidRPr="00000000" w14:paraId="00000A41">
      <w:pPr>
        <w:numPr>
          <w:ilvl w:val="0"/>
          <w:numId w:val="40"/>
        </w:numPr>
        <w:ind w:left="720" w:hanging="360"/>
        <w:rPr>
          <w:u w:val="none"/>
        </w:rPr>
      </w:pPr>
      <w:r w:rsidDel="00000000" w:rsidR="00000000" w:rsidRPr="00000000">
        <w:rPr>
          <w:rtl w:val="0"/>
        </w:rPr>
        <w:t xml:space="preserve">Natural play spaces reflecting the leafy character of nearby John Creaney Park.</w:t>
      </w:r>
    </w:p>
    <w:p w:rsidR="00000000" w:rsidDel="00000000" w:rsidP="00000000" w:rsidRDefault="00000000" w:rsidRPr="00000000" w14:paraId="00000A42">
      <w:pPr>
        <w:numPr>
          <w:ilvl w:val="0"/>
          <w:numId w:val="40"/>
        </w:numPr>
        <w:ind w:left="720" w:hanging="360"/>
        <w:rPr>
          <w:u w:val="none"/>
        </w:rPr>
      </w:pPr>
      <w:r w:rsidDel="00000000" w:rsidR="00000000" w:rsidRPr="00000000">
        <w:rPr>
          <w:rtl w:val="0"/>
        </w:rPr>
        <w:t xml:space="preserve">Modern, light-filled classrooms within familiar brick-and-tile architecture.</w:t>
      </w:r>
    </w:p>
    <w:p w:rsidR="00000000" w:rsidDel="00000000" w:rsidP="00000000" w:rsidRDefault="00000000" w:rsidRPr="00000000" w14:paraId="00000A43">
      <w:pPr>
        <w:numPr>
          <w:ilvl w:val="0"/>
          <w:numId w:val="40"/>
        </w:numPr>
        <w:ind w:left="720" w:hanging="360"/>
        <w:rPr>
          <w:u w:val="none"/>
        </w:rPr>
      </w:pPr>
      <w:r w:rsidDel="00000000" w:rsidR="00000000" w:rsidRPr="00000000">
        <w:rPr>
          <w:rtl w:val="0"/>
        </w:rPr>
        <w:t xml:space="preserve">Secure outdoor areas meeting all acoustic amenity requirements.</w:t>
      </w:r>
    </w:p>
    <w:p w:rsidR="00000000" w:rsidDel="00000000" w:rsidP="00000000" w:rsidRDefault="00000000" w:rsidRPr="00000000" w14:paraId="00000A44">
      <w:pPr>
        <w:numPr>
          <w:ilvl w:val="0"/>
          <w:numId w:val="40"/>
        </w:numPr>
        <w:ind w:left="720" w:hanging="360"/>
        <w:rPr>
          <w:u w:val="none"/>
        </w:rPr>
      </w:pPr>
      <w:r w:rsidDel="00000000" w:rsidR="00000000" w:rsidRPr="00000000">
        <w:rPr>
          <w:rtl w:val="0"/>
        </w:rPr>
        <w:t xml:space="preserve">Purpose-built learning zones for different developmental stages.</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b w:val="1"/>
          <w:bCs w:val="1"/>
        </w:rPr>
      </w:pPr>
      <w:r w:rsidDel="00000000" w:rsidR="00000000" w:rsidRPr="00000000">
        <w:rPr>
          <w:b w:val="1"/>
          <w:bCs w:val="1"/>
          <w:rtl w:val="0"/>
        </w:rPr>
        <w:t xml:space="preserve">H2: Your Local Kindergarten Experts in Bull Creek</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Understanding Bull Creek means more than knowing street names. It means appreciating the community's educational journey. Our centre provides genuine kindergarten education that locals trust.</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Our knowledge includes:</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numPr>
          <w:ilvl w:val="0"/>
          <w:numId w:val="92"/>
        </w:numPr>
        <w:ind w:left="720" w:hanging="360"/>
        <w:rPr>
          <w:u w:val="none"/>
        </w:rPr>
      </w:pPr>
      <w:r w:rsidDel="00000000" w:rsidR="00000000" w:rsidRPr="00000000">
        <w:rPr>
          <w:rtl w:val="0"/>
        </w:rPr>
        <w:t xml:space="preserve">Deep knowledge of local primary school requirements and expectations.</w:t>
      </w:r>
    </w:p>
    <w:p w:rsidR="00000000" w:rsidDel="00000000" w:rsidP="00000000" w:rsidRDefault="00000000" w:rsidRPr="00000000" w14:paraId="00000A4D">
      <w:pPr>
        <w:numPr>
          <w:ilvl w:val="0"/>
          <w:numId w:val="92"/>
        </w:numPr>
        <w:ind w:left="720" w:hanging="360"/>
        <w:rPr>
          <w:u w:val="none"/>
        </w:rPr>
      </w:pPr>
      <w:r w:rsidDel="00000000" w:rsidR="00000000" w:rsidRPr="00000000">
        <w:rPr>
          <w:rtl w:val="0"/>
        </w:rPr>
        <w:t xml:space="preserve">Understanding of the "Rossmoyne effect" on early learning choices.</w:t>
      </w:r>
    </w:p>
    <w:p w:rsidR="00000000" w:rsidDel="00000000" w:rsidP="00000000" w:rsidRDefault="00000000" w:rsidRPr="00000000" w14:paraId="00000A4E">
      <w:pPr>
        <w:numPr>
          <w:ilvl w:val="0"/>
          <w:numId w:val="92"/>
        </w:numPr>
        <w:ind w:left="720" w:hanging="360"/>
        <w:rPr>
          <w:u w:val="none"/>
        </w:rPr>
      </w:pPr>
      <w:r w:rsidDel="00000000" w:rsidR="00000000" w:rsidRPr="00000000">
        <w:rPr>
          <w:rtl w:val="0"/>
        </w:rPr>
        <w:t xml:space="preserve">Industry experience working with Bull Creek's professional, educated families.</w:t>
      </w:r>
    </w:p>
    <w:p w:rsidR="00000000" w:rsidDel="00000000" w:rsidP="00000000" w:rsidRDefault="00000000" w:rsidRPr="00000000" w14:paraId="00000A4F">
      <w:pPr>
        <w:numPr>
          <w:ilvl w:val="0"/>
          <w:numId w:val="92"/>
        </w:numPr>
        <w:ind w:left="720" w:hanging="360"/>
        <w:rPr>
          <w:u w:val="none"/>
        </w:rPr>
      </w:pPr>
      <w:r w:rsidDel="00000000" w:rsidR="00000000" w:rsidRPr="00000000">
        <w:rPr>
          <w:rtl w:val="0"/>
        </w:rPr>
        <w:t xml:space="preserve">Commitment to the community-focused values that define this suburb.</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[Check out how we support Bull Creek families]</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b w:val="1"/>
          <w:bCs w:val="1"/>
        </w:rPr>
      </w:pPr>
      <w:r w:rsidDel="00000000" w:rsidR="00000000" w:rsidRPr="00000000">
        <w:rPr>
          <w:b w:val="1"/>
          <w:bCs w:val="1"/>
          <w:rtl w:val="0"/>
        </w:rPr>
        <w:t xml:space="preserve">H2: Supporting Busy Professional Families</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Time-poor parents need more than quality education. They need convenience and clear communication. Our kindergarten programme addresses the unique needs of Bull Creek's professional households.</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b w:val="1"/>
          <w:bCs w:val="1"/>
        </w:rPr>
      </w:pPr>
      <w:r w:rsidDel="00000000" w:rsidR="00000000" w:rsidRPr="00000000">
        <w:rPr>
          <w:b w:val="1"/>
          <w:bCs w:val="1"/>
          <w:rtl w:val="0"/>
        </w:rPr>
        <w:t xml:space="preserve">H3: Streamlined for Your Success</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numPr>
          <w:ilvl w:val="0"/>
          <w:numId w:val="50"/>
        </w:numPr>
        <w:ind w:left="720" w:hanging="360"/>
        <w:rPr>
          <w:u w:val="none"/>
        </w:rPr>
      </w:pPr>
      <w:r w:rsidDel="00000000" w:rsidR="00000000" w:rsidRPr="00000000">
        <w:rPr>
          <w:rtl w:val="0"/>
        </w:rPr>
        <w:t xml:space="preserve">Digital communication platforms keeping you informed daily.</w:t>
      </w:r>
    </w:p>
    <w:p w:rsidR="00000000" w:rsidDel="00000000" w:rsidP="00000000" w:rsidRDefault="00000000" w:rsidRPr="00000000" w14:paraId="00000A5A">
      <w:pPr>
        <w:numPr>
          <w:ilvl w:val="0"/>
          <w:numId w:val="50"/>
        </w:numPr>
        <w:ind w:left="720" w:hanging="360"/>
        <w:rPr>
          <w:u w:val="none"/>
        </w:rPr>
      </w:pPr>
      <w:r w:rsidDel="00000000" w:rsidR="00000000" w:rsidRPr="00000000">
        <w:rPr>
          <w:rtl w:val="0"/>
        </w:rPr>
        <w:t xml:space="preserve">Flexible session times accommodating work schedules.</w:t>
      </w:r>
    </w:p>
    <w:p w:rsidR="00000000" w:rsidDel="00000000" w:rsidP="00000000" w:rsidRDefault="00000000" w:rsidRPr="00000000" w14:paraId="00000A5B">
      <w:pPr>
        <w:numPr>
          <w:ilvl w:val="0"/>
          <w:numId w:val="50"/>
        </w:numPr>
        <w:ind w:left="720" w:hanging="360"/>
        <w:rPr>
          <w:u w:val="none"/>
        </w:rPr>
      </w:pPr>
      <w:r w:rsidDel="00000000" w:rsidR="00000000" w:rsidRPr="00000000">
        <w:rPr>
          <w:rtl w:val="0"/>
        </w:rPr>
        <w:t xml:space="preserve">Effective drop-off and pick-up procedures.</w:t>
      </w:r>
    </w:p>
    <w:p w:rsidR="00000000" w:rsidDel="00000000" w:rsidP="00000000" w:rsidRDefault="00000000" w:rsidRPr="00000000" w14:paraId="00000A5C">
      <w:pPr>
        <w:numPr>
          <w:ilvl w:val="0"/>
          <w:numId w:val="50"/>
        </w:numPr>
        <w:ind w:left="720" w:hanging="360"/>
        <w:rPr>
          <w:u w:val="none"/>
        </w:rPr>
      </w:pPr>
      <w:r w:rsidDel="00000000" w:rsidR="00000000" w:rsidRPr="00000000">
        <w:rPr>
          <w:rtl w:val="0"/>
        </w:rPr>
        <w:t xml:space="preserve">Regular progress reports aligned with school readiness metrics.</w:t>
      </w:r>
    </w:p>
    <w:p w:rsidR="00000000" w:rsidDel="00000000" w:rsidP="00000000" w:rsidRDefault="00000000" w:rsidRPr="00000000" w14:paraId="00000A5D">
      <w:pPr>
        <w:numPr>
          <w:ilvl w:val="0"/>
          <w:numId w:val="50"/>
        </w:numPr>
        <w:ind w:left="720" w:hanging="360"/>
        <w:rPr>
          <w:u w:val="none"/>
        </w:rPr>
      </w:pPr>
      <w:r w:rsidDel="00000000" w:rsidR="00000000" w:rsidRPr="00000000">
        <w:rPr>
          <w:rtl w:val="0"/>
        </w:rPr>
        <w:t xml:space="preserve">Parent engagement opportunities that respect busy schedules.</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Whether you're commuting to the CBD or working locally, our systems keep you connected to your child's learning journey without adding complexity to your day.</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b w:val="1"/>
          <w:bCs w:val="1"/>
        </w:rPr>
      </w:pPr>
      <w:r w:rsidDel="00000000" w:rsidR="00000000" w:rsidRPr="00000000">
        <w:rPr>
          <w:b w:val="1"/>
          <w:bCs w:val="1"/>
          <w:rtl w:val="0"/>
        </w:rPr>
        <w:t xml:space="preserve">H2: Why Choose Our Kindergarten Programme</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Unlike generic franchises, we offer localised excellence designed specifically for Bull Creek families:</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numPr>
          <w:ilvl w:val="0"/>
          <w:numId w:val="68"/>
        </w:numPr>
        <w:ind w:left="720" w:hanging="360"/>
        <w:rPr>
          <w:u w:val="none"/>
        </w:rPr>
      </w:pPr>
      <w:r w:rsidDel="00000000" w:rsidR="00000000" w:rsidRPr="00000000">
        <w:rPr>
          <w:b w:val="1"/>
          <w:bCs w:val="1"/>
          <w:rtl w:val="0"/>
        </w:rPr>
        <w:t xml:space="preserve">Curriculum Excellence</w:t>
      </w:r>
      <w:r w:rsidDel="00000000" w:rsidR="00000000" w:rsidRPr="00000000">
        <w:rPr>
          <w:rtl w:val="0"/>
        </w:rPr>
        <w:t xml:space="preserve">: Government-approved programmes specifically preparing children for high-achieving local schools.</w:t>
      </w:r>
    </w:p>
    <w:p w:rsidR="00000000" w:rsidDel="00000000" w:rsidP="00000000" w:rsidRDefault="00000000" w:rsidRPr="00000000" w14:paraId="00000A66">
      <w:pPr>
        <w:numPr>
          <w:ilvl w:val="0"/>
          <w:numId w:val="68"/>
        </w:numPr>
        <w:ind w:left="720" w:hanging="360"/>
        <w:rPr>
          <w:u w:val="none"/>
        </w:rPr>
      </w:pPr>
      <w:r w:rsidDel="00000000" w:rsidR="00000000" w:rsidRPr="00000000">
        <w:rPr>
          <w:b w:val="1"/>
          <w:bCs w:val="1"/>
          <w:rtl w:val="0"/>
        </w:rPr>
        <w:t xml:space="preserve">Community Integration</w:t>
      </w:r>
      <w:r w:rsidDel="00000000" w:rsidR="00000000" w:rsidRPr="00000000">
        <w:rPr>
          <w:rtl w:val="0"/>
        </w:rPr>
        <w:t xml:space="preserve">: Full compliance with City of Melville requirements, making sure we're a valued neighbourhood asset.</w:t>
      </w:r>
    </w:p>
    <w:p w:rsidR="00000000" w:rsidDel="00000000" w:rsidP="00000000" w:rsidRDefault="00000000" w:rsidRPr="00000000" w14:paraId="00000A67">
      <w:pPr>
        <w:numPr>
          <w:ilvl w:val="0"/>
          <w:numId w:val="68"/>
        </w:numPr>
        <w:ind w:left="720" w:hanging="360"/>
        <w:rPr>
          <w:u w:val="none"/>
        </w:rPr>
      </w:pPr>
      <w:r w:rsidDel="00000000" w:rsidR="00000000" w:rsidRPr="00000000">
        <w:rPr>
          <w:b w:val="1"/>
          <w:bCs w:val="1"/>
          <w:rtl w:val="0"/>
        </w:rPr>
        <w:t xml:space="preserve">Educational Focus</w:t>
      </w:r>
      <w:r w:rsidDel="00000000" w:rsidR="00000000" w:rsidRPr="00000000">
        <w:rPr>
          <w:rtl w:val="0"/>
        </w:rPr>
        <w:t xml:space="preserve">: Not just care, but genuine learning outcomes tracked and reported.</w:t>
      </w:r>
    </w:p>
    <w:p w:rsidR="00000000" w:rsidDel="00000000" w:rsidP="00000000" w:rsidRDefault="00000000" w:rsidRPr="00000000" w14:paraId="00000A68">
      <w:pPr>
        <w:numPr>
          <w:ilvl w:val="0"/>
          <w:numId w:val="68"/>
        </w:numPr>
        <w:ind w:left="720" w:hanging="360"/>
        <w:rPr>
          <w:u w:val="none"/>
        </w:rPr>
      </w:pPr>
      <w:r w:rsidDel="00000000" w:rsidR="00000000" w:rsidRPr="00000000">
        <w:rPr>
          <w:b w:val="1"/>
          <w:bCs w:val="1"/>
          <w:rtl w:val="0"/>
        </w:rPr>
        <w:t xml:space="preserve">Local Understanding</w:t>
      </w:r>
      <w:r w:rsidDel="00000000" w:rsidR="00000000" w:rsidRPr="00000000">
        <w:rPr>
          <w:rtl w:val="0"/>
        </w:rPr>
        <w:t xml:space="preserve">: We know Bull Creek's expectations and deliver accordingly.</w:t>
      </w:r>
    </w:p>
    <w:p w:rsidR="00000000" w:rsidDel="00000000" w:rsidP="00000000" w:rsidRDefault="00000000" w:rsidRPr="00000000" w14:paraId="00000A69">
      <w:pPr>
        <w:numPr>
          <w:ilvl w:val="0"/>
          <w:numId w:val="68"/>
        </w:numPr>
        <w:ind w:left="720" w:hanging="360"/>
        <w:rPr>
          <w:u w:val="none"/>
        </w:rPr>
      </w:pPr>
      <w:r w:rsidDel="00000000" w:rsidR="00000000" w:rsidRPr="00000000">
        <w:rPr>
          <w:b w:val="1"/>
          <w:bCs w:val="1"/>
          <w:rtl w:val="0"/>
        </w:rPr>
        <w:t xml:space="preserve">Professional Standards</w:t>
      </w:r>
      <w:r w:rsidDel="00000000" w:rsidR="00000000" w:rsidRPr="00000000">
        <w:rPr>
          <w:rtl w:val="0"/>
        </w:rPr>
        <w:t xml:space="preserve">: Systems and processes designed for busy, educated families.</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Our teachers bring specialised early childhood qualifications and ongoing professional development, making sure that your child receives education that meets Bull Creek's high standards.</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b w:val="1"/>
          <w:bCs w:val="1"/>
        </w:rPr>
      </w:pPr>
      <w:r w:rsidDel="00000000" w:rsidR="00000000" w:rsidRPr="00000000">
        <w:rPr>
          <w:b w:val="1"/>
          <w:bCs w:val="1"/>
          <w:rtl w:val="0"/>
        </w:rPr>
        <w:t xml:space="preserve">H2: Preparing for Tomorrow's Success Today</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With 2027 primary school enrolments fast approaching, now is the time to secure your child's place in our foundational kindergarten programme. The transition from early learning to formal schooling is critical, particularly in a community where educational excellence is expected from day one.</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Our graduates enter local primary schools with:</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numPr>
          <w:ilvl w:val="0"/>
          <w:numId w:val="15"/>
        </w:numPr>
        <w:ind w:left="720" w:hanging="360"/>
        <w:rPr>
          <w:u w:val="none"/>
        </w:rPr>
      </w:pPr>
      <w:r w:rsidDel="00000000" w:rsidR="00000000" w:rsidRPr="00000000">
        <w:rPr>
          <w:rtl w:val="0"/>
        </w:rPr>
        <w:t xml:space="preserve">Strong pre-literacy and numeracy skills.</w:t>
      </w:r>
    </w:p>
    <w:p w:rsidR="00000000" w:rsidDel="00000000" w:rsidP="00000000" w:rsidRDefault="00000000" w:rsidRPr="00000000" w14:paraId="00000A74">
      <w:pPr>
        <w:numPr>
          <w:ilvl w:val="0"/>
          <w:numId w:val="15"/>
        </w:numPr>
        <w:ind w:left="720" w:hanging="360"/>
        <w:rPr>
          <w:u w:val="none"/>
        </w:rPr>
      </w:pPr>
      <w:r w:rsidDel="00000000" w:rsidR="00000000" w:rsidRPr="00000000">
        <w:rPr>
          <w:rtl w:val="0"/>
        </w:rPr>
        <w:t xml:space="preserve">Confidence in structured learning environments.</w:t>
      </w:r>
    </w:p>
    <w:p w:rsidR="00000000" w:rsidDel="00000000" w:rsidP="00000000" w:rsidRDefault="00000000" w:rsidRPr="00000000" w14:paraId="00000A75">
      <w:pPr>
        <w:numPr>
          <w:ilvl w:val="0"/>
          <w:numId w:val="15"/>
        </w:numPr>
        <w:ind w:left="720" w:hanging="360"/>
        <w:rPr>
          <w:u w:val="none"/>
        </w:rPr>
      </w:pPr>
      <w:r w:rsidDel="00000000" w:rsidR="00000000" w:rsidRPr="00000000">
        <w:rPr>
          <w:rtl w:val="0"/>
        </w:rPr>
        <w:t xml:space="preserve">Social skills for positive peer relationships.</w:t>
      </w:r>
    </w:p>
    <w:p w:rsidR="00000000" w:rsidDel="00000000" w:rsidP="00000000" w:rsidRDefault="00000000" w:rsidRPr="00000000" w14:paraId="00000A76">
      <w:pPr>
        <w:numPr>
          <w:ilvl w:val="0"/>
          <w:numId w:val="15"/>
        </w:numPr>
        <w:ind w:left="720" w:hanging="360"/>
        <w:rPr>
          <w:u w:val="none"/>
        </w:rPr>
      </w:pPr>
      <w:r w:rsidDel="00000000" w:rsidR="00000000" w:rsidRPr="00000000">
        <w:rPr>
          <w:rtl w:val="0"/>
        </w:rPr>
        <w:t xml:space="preserve">Independence and self-management abilities.</w:t>
      </w:r>
    </w:p>
    <w:p w:rsidR="00000000" w:rsidDel="00000000" w:rsidP="00000000" w:rsidRDefault="00000000" w:rsidRPr="00000000" w14:paraId="00000A77">
      <w:pPr>
        <w:numPr>
          <w:ilvl w:val="0"/>
          <w:numId w:val="15"/>
        </w:numPr>
        <w:ind w:left="720" w:hanging="360"/>
        <w:rPr>
          <w:u w:val="none"/>
        </w:rPr>
      </w:pPr>
      <w:r w:rsidDel="00000000" w:rsidR="00000000" w:rsidRPr="00000000">
        <w:rPr>
          <w:rtl w:val="0"/>
        </w:rPr>
        <w:t xml:space="preserve">Enthusiasm for continued learning.</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b w:val="1"/>
          <w:bCs w:val="1"/>
        </w:rPr>
      </w:pPr>
      <w:r w:rsidDel="00000000" w:rsidR="00000000" w:rsidRPr="00000000">
        <w:rPr>
          <w:b w:val="1"/>
          <w:bCs w:val="1"/>
          <w:rtl w:val="0"/>
        </w:rPr>
        <w:t xml:space="preserve">Q: What makes your kindergarten different from regular childcare?</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Our kindergarten in Bull Creek focuses on educational outcomes, not just supervision. We follow a government-approved curriculum specifically designed to prepare children for the academic expectations of local primary schools, with regular assessments and school readiness tracking.</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b w:val="1"/>
          <w:bCs w:val="1"/>
        </w:rPr>
      </w:pPr>
      <w:r w:rsidDel="00000000" w:rsidR="00000000" w:rsidRPr="00000000">
        <w:rPr>
          <w:b w:val="1"/>
          <w:bCs w:val="1"/>
          <w:rtl w:val="0"/>
        </w:rPr>
        <w:t xml:space="preserve">Q: How do you make sure outdoor play is safe in Perth's hot climate?</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We've invested in wide shade structures and UV protection systems throughout our outdoor areas. Our sun safety policies are specifically tailored to Perth's intense summer conditions, so children can benefit from outdoor learning while staying protected.</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b w:val="1"/>
          <w:bCs w:val="1"/>
        </w:rPr>
      </w:pPr>
      <w:r w:rsidDel="00000000" w:rsidR="00000000" w:rsidRPr="00000000">
        <w:rPr>
          <w:b w:val="1"/>
          <w:bCs w:val="1"/>
          <w:rtl w:val="0"/>
        </w:rPr>
        <w:t xml:space="preserve">Q: Do you cater to the busy schedules of professional families?</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Absolutely. We understand Bull Creek's demographic includes many dual-income professional households. Our digital communication systems, flexible session times, and effective procedures support busy parents while keeping them connected to their child's progress.</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b w:val="1"/>
          <w:bCs w:val="1"/>
        </w:rPr>
      </w:pPr>
      <w:r w:rsidDel="00000000" w:rsidR="00000000" w:rsidRPr="00000000">
        <w:rPr>
          <w:b w:val="1"/>
          <w:bCs w:val="1"/>
          <w:rtl w:val="0"/>
        </w:rPr>
        <w:t xml:space="preserve">Q: Do you offer a specialized "Kindy" program?</w:t>
      </w:r>
    </w:p>
    <w:p w:rsidR="00000000" w:rsidDel="00000000" w:rsidP="00000000" w:rsidRDefault="00000000" w:rsidRPr="00000000" w14:paraId="00000A88">
      <w:pPr>
        <w:rPr>
          <w:b w:val="1"/>
          <w:bCs w:val="1"/>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Yes, our Kindergarten program is taught by a Bachelor-qualified Early Childhood Teacher and follows the Western Australian Curriculum guidelines for Kindergarten.</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b w:val="1"/>
          <w:bCs w:val="1"/>
        </w:rPr>
      </w:pPr>
      <w:r w:rsidDel="00000000" w:rsidR="00000000" w:rsidRPr="00000000">
        <w:rPr>
          <w:b w:val="1"/>
          <w:bCs w:val="1"/>
          <w:rtl w:val="0"/>
        </w:rPr>
        <w:t xml:space="preserve">Q: How do you prepare children for the Willetton Primary transition?</w:t>
      </w:r>
    </w:p>
    <w:p w:rsidR="00000000" w:rsidDel="00000000" w:rsidP="00000000" w:rsidRDefault="00000000" w:rsidRPr="00000000" w14:paraId="00000A8C">
      <w:pPr>
        <w:rPr>
          <w:b w:val="1"/>
          <w:bCs w:val="1"/>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We focus on independence, teaching children to manage their own belongings, follow complex instructions, and engage in collaborative group work typical of Willetton classrooms.</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b w:val="1"/>
          <w:bCs w:val="1"/>
        </w:rPr>
      </w:pPr>
      <w:r w:rsidDel="00000000" w:rsidR="00000000" w:rsidRPr="00000000">
        <w:rPr>
          <w:b w:val="1"/>
          <w:bCs w:val="1"/>
          <w:rtl w:val="0"/>
        </w:rPr>
        <w:t xml:space="preserve">Q: Is there an orientation for the Kindy program?</w:t>
      </w:r>
    </w:p>
    <w:p w:rsidR="00000000" w:rsidDel="00000000" w:rsidP="00000000" w:rsidRDefault="00000000" w:rsidRPr="00000000" w14:paraId="00000A90">
      <w:pPr>
        <w:rPr>
          <w:b w:val="1"/>
          <w:bCs w:val="1"/>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Yes, we host a specific Kindergarten Information Night for parents and orientation sessions for children each January.</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b w:val="1"/>
          <w:bCs w:val="1"/>
        </w:rPr>
      </w:pPr>
      <w:r w:rsidDel="00000000" w:rsidR="00000000" w:rsidRPr="00000000">
        <w:rPr>
          <w:b w:val="1"/>
          <w:bCs w:val="1"/>
          <w:rtl w:val="0"/>
        </w:rPr>
        <w:t xml:space="preserve">Q: How does your programme prepare children for schools like Bull Creek Primary?</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Our curriculum aligns with the specific expectations of local schools. We focus on building the foundational literacy, numeracy, and social skills these schools expect, while fostering the independence and confidence children need to thrive in structured classroom environments.</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b w:val="1"/>
          <w:bCs w:val="1"/>
        </w:rPr>
      </w:pPr>
      <w:r w:rsidDel="00000000" w:rsidR="00000000" w:rsidRPr="00000000">
        <w:rPr>
          <w:b w:val="1"/>
          <w:bCs w:val="1"/>
          <w:rtl w:val="0"/>
        </w:rPr>
        <w:t xml:space="preserve">Q: What are your qualifications and compliance standards?</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All our educators hold recognised early childhood qualifications with ongoing professional development. Our facility fully complies with City of Melville's Child Care Premises requirements and all state regulations, providing peace of mind for discerning Bull Creek families.</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Give your child the educational foundation they deserve. In a community where academic excellence begins early, choosing the right kindergarten in Bull Creek shapes your child's entire educational journey. Join families throughout Bull Creek who trust us to prepare their children for success at the area's top primary schools.</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[Book your tour today and see the difference]</w:t>
      </w:r>
      <w:r w:rsidDel="00000000" w:rsidR="00000000" w:rsidRPr="00000000">
        <w:br w:type="page"/>
      </w:r>
      <w:r w:rsidDel="00000000" w:rsidR="00000000" w:rsidRPr="00000000">
        <w:rPr>
          <w:rtl w:val="0"/>
        </w:rPr>
      </w:r>
    </w:p>
    <w:p w:rsidR="00000000" w:rsidDel="00000000" w:rsidP="00000000" w:rsidRDefault="00000000" w:rsidRPr="00000000" w14:paraId="00000A9E">
      <w:pPr>
        <w:pStyle w:val="Heading1"/>
        <w:rPr>
          <w:b w:val="1"/>
          <w:bCs w:val="1"/>
        </w:rPr>
      </w:pPr>
      <w:bookmarkStart w:colFirst="0" w:colLast="0" w:name="_goyz57n8ebk7" w:id="22"/>
      <w:bookmarkEnd w:id="22"/>
      <w:r w:rsidDel="00000000" w:rsidR="00000000" w:rsidRPr="00000000">
        <w:rPr>
          <w:b w:val="1"/>
          <w:bCs w:val="1"/>
          <w:rtl w:val="0"/>
        </w:rPr>
        <w:t xml:space="preserve">Page 23 </w:t>
      </w:r>
    </w:p>
    <w:p w:rsidR="00000000" w:rsidDel="00000000" w:rsidP="00000000" w:rsidRDefault="00000000" w:rsidRPr="00000000" w14:paraId="00000A9F">
      <w:pPr>
        <w:rPr>
          <w:b w:val="1"/>
          <w:bCs w:val="1"/>
        </w:rPr>
      </w:pPr>
      <w:r w:rsidDel="00000000" w:rsidR="00000000" w:rsidRPr="00000000">
        <w:rPr>
          <w:b w:val="1"/>
          <w:bCs w:val="1"/>
          <w:rtl w:val="0"/>
        </w:rPr>
        <w:t xml:space="preserve">URL: https://flourishelc.com.au/kindergarten-leeming-wa/</w:t>
      </w:r>
    </w:p>
    <w:p w:rsidR="00000000" w:rsidDel="00000000" w:rsidP="00000000" w:rsidRDefault="00000000" w:rsidRPr="00000000" w14:paraId="00000AA0">
      <w:pPr>
        <w:rPr/>
      </w:pPr>
      <w:r w:rsidDel="00000000" w:rsidR="00000000" w:rsidRPr="00000000">
        <w:rPr>
          <w:rtl w:val="0"/>
        </w:rPr>
        <w:t xml:space="preserve">Page Type: Location Page</w:t>
      </w:r>
    </w:p>
    <w:p w:rsidR="00000000" w:rsidDel="00000000" w:rsidP="00000000" w:rsidRDefault="00000000" w:rsidRPr="00000000" w14:paraId="00000AA1">
      <w:pPr>
        <w:rPr/>
      </w:pPr>
      <w:r w:rsidDel="00000000" w:rsidR="00000000" w:rsidRPr="00000000">
        <w:rPr>
          <w:rtl w:val="0"/>
        </w:rPr>
        <w:t xml:space="preserve">Content Type: New Content</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Keywords:</w:t>
      </w:r>
    </w:p>
    <w:p w:rsidR="00000000" w:rsidDel="00000000" w:rsidP="00000000" w:rsidRDefault="00000000" w:rsidRPr="00000000" w14:paraId="00000AA4">
      <w:pPr>
        <w:rPr>
          <w:b w:val="1"/>
          <w:bCs w:val="1"/>
        </w:rPr>
      </w:pPr>
      <w:r w:rsidDel="00000000" w:rsidR="00000000" w:rsidRPr="00000000">
        <w:rPr>
          <w:b w:val="1"/>
          <w:bCs w:val="1"/>
          <w:rtl w:val="0"/>
        </w:rPr>
        <w:t xml:space="preserve">Primary keyword: kindergarten near leeming</w:t>
      </w:r>
    </w:p>
    <w:p w:rsidR="00000000" w:rsidDel="00000000" w:rsidP="00000000" w:rsidRDefault="00000000" w:rsidRPr="00000000" w14:paraId="00000AA5">
      <w:pPr>
        <w:rPr/>
      </w:pPr>
      <w:r w:rsidDel="00000000" w:rsidR="00000000" w:rsidRPr="00000000">
        <w:rPr>
          <w:rtl w:val="0"/>
        </w:rPr>
        <w:t xml:space="preserve">Secondary keywords: </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b w:val="1"/>
          <w:bCs w:val="1"/>
        </w:rPr>
      </w:pPr>
      <w:r w:rsidDel="00000000" w:rsidR="00000000" w:rsidRPr="00000000">
        <w:rPr>
          <w:b w:val="1"/>
          <w:bCs w:val="1"/>
          <w:rtl w:val="0"/>
        </w:rPr>
        <w:t xml:space="preserve">Content:</w:t>
      </w:r>
    </w:p>
    <w:p w:rsidR="00000000" w:rsidDel="00000000" w:rsidP="00000000" w:rsidRDefault="00000000" w:rsidRPr="00000000" w14:paraId="00000AA8">
      <w:pPr>
        <w:rPr/>
      </w:pPr>
      <w:r w:rsidDel="00000000" w:rsidR="00000000" w:rsidRPr="00000000">
        <w:rPr>
          <w:rtl w:val="0"/>
        </w:rPr>
        <w:t xml:space="preserve">Meta Title: Kindergarten Near Leeming - Quality Early Learning Centre</w:t>
      </w:r>
    </w:p>
    <w:p w:rsidR="00000000" w:rsidDel="00000000" w:rsidP="00000000" w:rsidRDefault="00000000" w:rsidRPr="00000000" w14:paraId="00000AA9">
      <w:pPr>
        <w:rPr/>
      </w:pPr>
      <w:r w:rsidDel="00000000" w:rsidR="00000000" w:rsidRPr="00000000">
        <w:rPr>
          <w:rtl w:val="0"/>
        </w:rPr>
        <w:t xml:space="preserve">Meta Description: Find the perfect kindergarten near Leeming for your child's educational foundation. Government-approved program preparing children for local schools. Book a tour today.</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b w:val="1"/>
          <w:bCs w:val="1"/>
        </w:rPr>
      </w:pPr>
      <w:r w:rsidDel="00000000" w:rsidR="00000000" w:rsidRPr="00000000">
        <w:rPr>
          <w:b w:val="1"/>
          <w:bCs w:val="1"/>
          <w:rtl w:val="0"/>
        </w:rPr>
        <w:t xml:space="preserve">H1: Kindergarten Near Leeming - Building Your Child's Educational Foundation</w:t>
      </w:r>
    </w:p>
    <w:p w:rsidR="00000000" w:rsidDel="00000000" w:rsidP="00000000" w:rsidRDefault="00000000" w:rsidRPr="00000000" w14:paraId="00000AAC">
      <w:pPr>
        <w:spacing w:after="240" w:before="240" w:lineRule="auto"/>
        <w:rPr/>
      </w:pPr>
      <w:r w:rsidDel="00000000" w:rsidR="00000000" w:rsidRPr="00000000">
        <w:rPr>
          <w:rtl w:val="0"/>
        </w:rPr>
        <w:t xml:space="preserve">A strong educational foundation is built brick by brick, in the small moments when a child sounds out their first word, solves a problem independently, or learns to take turns and listen. Our kindergarten program near Leeming is designed around those moments, with qualified educators who know how to turn everyday play into genuine learning.</w:t>
      </w:r>
    </w:p>
    <w:p w:rsidR="00000000" w:rsidDel="00000000" w:rsidP="00000000" w:rsidRDefault="00000000" w:rsidRPr="00000000" w14:paraId="00000AAD">
      <w:pPr>
        <w:spacing w:after="240" w:before="240" w:lineRule="auto"/>
        <w:rPr/>
      </w:pPr>
      <w:r w:rsidDel="00000000" w:rsidR="00000000" w:rsidRPr="00000000">
        <w:rPr>
          <w:rtl w:val="0"/>
        </w:rPr>
        <w:t xml:space="preserve">Our </w:t>
      </w:r>
      <w:del w:author="Cassandra Gorman" w:id="132" w:date="2026-05-13T03:57:59Z">
        <w:r w:rsidDel="00000000" w:rsidR="00000000" w:rsidRPr="00000000">
          <w:rPr>
            <w:rtl w:val="0"/>
          </w:rPr>
          <w:delText xml:space="preserve">government-approved, </w:delText>
        </w:r>
      </w:del>
      <w:r w:rsidDel="00000000" w:rsidR="00000000" w:rsidRPr="00000000">
        <w:rPr>
          <w:rtl w:val="0"/>
        </w:rPr>
        <w:t xml:space="preserve">university-teacher-led program builds the literacy, numeracy, and social skills that children need to start at schools like Leeming Primary and West Leeming Primary with real confidence. Structured enough to prepare them, warm enough to make them love being there.</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b w:val="1"/>
          <w:bCs w:val="1"/>
        </w:rPr>
      </w:pPr>
      <w:r w:rsidDel="00000000" w:rsidR="00000000" w:rsidRPr="00000000">
        <w:rPr>
          <w:b w:val="1"/>
          <w:bCs w:val="1"/>
          <w:rtl w:val="0"/>
        </w:rPr>
        <w:t xml:space="preserve">H2: Understanding Leeming Families' Educational Needs</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The pressure to give your child the best possible start can feel overwhelming. Our kindergarten near Leeming addresses this challenge by offering an extensive early learning program that goes beyond basic childcare. We focus on developing critical thinking, social skills, and academic foundations through engaging, age-appropriate activities.</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Our convenient location makes the daily drop-off and pick-up routine manageable. We understand that time remains precious for dual-income families, which is why we've designed our operating hours and procedures to streamline your morning and afternoon routines. Our efficient sign-in system and clear communication channels mean you can stay connected with your child's progress without disrupting your workday.</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[Book a tour to see how we support busy Leeming families]</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b w:val="1"/>
          <w:bCs w:val="1"/>
        </w:rPr>
      </w:pPr>
      <w:r w:rsidDel="00000000" w:rsidR="00000000" w:rsidRPr="00000000">
        <w:rPr>
          <w:b w:val="1"/>
          <w:bCs w:val="1"/>
          <w:rtl w:val="0"/>
        </w:rPr>
        <w:t xml:space="preserve">H3: Curriculum Designed for Local School Success</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Our curriculum specifically prepares children for the educational expectations of local primary schools. Through structured play experiences, literacy and numeracy foundations, and social-emotional learning, we make sure that your child develops the confidence and skills needed for their next educational chapter. Our qualified early childhood educators understand the academic standards expected at schools throughout the area and work deliberately to prepare each child for this transition.</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b w:val="1"/>
          <w:bCs w:val="1"/>
        </w:rPr>
      </w:pPr>
      <w:r w:rsidDel="00000000" w:rsidR="00000000" w:rsidRPr="00000000">
        <w:rPr>
          <w:b w:val="1"/>
          <w:bCs w:val="1"/>
          <w:rtl w:val="0"/>
        </w:rPr>
        <w:t xml:space="preserve">H2: Safe, Climate-Appropriate Learning Environments</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Perth's hot summers require thoughtful planning for outdoor play. Our kindergarten features SunSmart-approved shade sails and well-designed outdoor spaces that allow children to appreciate active play safely throughout the year. During extreme weather, our bright, modern indoor learning areas provide engaging alternatives that maintain the momentum of your child's development.</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Beyond climate considerations, we exceed all safety standards set by the National Quality Framework and maintain full compliance </w:t>
      </w:r>
      <w:ins w:author="Cassandra Gorman" w:id="133" w:date="2026-05-13T03:58:41Z">
        <w:r w:rsidDel="00000000" w:rsidR="00000000" w:rsidRPr="00000000">
          <w:rPr>
            <w:rtl w:val="0"/>
          </w:rPr>
          <w:t xml:space="preserve">with </w:t>
        </w:r>
      </w:ins>
      <w:del w:author="Cassandra Gorman" w:id="133" w:date="2026-05-13T03:58:41Z">
        <w:r w:rsidDel="00000000" w:rsidR="00000000" w:rsidRPr="00000000">
          <w:rPr>
            <w:rtl w:val="0"/>
          </w:rPr>
          <w:delText xml:space="preserve">with both </w:delText>
        </w:r>
      </w:del>
      <w:r w:rsidDel="00000000" w:rsidR="00000000" w:rsidRPr="00000000">
        <w:rPr>
          <w:rtl w:val="0"/>
        </w:rPr>
        <w:t xml:space="preserve">the City of Melville</w:t>
      </w:r>
      <w:ins w:author="Cassandra Gorman" w:id="134" w:date="2026-05-13T03:58:51Z">
        <w:r w:rsidDel="00000000" w:rsidR="00000000" w:rsidRPr="00000000">
          <w:rPr>
            <w:rtl w:val="0"/>
          </w:rPr>
          <w:t xml:space="preserve">.</w:t>
        </w:r>
      </w:ins>
      <w:r w:rsidDel="00000000" w:rsidR="00000000" w:rsidRPr="00000000">
        <w:rPr>
          <w:rtl w:val="0"/>
        </w:rPr>
        <w:t xml:space="preserve"> </w:t>
      </w:r>
      <w:del w:author="Cassandra Gorman" w:id="135" w:date="2026-05-13T03:58:36Z">
        <w:r w:rsidDel="00000000" w:rsidR="00000000" w:rsidRPr="00000000">
          <w:rPr>
            <w:rtl w:val="0"/>
          </w:rPr>
          <w:delText xml:space="preserve">and City of Canning requirements. This dual-council </w:delText>
        </w:r>
      </w:del>
      <w:ins w:author="Cassandra Gorman" w:id="135" w:date="2026-05-13T03:58:36Z">
        <w:r w:rsidDel="00000000" w:rsidR="00000000" w:rsidRPr="00000000">
          <w:rPr>
            <w:rtl w:val="0"/>
          </w:rPr>
          <w:t xml:space="preserve">This </w:t>
        </w:r>
      </w:ins>
      <w:r w:rsidDel="00000000" w:rsidR="00000000" w:rsidRPr="00000000">
        <w:rPr>
          <w:rtl w:val="0"/>
        </w:rPr>
        <w:t xml:space="preserve">compliance demonstrates our commitment to operating at the highest standards</w:t>
      </w:r>
      <w:ins w:author="Cassandra Gorman" w:id="136" w:date="2026-05-13T03:59:03Z">
        <w:r w:rsidDel="00000000" w:rsidR="00000000" w:rsidRPr="00000000">
          <w:rPr>
            <w:rtl w:val="0"/>
          </w:rPr>
          <w:t xml:space="preserve">.</w:t>
        </w:r>
      </w:ins>
      <w:del w:author="Cassandra Gorman" w:id="136" w:date="2026-05-13T03:59:03Z">
        <w:r w:rsidDel="00000000" w:rsidR="00000000" w:rsidRPr="00000000">
          <w:rPr>
            <w:rtl w:val="0"/>
          </w:rPr>
          <w:delText xml:space="preserve">, regardless of administrative boundaries.</w:delText>
        </w:r>
      </w:del>
      <w:r w:rsidDel="00000000" w:rsidR="00000000" w:rsidRPr="00000000">
        <w:rPr>
          <w:rtl w:val="0"/>
        </w:rPr>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b w:val="1"/>
          <w:bCs w:val="1"/>
        </w:rPr>
      </w:pPr>
      <w:r w:rsidDel="00000000" w:rsidR="00000000" w:rsidRPr="00000000">
        <w:rPr>
          <w:b w:val="1"/>
          <w:bCs w:val="1"/>
          <w:rtl w:val="0"/>
        </w:rPr>
        <w:t xml:space="preserve">H3: Creating Nurturing Spaces for Growth</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Our learning environments blend indoor and outdoor experiences to support all aspects of child development. From quiet reading corners to creative arts stations and active play zones, each space purposefully inspires curiosity and learning. We maintain low child-to-educator ratios so that every child receives the individual attention they deserve.</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[Enquire about available places for 2024]</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b w:val="1"/>
          <w:bCs w:val="1"/>
        </w:rPr>
      </w:pPr>
      <w:r w:rsidDel="00000000" w:rsidR="00000000" w:rsidRPr="00000000">
        <w:rPr>
          <w:b w:val="1"/>
          <w:bCs w:val="1"/>
          <w:rtl w:val="0"/>
        </w:rPr>
        <w:t xml:space="preserve">H2: Your Local Kindergarten Experts in </w:t>
      </w:r>
      <w:ins w:author="Cassandra Gorman" w:id="137" w:date="2026-05-13T03:59:32Z">
        <w:r w:rsidDel="00000000" w:rsidR="00000000" w:rsidRPr="00000000">
          <w:rPr>
            <w:b w:val="1"/>
            <w:bCs w:val="1"/>
            <w:rtl w:val="0"/>
          </w:rPr>
          <w:t xml:space="preserve">the </w:t>
        </w:r>
      </w:ins>
      <w:r w:rsidDel="00000000" w:rsidR="00000000" w:rsidRPr="00000000">
        <w:rPr>
          <w:b w:val="1"/>
          <w:bCs w:val="1"/>
          <w:rtl w:val="0"/>
        </w:rPr>
        <w:t xml:space="preserve">Leeming</w:t>
      </w:r>
      <w:ins w:author="Cassandra Gorman" w:id="138" w:date="2026-05-13T03:59:34Z">
        <w:r w:rsidDel="00000000" w:rsidR="00000000" w:rsidRPr="00000000">
          <w:rPr>
            <w:b w:val="1"/>
            <w:bCs w:val="1"/>
            <w:rtl w:val="0"/>
          </w:rPr>
          <w:t xml:space="preserve"> Area</w:t>
        </w:r>
      </w:ins>
      <w:r w:rsidDel="00000000" w:rsidR="00000000" w:rsidRPr="00000000">
        <w:rPr>
          <w:rtl w:val="0"/>
        </w:rPr>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Operating successfully in </w:t>
      </w:r>
      <w:ins w:author="Cassandra Gorman" w:id="139" w:date="2026-05-13T03:59:26Z">
        <w:r w:rsidDel="00000000" w:rsidR="00000000" w:rsidRPr="00000000">
          <w:rPr>
            <w:rtl w:val="0"/>
          </w:rPr>
          <w:t xml:space="preserve">the </w:t>
        </w:r>
      </w:ins>
      <w:r w:rsidDel="00000000" w:rsidR="00000000" w:rsidRPr="00000000">
        <w:rPr>
          <w:rtl w:val="0"/>
        </w:rPr>
        <w:t xml:space="preserve">Leeming </w:t>
      </w:r>
      <w:ins w:author="Cassandra Gorman" w:id="140" w:date="2026-05-13T03:59:28Z">
        <w:r w:rsidDel="00000000" w:rsidR="00000000" w:rsidRPr="00000000">
          <w:rPr>
            <w:rtl w:val="0"/>
          </w:rPr>
          <w:t xml:space="preserve">area </w:t>
        </w:r>
      </w:ins>
      <w:r w:rsidDel="00000000" w:rsidR="00000000" w:rsidRPr="00000000">
        <w:rPr>
          <w:rtl w:val="0"/>
        </w:rPr>
        <w:t xml:space="preserve">means understanding the community's unique character. We recognise that parents here aren't looking for basic supervision, they want a kindergarten program that actively contributes to their child's educational journey. </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Our educators bring professional qualifications and genuine passion for early childhood development. They understand the balance between fostering independence and providing the structure that helps children thrive in formal school settings. This knowledge, combined with our deep understanding of local family needs, makes us the trusted choice for kindergarten near Leeming.</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[Contact us to discuss your child's needs]</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b w:val="1"/>
          <w:bCs w:val="1"/>
        </w:rPr>
      </w:pPr>
      <w:r w:rsidDel="00000000" w:rsidR="00000000" w:rsidRPr="00000000">
        <w:rPr>
          <w:b w:val="1"/>
          <w:bCs w:val="1"/>
          <w:rtl w:val="0"/>
        </w:rPr>
        <w:t xml:space="preserve">H2: Why Choose Our Kindergarten Program?</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 </w:t>
      </w:r>
      <w:ins w:author="Cassandra Gorman" w:id="141" w:date="2026-05-13T03:59:49Z">
        <w:r w:rsidDel="00000000" w:rsidR="00000000" w:rsidRPr="00000000">
          <w:rPr>
            <w:b w:val="1"/>
            <w:bCs w:val="1"/>
            <w:rtl w:val="0"/>
            <w:rPrChange w:author="Cassandra Gorman" w:id="142" w:date="2026-05-13T03:59:49Z">
              <w:rPr/>
            </w:rPrChange>
          </w:rPr>
          <w:t xml:space="preserve">Programming </w:t>
        </w:r>
      </w:ins>
      <w:del w:author="Cassandra Gorman" w:id="141" w:date="2026-05-13T03:59:49Z">
        <w:r w:rsidDel="00000000" w:rsidR="00000000" w:rsidRPr="00000000">
          <w:rPr>
            <w:b w:val="1"/>
            <w:bCs w:val="1"/>
            <w:rtl w:val="0"/>
            <w:rPrChange w:author="Cassandra Gorman" w:id="142" w:date="2026-05-13T03:59:49Z">
              <w:rPr>
                <w:b w:val="1"/>
                <w:bCs w:val="1"/>
              </w:rPr>
            </w:rPrChange>
          </w:rPr>
          <w:delText xml:space="preserve">Government-Approved </w:delText>
        </w:r>
      </w:del>
      <w:r w:rsidDel="00000000" w:rsidR="00000000" w:rsidRPr="00000000">
        <w:rPr>
          <w:b w:val="1"/>
          <w:bCs w:val="1"/>
          <w:rtl w:val="0"/>
        </w:rPr>
        <w:t xml:space="preserve">Excellence</w:t>
      </w:r>
      <w:r w:rsidDel="00000000" w:rsidR="00000000" w:rsidRPr="00000000">
        <w:rPr>
          <w:rtl w:val="0"/>
        </w:rPr>
        <w:t xml:space="preserve">: Our program meets and exceeds National Quality Framework standards, making sure that your child receives education that's recognised and valued by local primary schools.</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 </w:t>
      </w:r>
      <w:r w:rsidDel="00000000" w:rsidR="00000000" w:rsidRPr="00000000">
        <w:rPr>
          <w:b w:val="1"/>
          <w:bCs w:val="1"/>
          <w:rtl w:val="0"/>
        </w:rPr>
        <w:t xml:space="preserve">Convenient for Commuting Parents</w:t>
      </w:r>
      <w:r w:rsidDel="00000000" w:rsidR="00000000" w:rsidRPr="00000000">
        <w:rPr>
          <w:rtl w:val="0"/>
        </w:rPr>
        <w:t xml:space="preserve">: Strategic location with easy access to major transport routes, making drop-offs and pick-ups efficient for your busy schedule.</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 </w:t>
      </w:r>
      <w:r w:rsidDel="00000000" w:rsidR="00000000" w:rsidRPr="00000000">
        <w:rPr>
          <w:b w:val="1"/>
          <w:bCs w:val="1"/>
          <w:rtl w:val="0"/>
        </w:rPr>
        <w:t xml:space="preserve">School-Ready Focus</w:t>
      </w:r>
      <w:r w:rsidDel="00000000" w:rsidR="00000000" w:rsidRPr="00000000">
        <w:rPr>
          <w:rtl w:val="0"/>
        </w:rPr>
        <w:t xml:space="preserve">: Curriculum specifically designed to build the skills and confidence children need for successful transition to formal schooling.</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 </w:t>
      </w:r>
      <w:r w:rsidDel="00000000" w:rsidR="00000000" w:rsidRPr="00000000">
        <w:rPr>
          <w:b w:val="1"/>
          <w:bCs w:val="1"/>
          <w:rtl w:val="0"/>
        </w:rPr>
        <w:t xml:space="preserve">Climate-Smart Facilities</w:t>
      </w:r>
      <w:r w:rsidDel="00000000" w:rsidR="00000000" w:rsidRPr="00000000">
        <w:rPr>
          <w:rtl w:val="0"/>
        </w:rPr>
        <w:t xml:space="preserve">: Purpose-built shade structures and versatile indoor/outdoor learning spaces provide year-round engagement regardless of Perth's weather.</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 </w:t>
      </w:r>
      <w:r w:rsidDel="00000000" w:rsidR="00000000" w:rsidRPr="00000000">
        <w:rPr>
          <w:b w:val="1"/>
          <w:bCs w:val="1"/>
          <w:rtl w:val="0"/>
        </w:rPr>
        <w:t xml:space="preserve">Community Understanding</w:t>
      </w:r>
      <w:r w:rsidDel="00000000" w:rsidR="00000000" w:rsidRPr="00000000">
        <w:rPr>
          <w:rtl w:val="0"/>
        </w:rPr>
        <w:t xml:space="preserve">: We know Leeming families value education highly, and we've built our program to meet these elevated expectations.</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 </w:t>
      </w:r>
      <w:r w:rsidDel="00000000" w:rsidR="00000000" w:rsidRPr="00000000">
        <w:rPr>
          <w:b w:val="1"/>
          <w:bCs w:val="1"/>
          <w:rtl w:val="0"/>
        </w:rPr>
        <w:t xml:space="preserve">Transparent Communication</w:t>
      </w:r>
      <w:r w:rsidDel="00000000" w:rsidR="00000000" w:rsidRPr="00000000">
        <w:rPr>
          <w:rtl w:val="0"/>
        </w:rPr>
        <w:t xml:space="preserve">: Regular updates and clear documentation of your child's progress, fitting smoothly into your professional lifestyle.</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b w:val="1"/>
          <w:bCs w:val="1"/>
        </w:rPr>
      </w:pPr>
      <w:r w:rsidDel="00000000" w:rsidR="00000000" w:rsidRPr="00000000">
        <w:rPr>
          <w:b w:val="1"/>
          <w:bCs w:val="1"/>
          <w:rtl w:val="0"/>
        </w:rPr>
        <w:t xml:space="preserve">H2: Supporting Your Family's Educational Journey</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We understand that choosing a kindergarten involves more than just finding care for your child. It's about selecting a partner in their educational development. Our program addresses the specific concerns of ambitious Leeming parents who want assurance that their child gains meaningful preparation for school while they manage demanding careers.</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Our structured approach to early learning includes regular assessments and progress reports that clearly demonstrate your child's development across key learning areas. This transparency gives you confidence that your investment in quality early education yields real results. We also provide practical support for busy families, including clear policies, efficient administrative processes, and flexible communication options that respect your time.</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b w:val="1"/>
          <w:bCs w:val="1"/>
        </w:rPr>
      </w:pPr>
      <w:r w:rsidDel="00000000" w:rsidR="00000000" w:rsidRPr="00000000">
        <w:rPr>
          <w:b w:val="1"/>
          <w:bCs w:val="1"/>
          <w:rtl w:val="0"/>
        </w:rPr>
        <w:t xml:space="preserve">Q: What makes your kindergarten program different from standard childcare?</w:t>
      </w:r>
    </w:p>
    <w:p w:rsidR="00000000" w:rsidDel="00000000" w:rsidP="00000000" w:rsidRDefault="00000000" w:rsidRPr="00000000" w14:paraId="00000AE7">
      <w:pPr>
        <w:rPr>
          <w:b w:val="1"/>
          <w:bCs w:val="1"/>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Our government-approved kindergarten near Leeming focuses specifically on school readiness through a university-teacher-led curriculum. Unlike basic childcare, we provide structured educational experiences that directly prepare children for the academic and social expectations of local primary schools.</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b w:val="1"/>
          <w:bCs w:val="1"/>
        </w:rPr>
      </w:pPr>
      <w:r w:rsidDel="00000000" w:rsidR="00000000" w:rsidRPr="00000000">
        <w:rPr>
          <w:b w:val="1"/>
          <w:bCs w:val="1"/>
          <w:rtl w:val="0"/>
        </w:rPr>
        <w:t xml:space="preserve">Q: How do you cater to Leeming's busy professional families?</w:t>
      </w:r>
    </w:p>
    <w:p w:rsidR="00000000" w:rsidDel="00000000" w:rsidP="00000000" w:rsidRDefault="00000000" w:rsidRPr="00000000" w14:paraId="00000AEB">
      <w:pPr>
        <w:rPr>
          <w:b w:val="1"/>
          <w:bCs w:val="1"/>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We understand the challenges of managing drop-offs and pick-ups around freeway commutes. Our streamlined procedures, convenient location, and flexible communication methods fit smoothly into your professional schedule while keeping you connected to your child's progress.</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b w:val="1"/>
          <w:bCs w:val="1"/>
        </w:rPr>
      </w:pPr>
      <w:r w:rsidDel="00000000" w:rsidR="00000000" w:rsidRPr="00000000">
        <w:rPr>
          <w:b w:val="1"/>
          <w:bCs w:val="1"/>
          <w:rtl w:val="0"/>
        </w:rPr>
        <w:t xml:space="preserve">Q: What age groups does your kindergarten program serve?</w:t>
      </w:r>
    </w:p>
    <w:p w:rsidR="00000000" w:rsidDel="00000000" w:rsidP="00000000" w:rsidRDefault="00000000" w:rsidRPr="00000000" w14:paraId="00000AEF">
      <w:pPr>
        <w:rPr>
          <w:b w:val="1"/>
          <w:bCs w:val="1"/>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Our kindergarten program serves children in the year before they begin formal schooling, typically ages 4-5. This crucial year focuses on building the specific skills and confidence needed for a successful transition to primary school.</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b w:val="1"/>
          <w:bCs w:val="1"/>
        </w:rPr>
      </w:pPr>
      <w:r w:rsidDel="00000000" w:rsidR="00000000" w:rsidRPr="00000000">
        <w:rPr>
          <w:b w:val="1"/>
          <w:bCs w:val="1"/>
          <w:rtl w:val="0"/>
        </w:rPr>
        <w:t xml:space="preserve">Q: How do you keep children safe during Perth's hot summers?</w:t>
      </w:r>
    </w:p>
    <w:p w:rsidR="00000000" w:rsidDel="00000000" w:rsidP="00000000" w:rsidRDefault="00000000" w:rsidRPr="00000000" w14:paraId="00000AF3">
      <w:pPr>
        <w:rPr>
          <w:b w:val="1"/>
          <w:bCs w:val="1"/>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Our facilities feature SunSmart-approved shade sails and carefully planned outdoor spaces that allow for safe play even during extreme weather. We also have engaging indoor learning environments that maintain educational momentum when outdoor conditions aren't suitable.</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b w:val="1"/>
          <w:bCs w:val="1"/>
        </w:rPr>
      </w:pPr>
      <w:r w:rsidDel="00000000" w:rsidR="00000000" w:rsidRPr="00000000">
        <w:rPr>
          <w:b w:val="1"/>
          <w:bCs w:val="1"/>
          <w:rtl w:val="0"/>
        </w:rPr>
        <w:t xml:space="preserve">Q: What is the "Stay and Play" session?</w:t>
      </w:r>
    </w:p>
    <w:p w:rsidR="00000000" w:rsidDel="00000000" w:rsidP="00000000" w:rsidRDefault="00000000" w:rsidRPr="00000000" w14:paraId="00000AF7">
      <w:pPr>
        <w:rPr>
          <w:b w:val="1"/>
          <w:bCs w:val="1"/>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It is a 1-2 hour session where you and your child visit the classroom together to meet the teacher and peers before their official start date.</w:t>
      </w:r>
      <w:ins w:author="Cassandra Gorman" w:id="143" w:date="2026-05-13T04:00:20Z">
        <w:r w:rsidDel="00000000" w:rsidR="00000000" w:rsidRPr="00000000">
          <w:rPr>
            <w:rtl w:val="0"/>
          </w:rPr>
          <w:t xml:space="preserve"> Parents are welcome to have as many of these settling in sessions as they want to provided parents remain with their children in the classrooms. There is no fee for a settling in parent supervised visit. </w:t>
        </w:r>
      </w:ins>
      <w:r w:rsidDel="00000000" w:rsidR="00000000" w:rsidRPr="00000000">
        <w:rPr>
          <w:rtl w:val="0"/>
        </w:rPr>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b w:val="1"/>
          <w:bCs w:val="1"/>
        </w:rPr>
      </w:pPr>
      <w:r w:rsidDel="00000000" w:rsidR="00000000" w:rsidRPr="00000000">
        <w:rPr>
          <w:b w:val="1"/>
          <w:bCs w:val="1"/>
          <w:rtl w:val="0"/>
        </w:rPr>
        <w:t xml:space="preserve">Q: Do you provide progress reports for Kindergarten?</w:t>
      </w:r>
    </w:p>
    <w:p w:rsidR="00000000" w:rsidDel="00000000" w:rsidP="00000000" w:rsidRDefault="00000000" w:rsidRPr="00000000" w14:paraId="00000AFB">
      <w:pPr>
        <w:rPr>
          <w:b w:val="1"/>
          <w:bCs w:val="1"/>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Yes, we provide mid-year and end-of-year Summative Assessments that detail your child's progress against the five learning outcomes of the EYLF.</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b w:val="1"/>
          <w:bCs w:val="1"/>
        </w:rPr>
      </w:pPr>
      <w:r w:rsidDel="00000000" w:rsidR="00000000" w:rsidRPr="00000000">
        <w:rPr>
          <w:b w:val="1"/>
          <w:bCs w:val="1"/>
          <w:rtl w:val="0"/>
        </w:rPr>
        <w:t xml:space="preserve">Q: How do you handle the Kwinana Freeway noise?</w:t>
      </w:r>
    </w:p>
    <w:p w:rsidR="00000000" w:rsidDel="00000000" w:rsidP="00000000" w:rsidRDefault="00000000" w:rsidRPr="00000000" w14:paraId="00000AFF">
      <w:pPr>
        <w:rPr>
          <w:b w:val="1"/>
          <w:bCs w:val="1"/>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Our facility is </w:t>
      </w:r>
      <w:ins w:author="Cassandra Gorman" w:id="144" w:date="2026-05-13T04:02:03Z">
        <w:r w:rsidDel="00000000" w:rsidR="00000000" w:rsidRPr="00000000">
          <w:rPr>
            <w:rtl w:val="0"/>
          </w:rPr>
          <w:t xml:space="preserve">situated a block away from Kwinana Freeway. In addition to this, our new state-of-the-art building has been </w:t>
        </w:r>
      </w:ins>
      <w:r w:rsidDel="00000000" w:rsidR="00000000" w:rsidRPr="00000000">
        <w:rPr>
          <w:rtl w:val="0"/>
        </w:rPr>
        <w:t xml:space="preserve">designed with high-quality acoustic insulation and strategic landscaping to ensure a quiet, peaceful learning environment regardless of nearby traffic.</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b w:val="1"/>
          <w:bCs w:val="1"/>
        </w:rPr>
      </w:pPr>
      <w:r w:rsidDel="00000000" w:rsidR="00000000" w:rsidRPr="00000000">
        <w:rPr>
          <w:b w:val="1"/>
          <w:bCs w:val="1"/>
          <w:rtl w:val="0"/>
        </w:rPr>
        <w:t xml:space="preserve">Q: What qualifications do your educators have?</w:t>
      </w:r>
    </w:p>
    <w:p w:rsidR="00000000" w:rsidDel="00000000" w:rsidP="00000000" w:rsidRDefault="00000000" w:rsidRPr="00000000" w14:paraId="00000B03">
      <w:pPr>
        <w:rPr>
          <w:b w:val="1"/>
          <w:bCs w:val="1"/>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All our educators hold recognised early childhood education qualifications and maintain current Working with Children checks. Our kindergarten teachers bring specific industry experience in school readiness and understand the educational expectations of Leeming's primary schools.</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Places for our kindergarten program remain limited and fill quickly due to high demand from local Leeming families. With the established family-friendly nature of the suburb and the concentration of education-focused households, securing your child's place early means they don't miss out on this valuable preparation for their school journey.</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[Secure your child's place today - contact us to book a tour and see firsthand how our kindergarten near Leeming can support your family's educational goals]</w:t>
      </w:r>
      <w:r w:rsidDel="00000000" w:rsidR="00000000" w:rsidRPr="00000000">
        <w:br w:type="page"/>
      </w:r>
      <w:r w:rsidDel="00000000" w:rsidR="00000000" w:rsidRPr="00000000">
        <w:rPr>
          <w:rtl w:val="0"/>
        </w:rPr>
      </w:r>
    </w:p>
    <w:p w:rsidR="00000000" w:rsidDel="00000000" w:rsidP="00000000" w:rsidRDefault="00000000" w:rsidRPr="00000000" w14:paraId="00000B09">
      <w:pPr>
        <w:pStyle w:val="Heading1"/>
        <w:rPr>
          <w:b w:val="1"/>
          <w:bCs w:val="1"/>
        </w:rPr>
      </w:pPr>
      <w:bookmarkStart w:colFirst="0" w:colLast="0" w:name="_n7b089ljivc6" w:id="23"/>
      <w:bookmarkEnd w:id="23"/>
      <w:r w:rsidDel="00000000" w:rsidR="00000000" w:rsidRPr="00000000">
        <w:rPr>
          <w:b w:val="1"/>
          <w:bCs w:val="1"/>
          <w:rtl w:val="0"/>
        </w:rPr>
        <w:t xml:space="preserve">Page 24 </w:t>
      </w:r>
    </w:p>
    <w:p w:rsidR="00000000" w:rsidDel="00000000" w:rsidP="00000000" w:rsidRDefault="00000000" w:rsidRPr="00000000" w14:paraId="00000B0A">
      <w:pPr>
        <w:rPr>
          <w:b w:val="1"/>
          <w:bCs w:val="1"/>
        </w:rPr>
      </w:pPr>
      <w:r w:rsidDel="00000000" w:rsidR="00000000" w:rsidRPr="00000000">
        <w:rPr>
          <w:b w:val="1"/>
          <w:bCs w:val="1"/>
          <w:rtl w:val="0"/>
        </w:rPr>
        <w:t xml:space="preserve">URL: https://flourishelc.com.au/kindergarten-bateman-wa/</w:t>
      </w:r>
    </w:p>
    <w:p w:rsidR="00000000" w:rsidDel="00000000" w:rsidP="00000000" w:rsidRDefault="00000000" w:rsidRPr="00000000" w14:paraId="00000B0B">
      <w:pPr>
        <w:rPr/>
      </w:pPr>
      <w:r w:rsidDel="00000000" w:rsidR="00000000" w:rsidRPr="00000000">
        <w:rPr>
          <w:rtl w:val="0"/>
        </w:rPr>
        <w:t xml:space="preserve">Page Type: Location Page</w:t>
      </w:r>
    </w:p>
    <w:p w:rsidR="00000000" w:rsidDel="00000000" w:rsidP="00000000" w:rsidRDefault="00000000" w:rsidRPr="00000000" w14:paraId="00000B0C">
      <w:pPr>
        <w:rPr/>
      </w:pPr>
      <w:r w:rsidDel="00000000" w:rsidR="00000000" w:rsidRPr="00000000">
        <w:rPr>
          <w:rtl w:val="0"/>
        </w:rPr>
        <w:t xml:space="preserve">Content Type: New Content</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Keywords:</w:t>
      </w:r>
    </w:p>
    <w:p w:rsidR="00000000" w:rsidDel="00000000" w:rsidP="00000000" w:rsidRDefault="00000000" w:rsidRPr="00000000" w14:paraId="00000B0F">
      <w:pPr>
        <w:rPr>
          <w:b w:val="1"/>
          <w:bCs w:val="1"/>
        </w:rPr>
      </w:pPr>
      <w:r w:rsidDel="00000000" w:rsidR="00000000" w:rsidRPr="00000000">
        <w:rPr>
          <w:b w:val="1"/>
          <w:bCs w:val="1"/>
          <w:rtl w:val="0"/>
        </w:rPr>
        <w:t xml:space="preserve">Primary keyword: kindergarten near bateman</w:t>
      </w:r>
    </w:p>
    <w:p w:rsidR="00000000" w:rsidDel="00000000" w:rsidP="00000000" w:rsidRDefault="00000000" w:rsidRPr="00000000" w14:paraId="00000B10">
      <w:pPr>
        <w:rPr/>
      </w:pPr>
      <w:r w:rsidDel="00000000" w:rsidR="00000000" w:rsidRPr="00000000">
        <w:rPr>
          <w:rtl w:val="0"/>
        </w:rPr>
        <w:t xml:space="preserve">Secondary keywords: </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b w:val="1"/>
          <w:bCs w:val="1"/>
        </w:rPr>
      </w:pPr>
      <w:r w:rsidDel="00000000" w:rsidR="00000000" w:rsidRPr="00000000">
        <w:rPr>
          <w:b w:val="1"/>
          <w:bCs w:val="1"/>
          <w:rtl w:val="0"/>
        </w:rPr>
        <w:t xml:space="preserve">Content:</w:t>
      </w:r>
    </w:p>
    <w:p w:rsidR="00000000" w:rsidDel="00000000" w:rsidP="00000000" w:rsidRDefault="00000000" w:rsidRPr="00000000" w14:paraId="00000B13">
      <w:pPr>
        <w:rPr/>
      </w:pPr>
      <w:r w:rsidDel="00000000" w:rsidR="00000000" w:rsidRPr="00000000">
        <w:rPr>
          <w:rtl w:val="0"/>
        </w:rPr>
        <w:t xml:space="preserve">Meta Title: Kindergarten Near Bateman | Early Learning Excellence</w:t>
      </w:r>
    </w:p>
    <w:p w:rsidR="00000000" w:rsidDel="00000000" w:rsidP="00000000" w:rsidRDefault="00000000" w:rsidRPr="00000000" w14:paraId="00000B14">
      <w:pPr>
        <w:rPr/>
      </w:pPr>
      <w:r w:rsidDel="00000000" w:rsidR="00000000" w:rsidRPr="00000000">
        <w:rPr>
          <w:rtl w:val="0"/>
        </w:rPr>
        <w:t xml:space="preserve">Meta Description: Looking for kindergarten near Bateman? Our nature-based program prepares children for Rossmoyne SHS success while fostering outdoor play. Book your tour today.</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b w:val="1"/>
          <w:bCs w:val="1"/>
        </w:rPr>
      </w:pPr>
      <w:r w:rsidDel="00000000" w:rsidR="00000000" w:rsidRPr="00000000">
        <w:rPr>
          <w:b w:val="1"/>
          <w:bCs w:val="1"/>
          <w:rtl w:val="0"/>
        </w:rPr>
        <w:t xml:space="preserve">H1: Kindergarten Near Bateman: Where Academic Excellence Meets Nature Play</w:t>
      </w:r>
    </w:p>
    <w:p w:rsidR="00000000" w:rsidDel="00000000" w:rsidP="00000000" w:rsidRDefault="00000000" w:rsidRPr="00000000" w14:paraId="00000B17">
      <w:pPr>
        <w:spacing w:after="240" w:before="240" w:lineRule="auto"/>
        <w:rPr/>
      </w:pPr>
      <w:r w:rsidDel="00000000" w:rsidR="00000000" w:rsidRPr="00000000">
        <w:rPr>
          <w:rtl w:val="0"/>
        </w:rPr>
        <w:t xml:space="preserve">Some of the richest learning happens outdoors. At our kindergarten near Bateman, children explore, investigate, and discover in natural surroundings that spark curiosity in ways a classroom alone simply can't. </w:t>
      </w:r>
      <w:ins w:author="Cassandra Gorman" w:id="145" w:date="2026-05-13T04:03:25Z">
        <w:r w:rsidDel="00000000" w:rsidR="00000000" w:rsidRPr="00000000">
          <w:rPr>
            <w:rtl w:val="0"/>
          </w:rPr>
          <w:t xml:space="preserve">Inspired by the beautiful spaces in our community such as</w:t>
        </w:r>
      </w:ins>
      <w:del w:author="Cassandra Gorman" w:id="145" w:date="2026-05-13T04:03:25Z">
        <w:r w:rsidDel="00000000" w:rsidR="00000000" w:rsidRPr="00000000">
          <w:rPr>
            <w:rtl w:val="0"/>
          </w:rPr>
          <w:delText xml:space="preserve">With</w:delText>
        </w:r>
      </w:del>
      <w:r w:rsidDel="00000000" w:rsidR="00000000" w:rsidRPr="00000000">
        <w:rPr>
          <w:rtl w:val="0"/>
        </w:rPr>
        <w:t xml:space="preserve"> Piney Lakes Reserve</w:t>
      </w:r>
      <w:del w:author="Cassandra Gorman" w:id="146" w:date="2026-05-13T04:03:53Z">
        <w:r w:rsidDel="00000000" w:rsidR="00000000" w:rsidRPr="00000000">
          <w:rPr>
            <w:rtl w:val="0"/>
          </w:rPr>
          <w:delText xml:space="preserve"> on our doorstep</w:delText>
        </w:r>
      </w:del>
      <w:r w:rsidDel="00000000" w:rsidR="00000000" w:rsidRPr="00000000">
        <w:rPr>
          <w:rtl w:val="0"/>
        </w:rPr>
        <w:t xml:space="preserve">, nature play isn't an add-on here, it's woven into the fabric of every day.</w:t>
      </w:r>
    </w:p>
    <w:p w:rsidR="00000000" w:rsidDel="00000000" w:rsidP="00000000" w:rsidRDefault="00000000" w:rsidRPr="00000000" w14:paraId="00000B18">
      <w:pPr>
        <w:spacing w:after="240" w:before="240" w:lineRule="auto"/>
        <w:rPr/>
      </w:pPr>
      <w:r w:rsidDel="00000000" w:rsidR="00000000" w:rsidRPr="00000000">
        <w:rPr>
          <w:rtl w:val="0"/>
        </w:rPr>
        <w:t xml:space="preserve">That outdoor spirit carries into our academic program too. Our qualified educators deliver structured, play-based learning that builds the literacy, numeracy, and social foundations children need to thrive at school, all within an environment that makes them genuinely excited to learn.</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b w:val="1"/>
          <w:bCs w:val="1"/>
        </w:rPr>
      </w:pPr>
      <w:r w:rsidDel="00000000" w:rsidR="00000000" w:rsidRPr="00000000">
        <w:rPr>
          <w:b w:val="1"/>
          <w:bCs w:val="1"/>
          <w:rtl w:val="0"/>
        </w:rPr>
        <w:t xml:space="preserve">H2: Understanding Bateman Families' Educational Journey</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The path to prestigious local schools like Rossmoyne Senior High School begins long before primary education. Families in Bateman face unique pressures, knowing that early preparation can make all the difference in securing their child's academic future. </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Our kindergarten program addresses this need through:</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numPr>
          <w:ilvl w:val="0"/>
          <w:numId w:val="52"/>
        </w:numPr>
        <w:ind w:left="720" w:hanging="360"/>
        <w:rPr>
          <w:u w:val="none"/>
        </w:rPr>
      </w:pPr>
      <w:r w:rsidDel="00000000" w:rsidR="00000000" w:rsidRPr="00000000">
        <w:rPr>
          <w:rtl w:val="0"/>
        </w:rPr>
        <w:t xml:space="preserve">Structured literacy and numeracy foundations aligned with Bateman Primary School requirements.</w:t>
      </w:r>
    </w:p>
    <w:p w:rsidR="00000000" w:rsidDel="00000000" w:rsidP="00000000" w:rsidRDefault="00000000" w:rsidRPr="00000000" w14:paraId="00000B21">
      <w:pPr>
        <w:numPr>
          <w:ilvl w:val="0"/>
          <w:numId w:val="52"/>
        </w:numPr>
        <w:ind w:left="720" w:hanging="360"/>
        <w:rPr>
          <w:u w:val="none"/>
        </w:rPr>
      </w:pPr>
      <w:r w:rsidDel="00000000" w:rsidR="00000000" w:rsidRPr="00000000">
        <w:rPr>
          <w:rtl w:val="0"/>
        </w:rPr>
        <w:t xml:space="preserve">Daily nature-based learning inspired by local flora including Banksia and Eucalyptus.</w:t>
      </w:r>
    </w:p>
    <w:p w:rsidR="00000000" w:rsidDel="00000000" w:rsidP="00000000" w:rsidRDefault="00000000" w:rsidRPr="00000000" w14:paraId="00000B22">
      <w:pPr>
        <w:numPr>
          <w:ilvl w:val="0"/>
          <w:numId w:val="52"/>
        </w:numPr>
        <w:ind w:left="720" w:hanging="360"/>
        <w:rPr>
          <w:u w:val="none"/>
        </w:rPr>
      </w:pPr>
      <w:r w:rsidDel="00000000" w:rsidR="00000000" w:rsidRPr="00000000">
        <w:rPr>
          <w:rtl w:val="0"/>
        </w:rPr>
        <w:t xml:space="preserve">Small group activities that develop critical thinking and problem-solving skills.</w:t>
      </w:r>
    </w:p>
    <w:p w:rsidR="00000000" w:rsidDel="00000000" w:rsidP="00000000" w:rsidRDefault="00000000" w:rsidRPr="00000000" w14:paraId="00000B23">
      <w:pPr>
        <w:numPr>
          <w:ilvl w:val="0"/>
          <w:numId w:val="52"/>
        </w:numPr>
        <w:ind w:left="720" w:hanging="360"/>
        <w:rPr>
          <w:u w:val="none"/>
        </w:rPr>
      </w:pPr>
      <w:r w:rsidDel="00000000" w:rsidR="00000000" w:rsidRPr="00000000">
        <w:rPr>
          <w:rtl w:val="0"/>
        </w:rPr>
        <w:t xml:space="preserve">Regular progress assessments that make sure school readiness milestones are met.</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[Book a personal tour to see our school readiness program in action]</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b w:val="1"/>
          <w:bCs w:val="1"/>
        </w:rPr>
      </w:pPr>
      <w:r w:rsidDel="00000000" w:rsidR="00000000" w:rsidRPr="00000000">
        <w:rPr>
          <w:b w:val="1"/>
          <w:bCs w:val="1"/>
          <w:rtl w:val="0"/>
        </w:rPr>
        <w:t xml:space="preserve">H2: Solving the 'Screen Time vs Green Time' Challenge</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b w:val="1"/>
          <w:bCs w:val="1"/>
        </w:rPr>
      </w:pPr>
      <w:r w:rsidDel="00000000" w:rsidR="00000000" w:rsidRPr="00000000">
        <w:rPr>
          <w:b w:val="1"/>
          <w:bCs w:val="1"/>
          <w:rtl w:val="0"/>
        </w:rPr>
        <w:t xml:space="preserve">H3: Our Nature-Integrated Learning Approach</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Rather than treating outdoor time as separate from education, we've woven environmental exploration throughout our academic program:</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numPr>
          <w:ilvl w:val="0"/>
          <w:numId w:val="102"/>
        </w:numPr>
        <w:ind w:left="720" w:hanging="360"/>
        <w:rPr>
          <w:u w:val="none"/>
        </w:rPr>
      </w:pPr>
      <w:r w:rsidDel="00000000" w:rsidR="00000000" w:rsidRPr="00000000">
        <w:rPr>
          <w:rtl w:val="0"/>
        </w:rPr>
        <w:t xml:space="preserve">We teach mathematics concepts through counting native seeds and measuring plant growth.</w:t>
      </w:r>
    </w:p>
    <w:p w:rsidR="00000000" w:rsidDel="00000000" w:rsidP="00000000" w:rsidRDefault="00000000" w:rsidRPr="00000000" w14:paraId="00000B2F">
      <w:pPr>
        <w:numPr>
          <w:ilvl w:val="0"/>
          <w:numId w:val="102"/>
        </w:numPr>
        <w:ind w:left="720" w:hanging="360"/>
        <w:rPr>
          <w:u w:val="none"/>
        </w:rPr>
      </w:pPr>
      <w:r w:rsidDel="00000000" w:rsidR="00000000" w:rsidRPr="00000000">
        <w:rPr>
          <w:rtl w:val="0"/>
        </w:rPr>
        <w:t xml:space="preserve">Children develop scientific thinking by observing seasonal changes in nearby Bull Creek.</w:t>
      </w:r>
    </w:p>
    <w:p w:rsidR="00000000" w:rsidDel="00000000" w:rsidP="00000000" w:rsidRDefault="00000000" w:rsidRPr="00000000" w14:paraId="00000B30">
      <w:pPr>
        <w:numPr>
          <w:ilvl w:val="0"/>
          <w:numId w:val="102"/>
        </w:numPr>
        <w:ind w:left="720" w:hanging="360"/>
        <w:rPr>
          <w:u w:val="none"/>
        </w:rPr>
      </w:pPr>
      <w:r w:rsidDel="00000000" w:rsidR="00000000" w:rsidRPr="00000000">
        <w:rPr>
          <w:rtl w:val="0"/>
        </w:rPr>
        <w:t xml:space="preserve">We strengthen language skills through nature journaling and storytelling.</w:t>
      </w:r>
    </w:p>
    <w:p w:rsidR="00000000" w:rsidDel="00000000" w:rsidP="00000000" w:rsidRDefault="00000000" w:rsidRPr="00000000" w14:paraId="00000B31">
      <w:pPr>
        <w:numPr>
          <w:ilvl w:val="0"/>
          <w:numId w:val="102"/>
        </w:numPr>
        <w:ind w:left="720" w:hanging="360"/>
        <w:rPr>
          <w:u w:val="none"/>
        </w:rPr>
      </w:pPr>
      <w:r w:rsidDel="00000000" w:rsidR="00000000" w:rsidRPr="00000000">
        <w:rPr>
          <w:rtl w:val="0"/>
        </w:rPr>
        <w:t xml:space="preserve">Physical development grows through climbing, balancing, and exploring natural obstacles.</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We understand that learning continues in Bateman's characteristic spacious backyards. Our educators provide families with extension activities designed specifically for home environments, making sure education flows smoothly between kindergarten and family life.</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b w:val="1"/>
          <w:bCs w:val="1"/>
        </w:rPr>
      </w:pPr>
      <w:r w:rsidDel="00000000" w:rsidR="00000000" w:rsidRPr="00000000">
        <w:rPr>
          <w:b w:val="1"/>
          <w:bCs w:val="1"/>
          <w:rtl w:val="0"/>
        </w:rPr>
        <w:t xml:space="preserve">H2: Your Local Kindergarten Experts in Bateman</w:t>
      </w:r>
    </w:p>
    <w:p w:rsidR="00000000" w:rsidDel="00000000" w:rsidP="00000000" w:rsidRDefault="00000000" w:rsidRPr="00000000" w14:paraId="00000B36">
      <w:pPr>
        <w:spacing w:after="240" w:before="240" w:lineRule="auto"/>
        <w:rPr/>
      </w:pPr>
      <w:r w:rsidDel="00000000" w:rsidR="00000000" w:rsidRPr="00000000">
        <w:rPr>
          <w:rtl w:val="0"/>
        </w:rPr>
        <w:t xml:space="preserve">Being local means more than knowing the suburb. It means understanding the schools children will move into, the natural environment that surrounds them, and the community they're growing up in. That knowledge shapes everything we do.</w:t>
      </w:r>
    </w:p>
    <w:p w:rsidR="00000000" w:rsidDel="00000000" w:rsidP="00000000" w:rsidRDefault="00000000" w:rsidRPr="00000000" w14:paraId="00000B37">
      <w:pPr>
        <w:spacing w:after="240" w:before="240" w:lineRule="auto"/>
        <w:rPr/>
      </w:pPr>
      <w:r w:rsidDel="00000000" w:rsidR="00000000" w:rsidRPr="00000000">
        <w:rPr>
          <w:rtl w:val="0"/>
        </w:rPr>
        <w:t xml:space="preserve">Our educators bring that local expertise into the classroom every day, drawing on the remarkable ecosystem of Piney Lakes Reserve to bring learning to life and building programs that reflect what makes Bateman such a special place to grow up. Children here don't just learn about nature, they learn through it.</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[Secure your child's place for 2027 – spaces filling fast]</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b w:val="1"/>
          <w:bCs w:val="1"/>
        </w:rPr>
      </w:pPr>
      <w:r w:rsidDel="00000000" w:rsidR="00000000" w:rsidRPr="00000000">
        <w:rPr>
          <w:b w:val="1"/>
          <w:bCs w:val="1"/>
          <w:rtl w:val="0"/>
        </w:rPr>
        <w:t xml:space="preserve">H2: Why Choose Our Kindergarten Program</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Selecting a kindergarten near Bateman requires confidence that your chosen centre truly understands local educational expectations. Our program delivers:</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numPr>
          <w:ilvl w:val="0"/>
          <w:numId w:val="70"/>
        </w:numPr>
        <w:ind w:left="720" w:hanging="360"/>
        <w:rPr>
          <w:u w:val="none"/>
        </w:rPr>
      </w:pPr>
      <w:r w:rsidDel="00000000" w:rsidR="00000000" w:rsidRPr="00000000">
        <w:rPr>
          <w:b w:val="1"/>
          <w:bCs w:val="1"/>
          <w:rtl w:val="0"/>
        </w:rPr>
        <w:t xml:space="preserve">Tailored School Readiness</w:t>
      </w:r>
      <w:r w:rsidDel="00000000" w:rsidR="00000000" w:rsidRPr="00000000">
        <w:rPr>
          <w:rtl w:val="0"/>
        </w:rPr>
        <w:t xml:space="preserve">: Curriculum specifically designed for transition to Bateman Primary School and beyond.</w:t>
      </w:r>
    </w:p>
    <w:p w:rsidR="00000000" w:rsidDel="00000000" w:rsidP="00000000" w:rsidRDefault="00000000" w:rsidRPr="00000000" w14:paraId="00000B41">
      <w:pPr>
        <w:numPr>
          <w:ilvl w:val="0"/>
          <w:numId w:val="70"/>
        </w:numPr>
        <w:ind w:left="720" w:hanging="360"/>
        <w:rPr>
          <w:u w:val="none"/>
        </w:rPr>
      </w:pPr>
      <w:r w:rsidDel="00000000" w:rsidR="00000000" w:rsidRPr="00000000">
        <w:rPr>
          <w:b w:val="1"/>
          <w:bCs w:val="1"/>
          <w:rtl w:val="0"/>
        </w:rPr>
        <w:t xml:space="preserve">Environmental Integration</w:t>
      </w:r>
      <w:r w:rsidDel="00000000" w:rsidR="00000000" w:rsidRPr="00000000">
        <w:rPr>
          <w:rtl w:val="0"/>
        </w:rPr>
        <w:t xml:space="preserve">: Daily learning experiences inspired by Piney Lakes Reserve's native ecosystem.</w:t>
      </w:r>
    </w:p>
    <w:p w:rsidR="00000000" w:rsidDel="00000000" w:rsidP="00000000" w:rsidRDefault="00000000" w:rsidRPr="00000000" w14:paraId="00000B42">
      <w:pPr>
        <w:numPr>
          <w:ilvl w:val="0"/>
          <w:numId w:val="70"/>
        </w:numPr>
        <w:ind w:left="720" w:hanging="360"/>
        <w:rPr>
          <w:u w:val="none"/>
        </w:rPr>
      </w:pPr>
      <w:r w:rsidDel="00000000" w:rsidR="00000000" w:rsidRPr="00000000">
        <w:rPr>
          <w:b w:val="1"/>
          <w:bCs w:val="1"/>
          <w:rtl w:val="0"/>
        </w:rPr>
        <w:t xml:space="preserve">Professional Communication</w:t>
      </w:r>
      <w:r w:rsidDel="00000000" w:rsidR="00000000" w:rsidRPr="00000000">
        <w:rPr>
          <w:rtl w:val="0"/>
        </w:rPr>
        <w:t xml:space="preserve">: Regular updates and progress reports suited to university-educated families.</w:t>
      </w:r>
    </w:p>
    <w:p w:rsidR="00000000" w:rsidDel="00000000" w:rsidP="00000000" w:rsidRDefault="00000000" w:rsidRPr="00000000" w14:paraId="00000B43">
      <w:pPr>
        <w:numPr>
          <w:ilvl w:val="0"/>
          <w:numId w:val="70"/>
        </w:numPr>
        <w:ind w:left="720" w:hanging="360"/>
        <w:rPr>
          <w:u w:val="none"/>
        </w:rPr>
      </w:pPr>
      <w:r w:rsidDel="00000000" w:rsidR="00000000" w:rsidRPr="00000000">
        <w:rPr>
          <w:b w:val="1"/>
          <w:bCs w:val="1"/>
          <w:rtl w:val="0"/>
        </w:rPr>
        <w:t xml:space="preserve">Flexible Scheduling</w:t>
      </w:r>
      <w:r w:rsidDel="00000000" w:rsidR="00000000" w:rsidRPr="00000000">
        <w:rPr>
          <w:rtl w:val="0"/>
        </w:rPr>
        <w:t xml:space="preserve">: Programs that accommodate dual-income professional households.</w:t>
      </w:r>
    </w:p>
    <w:p w:rsidR="00000000" w:rsidDel="00000000" w:rsidP="00000000" w:rsidRDefault="00000000" w:rsidRPr="00000000" w14:paraId="00000B44">
      <w:pPr>
        <w:numPr>
          <w:ilvl w:val="0"/>
          <w:numId w:val="70"/>
        </w:numPr>
        <w:ind w:left="720" w:hanging="360"/>
        <w:rPr>
          <w:u w:val="none"/>
        </w:rPr>
      </w:pPr>
      <w:r w:rsidDel="00000000" w:rsidR="00000000" w:rsidRPr="00000000">
        <w:rPr>
          <w:b w:val="1"/>
          <w:bCs w:val="1"/>
          <w:rtl w:val="0"/>
        </w:rPr>
        <w:t xml:space="preserve">Community Connection</w:t>
      </w:r>
      <w:r w:rsidDel="00000000" w:rsidR="00000000" w:rsidRPr="00000000">
        <w:rPr>
          <w:rtl w:val="0"/>
        </w:rPr>
        <w:t xml:space="preserve">: Strong relationships with local primary schools and educational networks.</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Our educators bring specialised early childhood qualifications and ongoing professional development so that your child receives cutting-edge pedagogical approaches. We maintain small class sizes to provide the individual attention necessary for each child to thrive academically while developing a genuine love of learning.</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b w:val="1"/>
          <w:bCs w:val="1"/>
        </w:rPr>
      </w:pPr>
      <w:r w:rsidDel="00000000" w:rsidR="00000000" w:rsidRPr="00000000">
        <w:rPr>
          <w:b w:val="1"/>
          <w:bCs w:val="1"/>
          <w:rtl w:val="0"/>
        </w:rPr>
        <w:t xml:space="preserve">H2: Creating Tomorrow's Leaders Today</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The journey toward academic success begins with the right foundation. Our kindergarten program recognises that Bateman families seek more than basic childcare. They want partners in preparing their children for exceptional futures.</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Through our balanced approach combining rigorous academic preparation with nature-based exploration, we help children develop:</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numPr>
          <w:ilvl w:val="0"/>
          <w:numId w:val="63"/>
        </w:numPr>
        <w:ind w:left="720" w:hanging="360"/>
        <w:rPr>
          <w:u w:val="none"/>
        </w:rPr>
      </w:pPr>
      <w:r w:rsidDel="00000000" w:rsidR="00000000" w:rsidRPr="00000000">
        <w:rPr>
          <w:rtl w:val="0"/>
        </w:rPr>
        <w:t xml:space="preserve">Confidence to excel in competitive academic environments.</w:t>
      </w:r>
    </w:p>
    <w:p w:rsidR="00000000" w:rsidDel="00000000" w:rsidP="00000000" w:rsidRDefault="00000000" w:rsidRPr="00000000" w14:paraId="00000B4F">
      <w:pPr>
        <w:numPr>
          <w:ilvl w:val="0"/>
          <w:numId w:val="63"/>
        </w:numPr>
        <w:ind w:left="720" w:hanging="360"/>
        <w:rPr>
          <w:u w:val="none"/>
        </w:rPr>
      </w:pPr>
      <w:r w:rsidDel="00000000" w:rsidR="00000000" w:rsidRPr="00000000">
        <w:rPr>
          <w:rtl w:val="0"/>
        </w:rPr>
        <w:t xml:space="preserve">Deep appreciation for the natural world surrounding Bateman.</w:t>
      </w:r>
    </w:p>
    <w:p w:rsidR="00000000" w:rsidDel="00000000" w:rsidP="00000000" w:rsidRDefault="00000000" w:rsidRPr="00000000" w14:paraId="00000B50">
      <w:pPr>
        <w:numPr>
          <w:ilvl w:val="0"/>
          <w:numId w:val="63"/>
        </w:numPr>
        <w:ind w:left="720" w:hanging="360"/>
        <w:rPr>
          <w:u w:val="none"/>
        </w:rPr>
      </w:pPr>
      <w:r w:rsidDel="00000000" w:rsidR="00000000" w:rsidRPr="00000000">
        <w:rPr>
          <w:rtl w:val="0"/>
        </w:rPr>
        <w:t xml:space="preserve">Social skills essential for collaborative learning.</w:t>
      </w:r>
    </w:p>
    <w:p w:rsidR="00000000" w:rsidDel="00000000" w:rsidP="00000000" w:rsidRDefault="00000000" w:rsidRPr="00000000" w14:paraId="00000B51">
      <w:pPr>
        <w:numPr>
          <w:ilvl w:val="0"/>
          <w:numId w:val="63"/>
        </w:numPr>
        <w:ind w:left="720" w:hanging="360"/>
        <w:rPr>
          <w:u w:val="none"/>
        </w:rPr>
      </w:pPr>
      <w:r w:rsidDel="00000000" w:rsidR="00000000" w:rsidRPr="00000000">
        <w:rPr>
          <w:rtl w:val="0"/>
        </w:rPr>
        <w:t xml:space="preserve">Independence and self-directed learning capabilities.</w:t>
      </w:r>
    </w:p>
    <w:p w:rsidR="00000000" w:rsidDel="00000000" w:rsidP="00000000" w:rsidRDefault="00000000" w:rsidRPr="00000000" w14:paraId="00000B52">
      <w:pPr>
        <w:numPr>
          <w:ilvl w:val="0"/>
          <w:numId w:val="63"/>
        </w:numPr>
        <w:ind w:left="720" w:hanging="360"/>
        <w:rPr>
          <w:u w:val="none"/>
        </w:rPr>
      </w:pPr>
      <w:r w:rsidDel="00000000" w:rsidR="00000000" w:rsidRPr="00000000">
        <w:rPr>
          <w:rtl w:val="0"/>
        </w:rPr>
        <w:t xml:space="preserve">Resilience to explore future educational challenges.</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b w:val="1"/>
          <w:bCs w:val="1"/>
        </w:rPr>
      </w:pPr>
      <w:r w:rsidDel="00000000" w:rsidR="00000000" w:rsidRPr="00000000">
        <w:rPr>
          <w:b w:val="1"/>
          <w:bCs w:val="1"/>
          <w:rtl w:val="0"/>
        </w:rPr>
        <w:t xml:space="preserve">Q: What makes your kindergarten different from other centres near Bateman?</w:t>
      </w:r>
    </w:p>
    <w:p w:rsidR="00000000" w:rsidDel="00000000" w:rsidP="00000000" w:rsidRDefault="00000000" w:rsidRPr="00000000" w14:paraId="00000B57">
      <w:pPr>
        <w:rPr>
          <w:b w:val="1"/>
          <w:bCs w:val="1"/>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Our program uniquely combines academic rigour designed for Rossmoyne SHS preparation with daily nature experiences inspired by Piney Lakes Reserve. We understand Bateman's professional families need both educational excellence and meaningful outdoor engagement for their children.</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b w:val="1"/>
          <w:bCs w:val="1"/>
        </w:rPr>
      </w:pPr>
      <w:r w:rsidDel="00000000" w:rsidR="00000000" w:rsidRPr="00000000">
        <w:rPr>
          <w:b w:val="1"/>
          <w:bCs w:val="1"/>
          <w:rtl w:val="0"/>
        </w:rPr>
        <w:t xml:space="preserve">Q: How do you prepare children for local primary schools?</w:t>
      </w:r>
    </w:p>
    <w:p w:rsidR="00000000" w:rsidDel="00000000" w:rsidP="00000000" w:rsidRDefault="00000000" w:rsidRPr="00000000" w14:paraId="00000B5B">
      <w:pPr>
        <w:rPr>
          <w:b w:val="1"/>
          <w:bCs w:val="1"/>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We maintain close communication with Bateman Primary School so that our curriculum aligns with their expectations. Our structured literacy and numeracy programs, together with social-emotional development, create confident learners ready for the transition.</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b w:val="1"/>
          <w:bCs w:val="1"/>
        </w:rPr>
      </w:pPr>
      <w:r w:rsidDel="00000000" w:rsidR="00000000" w:rsidRPr="00000000">
        <w:rPr>
          <w:b w:val="1"/>
          <w:bCs w:val="1"/>
          <w:rtl w:val="0"/>
        </w:rPr>
        <w:t xml:space="preserve">Q: What role does nature play in your curriculum?</w:t>
      </w:r>
    </w:p>
    <w:p w:rsidR="00000000" w:rsidDel="00000000" w:rsidP="00000000" w:rsidRDefault="00000000" w:rsidRPr="00000000" w14:paraId="00000B5F">
      <w:pPr>
        <w:rPr>
          <w:b w:val="1"/>
          <w:bCs w:val="1"/>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Nature isn't just playtime. It's integrated throughout our academic program. Children check out mathematical concepts through natural materials, develop scientific thinking through ecosystem observation, and strengthen creativity through environmental art projects.</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b w:val="1"/>
          <w:bCs w:val="1"/>
        </w:rPr>
      </w:pPr>
      <w:r w:rsidDel="00000000" w:rsidR="00000000" w:rsidRPr="00000000">
        <w:rPr>
          <w:b w:val="1"/>
          <w:bCs w:val="1"/>
          <w:rtl w:val="0"/>
        </w:rPr>
        <w:t xml:space="preserve">Q: What is "Nature Play" exactly?</w:t>
      </w:r>
    </w:p>
    <w:p w:rsidR="00000000" w:rsidDel="00000000" w:rsidP="00000000" w:rsidRDefault="00000000" w:rsidRPr="00000000" w14:paraId="00000B63">
      <w:pPr>
        <w:rPr>
          <w:b w:val="1"/>
          <w:bCs w:val="1"/>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Nature play involves using natural materials like logs, rocks, and mud to foster creative problem solving and physical resilience, rather than relying solely on plastic play equipment.</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del w:author="Cassandra Gorman" w:id="147" w:date="2026-05-13T04:05:12Z"/>
          <w:b w:val="1"/>
          <w:bCs w:val="1"/>
        </w:rPr>
      </w:pPr>
      <w:del w:author="Cassandra Gorman" w:id="147" w:date="2026-05-13T04:05:12Z">
        <w:r w:rsidDel="00000000" w:rsidR="00000000" w:rsidRPr="00000000">
          <w:rPr>
            <w:b w:val="1"/>
            <w:bCs w:val="1"/>
            <w:rtl w:val="0"/>
          </w:rPr>
          <w:delText xml:space="preserve">Q: Are the educators trained in Piney Lakes flora?</w:delText>
        </w:r>
      </w:del>
    </w:p>
    <w:p w:rsidR="00000000" w:rsidDel="00000000" w:rsidP="00000000" w:rsidRDefault="00000000" w:rsidRPr="00000000" w14:paraId="00000B67">
      <w:pPr>
        <w:rPr>
          <w:del w:author="Cassandra Gorman" w:id="147" w:date="2026-05-13T04:05:12Z"/>
          <w:b w:val="1"/>
          <w:bCs w:val="1"/>
        </w:rPr>
      </w:pPr>
      <w:del w:author="Cassandra Gorman" w:id="147" w:date="2026-05-13T04:05:12Z">
        <w:r w:rsidDel="00000000" w:rsidR="00000000" w:rsidRPr="00000000">
          <w:rPr>
            <w:rtl w:val="0"/>
          </w:rPr>
        </w:r>
      </w:del>
    </w:p>
    <w:p w:rsidR="00000000" w:rsidDel="00000000" w:rsidP="00000000" w:rsidRDefault="00000000" w:rsidRPr="00000000" w14:paraId="00000B68">
      <w:pPr>
        <w:rPr/>
      </w:pPr>
      <w:del w:author="Cassandra Gorman" w:id="147" w:date="2026-05-13T04:05:12Z">
        <w:r w:rsidDel="00000000" w:rsidR="00000000" w:rsidRPr="00000000">
          <w:rPr>
            <w:rtl w:val="0"/>
          </w:rPr>
          <w:delText xml:space="preserve">Our team undergoes local environmental training to teach children about the specific Banksia woodlands and local wildlife unique to the Bateman and Winthrop area.</w:delText>
        </w:r>
      </w:del>
      <w:r w:rsidDel="00000000" w:rsidR="00000000" w:rsidRPr="00000000">
        <w:rPr>
          <w:rtl w:val="0"/>
        </w:rPr>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b w:val="1"/>
          <w:bCs w:val="1"/>
        </w:rPr>
      </w:pPr>
      <w:r w:rsidDel="00000000" w:rsidR="00000000" w:rsidRPr="00000000">
        <w:rPr>
          <w:b w:val="1"/>
          <w:bCs w:val="1"/>
          <w:rtl w:val="0"/>
        </w:rPr>
        <w:t xml:space="preserve">Q: Is the Kindy program eligible for the CCS?</w:t>
      </w:r>
    </w:p>
    <w:p w:rsidR="00000000" w:rsidDel="00000000" w:rsidP="00000000" w:rsidRDefault="00000000" w:rsidRPr="00000000" w14:paraId="00000B6B">
      <w:pPr>
        <w:rPr>
          <w:b w:val="1"/>
          <w:bCs w:val="1"/>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Yes, because our Kindergarten program is delivered within a Long Day Care setting, it is fully eligible for the Child Care Subsidy.</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b w:val="1"/>
          <w:bCs w:val="1"/>
        </w:rPr>
      </w:pPr>
      <w:r w:rsidDel="00000000" w:rsidR="00000000" w:rsidRPr="00000000">
        <w:rPr>
          <w:b w:val="1"/>
          <w:bCs w:val="1"/>
          <w:rtl w:val="0"/>
        </w:rPr>
        <w:t xml:space="preserve">Q: How do you accommodate working families' schedules?</w:t>
      </w:r>
    </w:p>
    <w:p w:rsidR="00000000" w:rsidDel="00000000" w:rsidP="00000000" w:rsidRDefault="00000000" w:rsidRPr="00000000" w14:paraId="00000B6F">
      <w:pPr>
        <w:rPr>
          <w:b w:val="1"/>
          <w:bCs w:val="1"/>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We offer flexible hours with early drop-off and late pick-up options. Our location provides convenient access without adding stress to your daily commute.</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With 2027 school enrolments fast approaching, now is the time to secure your child's place in a kindergarten program designed for confident success at Bateman Primary and beyond. Our kindergarten near Bateman offers the perfect balance of academic preparation and childhood wonder that discerning local families seek.</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[Book your tour today and find how we're preparing Bateman's future leaders]</w:t>
      </w:r>
      <w:r w:rsidDel="00000000" w:rsidR="00000000" w:rsidRPr="00000000">
        <w:br w:type="page"/>
      </w:r>
      <w:r w:rsidDel="00000000" w:rsidR="00000000" w:rsidRPr="00000000">
        <w:rPr>
          <w:rtl w:val="0"/>
        </w:rPr>
      </w:r>
    </w:p>
    <w:p w:rsidR="00000000" w:rsidDel="00000000" w:rsidP="00000000" w:rsidRDefault="00000000" w:rsidRPr="00000000" w14:paraId="00000B75">
      <w:pPr>
        <w:pStyle w:val="Heading1"/>
        <w:rPr>
          <w:b w:val="1"/>
          <w:bCs w:val="1"/>
        </w:rPr>
      </w:pPr>
      <w:bookmarkStart w:colFirst="0" w:colLast="0" w:name="_erw8ubasxed7" w:id="24"/>
      <w:bookmarkEnd w:id="24"/>
      <w:r w:rsidDel="00000000" w:rsidR="00000000" w:rsidRPr="00000000">
        <w:rPr>
          <w:b w:val="1"/>
          <w:bCs w:val="1"/>
          <w:rtl w:val="0"/>
        </w:rPr>
        <w:t xml:space="preserve">Page 25 </w:t>
      </w:r>
    </w:p>
    <w:p w:rsidR="00000000" w:rsidDel="00000000" w:rsidP="00000000" w:rsidRDefault="00000000" w:rsidRPr="00000000" w14:paraId="00000B76">
      <w:pPr>
        <w:rPr>
          <w:b w:val="1"/>
          <w:bCs w:val="1"/>
        </w:rPr>
      </w:pPr>
      <w:r w:rsidDel="00000000" w:rsidR="00000000" w:rsidRPr="00000000">
        <w:rPr>
          <w:b w:val="1"/>
          <w:bCs w:val="1"/>
          <w:rtl w:val="0"/>
        </w:rPr>
        <w:t xml:space="preserve">URL: https://flourishelc.com.au/kindergarten-rossmoyne-wa/</w:t>
      </w:r>
    </w:p>
    <w:p w:rsidR="00000000" w:rsidDel="00000000" w:rsidP="00000000" w:rsidRDefault="00000000" w:rsidRPr="00000000" w14:paraId="00000B77">
      <w:pPr>
        <w:rPr/>
      </w:pPr>
      <w:r w:rsidDel="00000000" w:rsidR="00000000" w:rsidRPr="00000000">
        <w:rPr>
          <w:rtl w:val="0"/>
        </w:rPr>
        <w:t xml:space="preserve">Page Type: Location Page</w:t>
      </w:r>
    </w:p>
    <w:p w:rsidR="00000000" w:rsidDel="00000000" w:rsidP="00000000" w:rsidRDefault="00000000" w:rsidRPr="00000000" w14:paraId="00000B78">
      <w:pPr>
        <w:rPr/>
      </w:pPr>
      <w:r w:rsidDel="00000000" w:rsidR="00000000" w:rsidRPr="00000000">
        <w:rPr>
          <w:rtl w:val="0"/>
        </w:rPr>
        <w:t xml:space="preserve">Content Type: New Content</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Keywords:</w:t>
      </w:r>
    </w:p>
    <w:p w:rsidR="00000000" w:rsidDel="00000000" w:rsidP="00000000" w:rsidRDefault="00000000" w:rsidRPr="00000000" w14:paraId="00000B7B">
      <w:pPr>
        <w:rPr>
          <w:b w:val="1"/>
          <w:bCs w:val="1"/>
        </w:rPr>
      </w:pPr>
      <w:r w:rsidDel="00000000" w:rsidR="00000000" w:rsidRPr="00000000">
        <w:rPr>
          <w:b w:val="1"/>
          <w:bCs w:val="1"/>
          <w:rtl w:val="0"/>
        </w:rPr>
        <w:t xml:space="preserve">Primary keyword: kindergarten near rossmoyne</w:t>
      </w:r>
    </w:p>
    <w:p w:rsidR="00000000" w:rsidDel="00000000" w:rsidP="00000000" w:rsidRDefault="00000000" w:rsidRPr="00000000" w14:paraId="00000B7C">
      <w:pPr>
        <w:rPr/>
      </w:pPr>
      <w:r w:rsidDel="00000000" w:rsidR="00000000" w:rsidRPr="00000000">
        <w:rPr>
          <w:rtl w:val="0"/>
        </w:rPr>
        <w:t xml:space="preserve">Secondary keywords: </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b w:val="1"/>
          <w:bCs w:val="1"/>
        </w:rPr>
      </w:pPr>
      <w:r w:rsidDel="00000000" w:rsidR="00000000" w:rsidRPr="00000000">
        <w:rPr>
          <w:b w:val="1"/>
          <w:bCs w:val="1"/>
          <w:rtl w:val="0"/>
        </w:rPr>
        <w:t xml:space="preserve">Content:</w:t>
      </w:r>
    </w:p>
    <w:p w:rsidR="00000000" w:rsidDel="00000000" w:rsidP="00000000" w:rsidRDefault="00000000" w:rsidRPr="00000000" w14:paraId="00000B7F">
      <w:pPr>
        <w:rPr/>
      </w:pPr>
      <w:r w:rsidDel="00000000" w:rsidR="00000000" w:rsidRPr="00000000">
        <w:rPr>
          <w:rtl w:val="0"/>
        </w:rPr>
        <w:t xml:space="preserve">Meta Title: Kindergarten Near Rossmoyne - Premium Early Learning</w:t>
      </w:r>
    </w:p>
    <w:p w:rsidR="00000000" w:rsidDel="00000000" w:rsidP="00000000" w:rsidRDefault="00000000" w:rsidRPr="00000000" w14:paraId="00000B80">
      <w:pPr>
        <w:rPr/>
      </w:pPr>
      <w:r w:rsidDel="00000000" w:rsidR="00000000" w:rsidRPr="00000000">
        <w:rPr>
          <w:rtl w:val="0"/>
        </w:rPr>
        <w:t xml:space="preserve">Meta Description: Looking for kindergarten near Rossmoyne? Our school readiness program prepares children for academic success. Nature-based learning by Canning River. Enquire today.</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b w:val="1"/>
          <w:bCs w:val="1"/>
        </w:rPr>
      </w:pPr>
      <w:r w:rsidDel="00000000" w:rsidR="00000000" w:rsidRPr="00000000">
        <w:rPr>
          <w:b w:val="1"/>
          <w:bCs w:val="1"/>
          <w:rtl w:val="0"/>
        </w:rPr>
        <w:t xml:space="preserve">H1: Premium Kindergarten Near Rossmoyne - Your Child's Educational Foundation</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spacing w:after="240" w:before="240" w:lineRule="auto"/>
        <w:rPr/>
      </w:pPr>
      <w:r w:rsidDel="00000000" w:rsidR="00000000" w:rsidRPr="00000000">
        <w:rPr>
          <w:rtl w:val="0"/>
        </w:rPr>
        <w:t xml:space="preserve">A strong educational foundation is about more than getting school-ready. It's about building the skills, habits, and love of learning that carry children through every stage of their education. Our government-approved kindergarten program near Rossmoyne does exactly that, developing the literacy, numeracy, and critical thinking skills that give children a genuine head start at schools like Rossmoyne Primary and beyond.</w:t>
      </w:r>
    </w:p>
    <w:p w:rsidR="00000000" w:rsidDel="00000000" w:rsidP="00000000" w:rsidRDefault="00000000" w:rsidRPr="00000000" w14:paraId="00000B85">
      <w:pPr>
        <w:spacing w:after="240" w:before="240" w:lineRule="auto"/>
        <w:rPr/>
      </w:pPr>
      <w:r w:rsidDel="00000000" w:rsidR="00000000" w:rsidRPr="00000000">
        <w:rPr>
          <w:rtl w:val="0"/>
        </w:rPr>
        <w:t xml:space="preserve">And because great learning doesn't only happen indoors, our Nature-Play program brings the beauty of the Canning River environment into everyday experiences, nurturing curiosity and connection alongside academic growth.</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b w:val="1"/>
          <w:bCs w:val="1"/>
        </w:rPr>
      </w:pPr>
      <w:r w:rsidDel="00000000" w:rsidR="00000000" w:rsidRPr="00000000">
        <w:rPr>
          <w:b w:val="1"/>
          <w:bCs w:val="1"/>
          <w:rtl w:val="0"/>
        </w:rPr>
        <w:t xml:space="preserve">H2: Understanding Your Early Learning Concerns</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b w:val="1"/>
          <w:bCs w:val="1"/>
        </w:rPr>
      </w:pPr>
      <w:r w:rsidDel="00000000" w:rsidR="00000000" w:rsidRPr="00000000">
        <w:rPr>
          <w:b w:val="1"/>
          <w:bCs w:val="1"/>
          <w:rtl w:val="0"/>
        </w:rPr>
        <w:t xml:space="preserve">H3: Beyond Daycare - A True Educational Foundation</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Our curriculum specifically provides the academic foundation that prepares children for the specific expectations of the local school community. We focus on:</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numPr>
          <w:ilvl w:val="0"/>
          <w:numId w:val="65"/>
        </w:numPr>
        <w:ind w:left="720" w:hanging="360"/>
        <w:rPr>
          <w:u w:val="none"/>
        </w:rPr>
      </w:pPr>
      <w:r w:rsidDel="00000000" w:rsidR="00000000" w:rsidRPr="00000000">
        <w:rPr>
          <w:rtl w:val="0"/>
        </w:rPr>
        <w:t xml:space="preserve">Advanced literacy skills including phonics, comprehension, and early writing.</w:t>
      </w:r>
    </w:p>
    <w:p w:rsidR="00000000" w:rsidDel="00000000" w:rsidP="00000000" w:rsidRDefault="00000000" w:rsidRPr="00000000" w14:paraId="00000B8E">
      <w:pPr>
        <w:numPr>
          <w:ilvl w:val="0"/>
          <w:numId w:val="65"/>
        </w:numPr>
        <w:ind w:left="720" w:hanging="360"/>
        <w:rPr>
          <w:u w:val="none"/>
        </w:rPr>
      </w:pPr>
      <w:r w:rsidDel="00000000" w:rsidR="00000000" w:rsidRPr="00000000">
        <w:rPr>
          <w:rtl w:val="0"/>
        </w:rPr>
        <w:t xml:space="preserve">Mathematical concepts that extend beyond basic counting.</w:t>
      </w:r>
    </w:p>
    <w:p w:rsidR="00000000" w:rsidDel="00000000" w:rsidP="00000000" w:rsidRDefault="00000000" w:rsidRPr="00000000" w14:paraId="00000B8F">
      <w:pPr>
        <w:numPr>
          <w:ilvl w:val="0"/>
          <w:numId w:val="65"/>
        </w:numPr>
        <w:ind w:left="720" w:hanging="360"/>
        <w:rPr>
          <w:u w:val="none"/>
        </w:rPr>
      </w:pPr>
      <w:r w:rsidDel="00000000" w:rsidR="00000000" w:rsidRPr="00000000">
        <w:rPr>
          <w:rtl w:val="0"/>
        </w:rPr>
        <w:t xml:space="preserve">Critical thinking and problem-solving abilities.</w:t>
      </w:r>
    </w:p>
    <w:p w:rsidR="00000000" w:rsidDel="00000000" w:rsidP="00000000" w:rsidRDefault="00000000" w:rsidRPr="00000000" w14:paraId="00000B90">
      <w:pPr>
        <w:numPr>
          <w:ilvl w:val="0"/>
          <w:numId w:val="65"/>
        </w:numPr>
        <w:ind w:left="720" w:hanging="360"/>
        <w:rPr>
          <w:u w:val="none"/>
        </w:rPr>
      </w:pPr>
      <w:r w:rsidDel="00000000" w:rsidR="00000000" w:rsidRPr="00000000">
        <w:rPr>
          <w:rtl w:val="0"/>
        </w:rPr>
        <w:t xml:space="preserve">Social and emotional development vital for school success.</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[Book a tour to see our curriculum in action]</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b w:val="1"/>
          <w:bCs w:val="1"/>
        </w:rPr>
      </w:pPr>
      <w:r w:rsidDel="00000000" w:rsidR="00000000" w:rsidRPr="00000000">
        <w:rPr>
          <w:b w:val="1"/>
          <w:bCs w:val="1"/>
          <w:rtl w:val="0"/>
        </w:rPr>
        <w:t xml:space="preserve">H3: Nurturing Holistic Development in a Digital Age</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In the current era, finding balance is vital. Our unique riverside location inspires our nature-based learning philosophy, making sure children develop:</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numPr>
          <w:ilvl w:val="0"/>
          <w:numId w:val="22"/>
        </w:numPr>
        <w:ind w:left="720" w:hanging="360"/>
        <w:rPr>
          <w:u w:val="none"/>
        </w:rPr>
      </w:pPr>
      <w:r w:rsidDel="00000000" w:rsidR="00000000" w:rsidRPr="00000000">
        <w:rPr>
          <w:rtl w:val="0"/>
        </w:rPr>
        <w:t xml:space="preserve">Environmental awareness through hands-on exploration.</w:t>
      </w:r>
    </w:p>
    <w:p w:rsidR="00000000" w:rsidDel="00000000" w:rsidP="00000000" w:rsidRDefault="00000000" w:rsidRPr="00000000" w14:paraId="00000B99">
      <w:pPr>
        <w:numPr>
          <w:ilvl w:val="0"/>
          <w:numId w:val="22"/>
        </w:numPr>
        <w:ind w:left="720" w:hanging="360"/>
        <w:rPr>
          <w:u w:val="none"/>
        </w:rPr>
      </w:pPr>
      <w:r w:rsidDel="00000000" w:rsidR="00000000" w:rsidRPr="00000000">
        <w:rPr>
          <w:rtl w:val="0"/>
        </w:rPr>
        <w:t xml:space="preserve">Physical confidence in our specially designed outdoor spaces.</w:t>
      </w:r>
    </w:p>
    <w:p w:rsidR="00000000" w:rsidDel="00000000" w:rsidP="00000000" w:rsidRDefault="00000000" w:rsidRPr="00000000" w14:paraId="00000B9A">
      <w:pPr>
        <w:numPr>
          <w:ilvl w:val="0"/>
          <w:numId w:val="22"/>
        </w:numPr>
        <w:ind w:left="720" w:hanging="360"/>
        <w:rPr>
          <w:u w:val="none"/>
        </w:rPr>
      </w:pPr>
      <w:r w:rsidDel="00000000" w:rsidR="00000000" w:rsidRPr="00000000">
        <w:rPr>
          <w:rtl w:val="0"/>
        </w:rPr>
        <w:t xml:space="preserve">Creative thinking through unstructured nature play.</w:t>
      </w:r>
    </w:p>
    <w:p w:rsidR="00000000" w:rsidDel="00000000" w:rsidP="00000000" w:rsidRDefault="00000000" w:rsidRPr="00000000" w14:paraId="00000B9B">
      <w:pPr>
        <w:numPr>
          <w:ilvl w:val="0"/>
          <w:numId w:val="22"/>
        </w:numPr>
        <w:ind w:left="720" w:hanging="360"/>
        <w:rPr>
          <w:u w:val="none"/>
        </w:rPr>
      </w:pPr>
      <w:r w:rsidDel="00000000" w:rsidR="00000000" w:rsidRPr="00000000">
        <w:rPr>
          <w:rtl w:val="0"/>
        </w:rPr>
        <w:t xml:space="preserve">Scientific curiosity about the natural world around them.</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Our outdoor learning spaces meet and exceed City of Canning guidelines, so your child can safely appreciate our beautiful Perth weather while developing these vital skills.</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b w:val="1"/>
          <w:bCs w:val="1"/>
        </w:rPr>
      </w:pPr>
      <w:r w:rsidDel="00000000" w:rsidR="00000000" w:rsidRPr="00000000">
        <w:rPr>
          <w:b w:val="1"/>
          <w:bCs w:val="1"/>
          <w:rtl w:val="0"/>
        </w:rPr>
        <w:t xml:space="preserve">H2: Designed for Rossmoyne's Educational Excellence</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We've created an environment that reflects the values of this family-centric community, where outdoor recreation along the river meets a strong focus on academic achievement.</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Your child will feel at home in our thoughtfully designed centre. Our facilities blend smoothly with the suburb's character while providing:</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numPr>
          <w:ilvl w:val="0"/>
          <w:numId w:val="83"/>
        </w:numPr>
        <w:ind w:left="720" w:hanging="360"/>
        <w:rPr>
          <w:u w:val="none"/>
        </w:rPr>
      </w:pPr>
      <w:r w:rsidDel="00000000" w:rsidR="00000000" w:rsidRPr="00000000">
        <w:rPr>
          <w:rtl w:val="0"/>
        </w:rPr>
        <w:t xml:space="preserve">Modern, light-filled learning spaces equipped for 21st-century education.</w:t>
      </w:r>
    </w:p>
    <w:p w:rsidR="00000000" w:rsidDel="00000000" w:rsidP="00000000" w:rsidRDefault="00000000" w:rsidRPr="00000000" w14:paraId="00000BA6">
      <w:pPr>
        <w:numPr>
          <w:ilvl w:val="0"/>
          <w:numId w:val="83"/>
        </w:numPr>
        <w:ind w:left="720" w:hanging="360"/>
        <w:rPr>
          <w:u w:val="none"/>
        </w:rPr>
      </w:pPr>
      <w:r w:rsidDel="00000000" w:rsidR="00000000" w:rsidRPr="00000000">
        <w:rPr>
          <w:rtl w:val="0"/>
        </w:rPr>
        <w:t xml:space="preserve">Secure outdoor areas with maximum shade protection.</w:t>
      </w:r>
    </w:p>
    <w:p w:rsidR="00000000" w:rsidDel="00000000" w:rsidP="00000000" w:rsidRDefault="00000000" w:rsidRPr="00000000" w14:paraId="00000BA7">
      <w:pPr>
        <w:numPr>
          <w:ilvl w:val="0"/>
          <w:numId w:val="83"/>
        </w:numPr>
        <w:ind w:left="720" w:hanging="360"/>
        <w:rPr>
          <w:u w:val="none"/>
        </w:rPr>
      </w:pPr>
      <w:r w:rsidDel="00000000" w:rsidR="00000000" w:rsidRPr="00000000">
        <w:rPr>
          <w:rtl w:val="0"/>
        </w:rPr>
        <w:t xml:space="preserve">Purpose-built zones for different learning activities.</w:t>
      </w:r>
    </w:p>
    <w:p w:rsidR="00000000" w:rsidDel="00000000" w:rsidP="00000000" w:rsidRDefault="00000000" w:rsidRPr="00000000" w14:paraId="00000BA8">
      <w:pPr>
        <w:numPr>
          <w:ilvl w:val="0"/>
          <w:numId w:val="83"/>
        </w:numPr>
        <w:ind w:left="720" w:hanging="360"/>
        <w:rPr>
          <w:u w:val="none"/>
        </w:rPr>
      </w:pPr>
      <w:r w:rsidDel="00000000" w:rsidR="00000000" w:rsidRPr="00000000">
        <w:rPr>
          <w:rtl w:val="0"/>
        </w:rPr>
        <w:t xml:space="preserve">Quiet spaces for focused individual work.</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The intense local focus on the long-term educational pathway means preparation for Rossmoyne Senior High School begins with choosing the right kindergarten. </w:t>
      </w:r>
    </w:p>
    <w:p w:rsidR="00000000" w:rsidDel="00000000" w:rsidP="00000000" w:rsidRDefault="00000000" w:rsidRPr="00000000" w14:paraId="00000BAB">
      <w:pPr>
        <w:rPr/>
      </w:pPr>
      <w:r w:rsidDel="00000000" w:rsidR="00000000" w:rsidRPr="00000000">
        <w:rPr>
          <w:rtl w:val="0"/>
        </w:rPr>
        <w:t xml:space="preserve">[Enquire about our school readiness program today]</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b w:val="1"/>
          <w:bCs w:val="1"/>
        </w:rPr>
      </w:pPr>
      <w:r w:rsidDel="00000000" w:rsidR="00000000" w:rsidRPr="00000000">
        <w:rPr>
          <w:b w:val="1"/>
          <w:bCs w:val="1"/>
          <w:rtl w:val="0"/>
        </w:rPr>
        <w:t xml:space="preserve">H2: Your Local Early Learning Experts in Rossmoyne</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Our deep understanding of the Rossmoyne community sets us apart. We know the importance of preparing children for a smooth transition to schools like Rossmoyne Primary and Shelley Primary. This local knowledge influences every aspect of our program:</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numPr>
          <w:ilvl w:val="0"/>
          <w:numId w:val="20"/>
        </w:numPr>
        <w:ind w:left="720" w:hanging="360"/>
        <w:rPr>
          <w:u w:val="none"/>
        </w:rPr>
      </w:pPr>
      <w:r w:rsidDel="00000000" w:rsidR="00000000" w:rsidRPr="00000000">
        <w:rPr>
          <w:rtl w:val="0"/>
        </w:rPr>
        <w:t xml:space="preserve">Curriculum aligned with local school expectations.</w:t>
      </w:r>
    </w:p>
    <w:p w:rsidR="00000000" w:rsidDel="00000000" w:rsidP="00000000" w:rsidRDefault="00000000" w:rsidRPr="00000000" w14:paraId="00000BB2">
      <w:pPr>
        <w:numPr>
          <w:ilvl w:val="0"/>
          <w:numId w:val="20"/>
        </w:numPr>
        <w:ind w:left="720" w:hanging="360"/>
        <w:rPr>
          <w:u w:val="none"/>
        </w:rPr>
      </w:pPr>
      <w:r w:rsidDel="00000000" w:rsidR="00000000" w:rsidRPr="00000000">
        <w:rPr>
          <w:rtl w:val="0"/>
        </w:rPr>
        <w:t xml:space="preserve">Regular communication with nearby primary schools.</w:t>
      </w:r>
    </w:p>
    <w:p w:rsidR="00000000" w:rsidDel="00000000" w:rsidP="00000000" w:rsidRDefault="00000000" w:rsidRPr="00000000" w14:paraId="00000BB3">
      <w:pPr>
        <w:numPr>
          <w:ilvl w:val="0"/>
          <w:numId w:val="20"/>
        </w:numPr>
        <w:ind w:left="720" w:hanging="360"/>
        <w:rPr>
          <w:u w:val="none"/>
        </w:rPr>
      </w:pPr>
      <w:r w:rsidDel="00000000" w:rsidR="00000000" w:rsidRPr="00000000">
        <w:rPr>
          <w:rtl w:val="0"/>
        </w:rPr>
        <w:t xml:space="preserve">Understanding of the academic standards expected in this area.</w:t>
      </w:r>
    </w:p>
    <w:p w:rsidR="00000000" w:rsidDel="00000000" w:rsidP="00000000" w:rsidRDefault="00000000" w:rsidRPr="00000000" w14:paraId="00000BB4">
      <w:pPr>
        <w:numPr>
          <w:ilvl w:val="0"/>
          <w:numId w:val="20"/>
        </w:numPr>
        <w:ind w:left="720" w:hanging="360"/>
        <w:rPr>
          <w:u w:val="none"/>
        </w:rPr>
      </w:pPr>
      <w:r w:rsidDel="00000000" w:rsidR="00000000" w:rsidRPr="00000000">
        <w:rPr>
          <w:rtl w:val="0"/>
        </w:rPr>
        <w:t xml:space="preserve">Programs that complement the community's educational values.</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Our educators bring professional qualifications and a genuine passion for early childhood development. They understand the unique balance Rossmoyne families seek between academic excellence and childhood joy.</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b w:val="1"/>
          <w:bCs w:val="1"/>
        </w:rPr>
      </w:pPr>
      <w:r w:rsidDel="00000000" w:rsidR="00000000" w:rsidRPr="00000000">
        <w:rPr>
          <w:b w:val="1"/>
          <w:bCs w:val="1"/>
          <w:rtl w:val="0"/>
        </w:rPr>
        <w:t xml:space="preserve">H2: Why Choose Our Kindergarten Program</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b w:val="1"/>
          <w:bCs w:val="1"/>
        </w:rPr>
      </w:pPr>
      <w:r w:rsidDel="00000000" w:rsidR="00000000" w:rsidRPr="00000000">
        <w:rPr>
          <w:b w:val="1"/>
          <w:bCs w:val="1"/>
          <w:rtl w:val="0"/>
        </w:rPr>
        <w:t xml:space="preserve">H3: Educational Excellence Meets Natural Wonder</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Our kindergarten near Rossmoyne offers distinct advantages:</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numPr>
          <w:ilvl w:val="0"/>
          <w:numId w:val="8"/>
        </w:numPr>
        <w:ind w:left="720" w:hanging="360"/>
        <w:rPr>
          <w:u w:val="none"/>
        </w:rPr>
      </w:pPr>
      <w:r w:rsidDel="00000000" w:rsidR="00000000" w:rsidRPr="00000000">
        <w:rPr>
          <w:rtl w:val="0"/>
        </w:rPr>
        <w:t xml:space="preserve">Government-approved curriculum exceeding standard requirements.</w:t>
      </w:r>
    </w:p>
    <w:p w:rsidR="00000000" w:rsidDel="00000000" w:rsidP="00000000" w:rsidRDefault="00000000" w:rsidRPr="00000000" w14:paraId="00000BBF">
      <w:pPr>
        <w:numPr>
          <w:ilvl w:val="0"/>
          <w:numId w:val="8"/>
        </w:numPr>
        <w:ind w:left="720" w:hanging="360"/>
        <w:rPr>
          <w:u w:val="none"/>
        </w:rPr>
      </w:pPr>
      <w:r w:rsidDel="00000000" w:rsidR="00000000" w:rsidRPr="00000000">
        <w:rPr>
          <w:rtl w:val="0"/>
        </w:rPr>
        <w:t xml:space="preserve">Unique Rossmoyne Nature-Play program harnessing our riverside environment.</w:t>
      </w:r>
    </w:p>
    <w:p w:rsidR="00000000" w:rsidDel="00000000" w:rsidP="00000000" w:rsidRDefault="00000000" w:rsidRPr="00000000" w14:paraId="00000BC0">
      <w:pPr>
        <w:numPr>
          <w:ilvl w:val="0"/>
          <w:numId w:val="8"/>
        </w:numPr>
        <w:ind w:left="720" w:hanging="360"/>
        <w:rPr>
          <w:u w:val="none"/>
        </w:rPr>
      </w:pPr>
      <w:r w:rsidDel="00000000" w:rsidR="00000000" w:rsidRPr="00000000">
        <w:rPr>
          <w:rtl w:val="0"/>
        </w:rPr>
        <w:t xml:space="preserve">Small class sizes providing individual attention.</w:t>
      </w:r>
    </w:p>
    <w:p w:rsidR="00000000" w:rsidDel="00000000" w:rsidP="00000000" w:rsidRDefault="00000000" w:rsidRPr="00000000" w14:paraId="00000BC1">
      <w:pPr>
        <w:numPr>
          <w:ilvl w:val="0"/>
          <w:numId w:val="8"/>
        </w:numPr>
        <w:ind w:left="720" w:hanging="360"/>
        <w:rPr>
          <w:u w:val="none"/>
        </w:rPr>
      </w:pPr>
      <w:r w:rsidDel="00000000" w:rsidR="00000000" w:rsidRPr="00000000">
        <w:rPr>
          <w:rtl w:val="0"/>
        </w:rPr>
        <w:t xml:space="preserve">Regular progress assessments aligned with school readiness indicators.</w:t>
      </w:r>
    </w:p>
    <w:p w:rsidR="00000000" w:rsidDel="00000000" w:rsidP="00000000" w:rsidRDefault="00000000" w:rsidRPr="00000000" w14:paraId="00000BC2">
      <w:pPr>
        <w:numPr>
          <w:ilvl w:val="0"/>
          <w:numId w:val="8"/>
        </w:numPr>
        <w:ind w:left="720" w:hanging="360"/>
        <w:rPr>
          <w:u w:val="none"/>
        </w:rPr>
      </w:pPr>
      <w:r w:rsidDel="00000000" w:rsidR="00000000" w:rsidRPr="00000000">
        <w:rPr>
          <w:rtl w:val="0"/>
        </w:rPr>
        <w:t xml:space="preserve">Strong partnerships with local schools for smooth transitions.</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b w:val="1"/>
          <w:bCs w:val="1"/>
        </w:rPr>
      </w:pPr>
      <w:r w:rsidDel="00000000" w:rsidR="00000000" w:rsidRPr="00000000">
        <w:rPr>
          <w:b w:val="1"/>
          <w:bCs w:val="1"/>
          <w:rtl w:val="0"/>
        </w:rPr>
        <w:t xml:space="preserve">H3: Supporting Busy Professional Families</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We provide:</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numPr>
          <w:ilvl w:val="0"/>
          <w:numId w:val="37"/>
        </w:numPr>
        <w:ind w:left="720" w:hanging="360"/>
        <w:rPr>
          <w:u w:val="none"/>
        </w:rPr>
      </w:pPr>
      <w:r w:rsidDel="00000000" w:rsidR="00000000" w:rsidRPr="00000000">
        <w:rPr>
          <w:rtl w:val="0"/>
        </w:rPr>
        <w:t xml:space="preserve">Flexible hours accommodating working families.</w:t>
      </w:r>
    </w:p>
    <w:p w:rsidR="00000000" w:rsidDel="00000000" w:rsidP="00000000" w:rsidRDefault="00000000" w:rsidRPr="00000000" w14:paraId="00000BC9">
      <w:pPr>
        <w:numPr>
          <w:ilvl w:val="0"/>
          <w:numId w:val="37"/>
        </w:numPr>
        <w:ind w:left="720" w:hanging="360"/>
        <w:rPr>
          <w:u w:val="none"/>
        </w:rPr>
      </w:pPr>
      <w:r w:rsidDel="00000000" w:rsidR="00000000" w:rsidRPr="00000000">
        <w:rPr>
          <w:rtl w:val="0"/>
        </w:rPr>
        <w:t xml:space="preserve">Wide-ranging daily reports on your child's activities and progress.</w:t>
      </w:r>
    </w:p>
    <w:p w:rsidR="00000000" w:rsidDel="00000000" w:rsidP="00000000" w:rsidRDefault="00000000" w:rsidRPr="00000000" w14:paraId="00000BCA">
      <w:pPr>
        <w:numPr>
          <w:ilvl w:val="0"/>
          <w:numId w:val="37"/>
        </w:numPr>
        <w:ind w:left="720" w:hanging="360"/>
        <w:rPr>
          <w:u w:val="none"/>
        </w:rPr>
      </w:pPr>
      <w:r w:rsidDel="00000000" w:rsidR="00000000" w:rsidRPr="00000000">
        <w:rPr>
          <w:rtl w:val="0"/>
        </w:rPr>
        <w:t xml:space="preserve">Easy communication channels with educators.</w:t>
      </w:r>
    </w:p>
    <w:p w:rsidR="00000000" w:rsidDel="00000000" w:rsidP="00000000" w:rsidRDefault="00000000" w:rsidRPr="00000000" w14:paraId="00000BCB">
      <w:pPr>
        <w:numPr>
          <w:ilvl w:val="0"/>
          <w:numId w:val="37"/>
        </w:numPr>
        <w:ind w:left="720" w:hanging="360"/>
        <w:rPr>
          <w:u w:val="none"/>
        </w:rPr>
      </w:pPr>
      <w:r w:rsidDel="00000000" w:rsidR="00000000" w:rsidRPr="00000000">
        <w:rPr>
          <w:rtl w:val="0"/>
        </w:rPr>
        <w:t xml:space="preserve">Nutritious meals prepared on-site.</w:t>
      </w:r>
    </w:p>
    <w:p w:rsidR="00000000" w:rsidDel="00000000" w:rsidP="00000000" w:rsidRDefault="00000000" w:rsidRPr="00000000" w14:paraId="00000BCC">
      <w:pPr>
        <w:numPr>
          <w:ilvl w:val="0"/>
          <w:numId w:val="37"/>
        </w:numPr>
        <w:ind w:left="720" w:hanging="360"/>
        <w:rPr>
          <w:u w:val="none"/>
        </w:rPr>
      </w:pPr>
      <w:r w:rsidDel="00000000" w:rsidR="00000000" w:rsidRPr="00000000">
        <w:rPr>
          <w:rtl w:val="0"/>
        </w:rPr>
        <w:t xml:space="preserve">Convenient location serving Rossmoyne and surrounding areas.</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b w:val="1"/>
          <w:bCs w:val="1"/>
        </w:rPr>
      </w:pPr>
      <w:r w:rsidDel="00000000" w:rsidR="00000000" w:rsidRPr="00000000">
        <w:rPr>
          <w:b w:val="1"/>
          <w:bCs w:val="1"/>
          <w:rtl w:val="0"/>
        </w:rPr>
        <w:t xml:space="preserve">Q: What makes your kindergarten different from others near Rossmoyne?</w:t>
      </w:r>
    </w:p>
    <w:p w:rsidR="00000000" w:rsidDel="00000000" w:rsidP="00000000" w:rsidRDefault="00000000" w:rsidRPr="00000000" w14:paraId="00000BD1">
      <w:pPr>
        <w:rPr>
          <w:b w:val="1"/>
          <w:bCs w:val="1"/>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Our program specifically prepares children for the high academic standards of local schools while incorporating nature-based learning inspired by our Canning River location. We understand the educational pathway from kindergarten through to Rossmoyne Senior High School.</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b w:val="1"/>
          <w:bCs w:val="1"/>
        </w:rPr>
      </w:pPr>
      <w:r w:rsidDel="00000000" w:rsidR="00000000" w:rsidRPr="00000000">
        <w:rPr>
          <w:b w:val="1"/>
          <w:bCs w:val="1"/>
          <w:rtl w:val="0"/>
        </w:rPr>
        <w:t xml:space="preserve">Q: How do you make sure outdoor play is safe during Perth's hot summers?</w:t>
      </w:r>
    </w:p>
    <w:p w:rsidR="00000000" w:rsidDel="00000000" w:rsidP="00000000" w:rsidRDefault="00000000" w:rsidRPr="00000000" w14:paraId="00000BD5">
      <w:pPr>
        <w:rPr>
          <w:b w:val="1"/>
          <w:bCs w:val="1"/>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Our sun-safe outdoor play areas exceed City of Canning guidelines with extensive shade structures, scheduled water play, and carefully timed outdoor activities. We've invested in cooling systems and hydration stations so children can safely appreciate outdoor learning year-round.</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b w:val="1"/>
          <w:bCs w:val="1"/>
        </w:rPr>
      </w:pPr>
      <w:r w:rsidDel="00000000" w:rsidR="00000000" w:rsidRPr="00000000">
        <w:rPr>
          <w:b w:val="1"/>
          <w:bCs w:val="1"/>
          <w:rtl w:val="0"/>
        </w:rPr>
        <w:t xml:space="preserve">Q: Do you offer tours for prospective families?</w:t>
      </w:r>
    </w:p>
    <w:p w:rsidR="00000000" w:rsidDel="00000000" w:rsidP="00000000" w:rsidRDefault="00000000" w:rsidRPr="00000000" w14:paraId="00000BD9">
      <w:pPr>
        <w:rPr>
          <w:b w:val="1"/>
          <w:bCs w:val="1"/>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Yes, we encourage families to visit and see our facilities firsthand. Tours allow you to meet our educators, investigate our learning spaces, and understand how we prepare children for schools like Rossmoyne Primary.</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b w:val="1"/>
          <w:bCs w:val="1"/>
        </w:rPr>
      </w:pPr>
      <w:r w:rsidDel="00000000" w:rsidR="00000000" w:rsidRPr="00000000">
        <w:rPr>
          <w:b w:val="1"/>
          <w:bCs w:val="1"/>
          <w:rtl w:val="0"/>
        </w:rPr>
        <w:t xml:space="preserve">Q: What age groups do you accept?</w:t>
      </w:r>
    </w:p>
    <w:p w:rsidR="00000000" w:rsidDel="00000000" w:rsidP="00000000" w:rsidRDefault="00000000" w:rsidRPr="00000000" w14:paraId="00000BDD">
      <w:pPr>
        <w:rPr>
          <w:b w:val="1"/>
          <w:bCs w:val="1"/>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We offer programs for children from </w:t>
      </w:r>
      <w:ins w:author="Cassandra Gorman" w:id="148" w:date="2026-05-13T04:06:05Z">
        <w:r w:rsidDel="00000000" w:rsidR="00000000" w:rsidRPr="00000000">
          <w:rPr>
            <w:rtl w:val="0"/>
          </w:rPr>
          <w:t xml:space="preserve">6 months </w:t>
        </w:r>
      </w:ins>
      <w:del w:author="Cassandra Gorman" w:id="148" w:date="2026-05-13T04:06:05Z">
        <w:r w:rsidDel="00000000" w:rsidR="00000000" w:rsidRPr="00000000">
          <w:rPr>
            <w:rtl w:val="0"/>
          </w:rPr>
          <w:delText xml:space="preserve">3 </w:delText>
        </w:r>
      </w:del>
      <w:del w:author="Cassandra Gorman" w:id="149" w:date="2026-05-13T04:06:11Z">
        <w:r w:rsidDel="00000000" w:rsidR="00000000" w:rsidRPr="00000000">
          <w:rPr>
            <w:rtl w:val="0"/>
          </w:rPr>
          <w:delText xml:space="preserve">years </w:delText>
        </w:r>
      </w:del>
      <w:r w:rsidDel="00000000" w:rsidR="00000000" w:rsidRPr="00000000">
        <w:rPr>
          <w:rtl w:val="0"/>
        </w:rPr>
        <w:t xml:space="preserve">old through to school age, with specific kindergarten programs for 4-5 year olds preparing for school entry.</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b w:val="1"/>
          <w:bCs w:val="1"/>
        </w:rPr>
      </w:pPr>
      <w:r w:rsidDel="00000000" w:rsidR="00000000" w:rsidRPr="00000000">
        <w:rPr>
          <w:b w:val="1"/>
          <w:bCs w:val="1"/>
          <w:rtl w:val="0"/>
        </w:rPr>
        <w:t xml:space="preserve">Q: How do you teach numeracy to 4-year-olds?</w:t>
      </w:r>
    </w:p>
    <w:p w:rsidR="00000000" w:rsidDel="00000000" w:rsidP="00000000" w:rsidRDefault="00000000" w:rsidRPr="00000000" w14:paraId="00000BE1">
      <w:pPr>
        <w:rPr>
          <w:b w:val="1"/>
          <w:bCs w:val="1"/>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We use "real-world" math, such as measuring ingredients for baking, counting </w:t>
      </w:r>
      <w:ins w:author="Cassandra Gorman" w:id="150" w:date="2026-05-13T04:06:37Z">
        <w:r w:rsidDel="00000000" w:rsidR="00000000" w:rsidRPr="00000000">
          <w:rPr>
            <w:rtl w:val="0"/>
          </w:rPr>
          <w:t xml:space="preserve">the things around us</w:t>
        </w:r>
      </w:ins>
      <w:del w:author="Cassandra Gorman" w:id="150" w:date="2026-05-13T04:06:37Z">
        <w:r w:rsidDel="00000000" w:rsidR="00000000" w:rsidRPr="00000000">
          <w:rPr>
            <w:rtl w:val="0"/>
          </w:rPr>
          <w:delText xml:space="preserve">birds on the river</w:delText>
        </w:r>
      </w:del>
      <w:r w:rsidDel="00000000" w:rsidR="00000000" w:rsidRPr="00000000">
        <w:rPr>
          <w:rtl w:val="0"/>
        </w:rPr>
        <w:t xml:space="preserve">, and using geometric shapes in block construction.</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b w:val="1"/>
          <w:bCs w:val="1"/>
        </w:rPr>
      </w:pPr>
      <w:r w:rsidDel="00000000" w:rsidR="00000000" w:rsidRPr="00000000">
        <w:rPr>
          <w:b w:val="1"/>
          <w:bCs w:val="1"/>
          <w:rtl w:val="0"/>
        </w:rPr>
        <w:t xml:space="preserve">Q: Do you provide sunscreen?</w:t>
      </w:r>
    </w:p>
    <w:p w:rsidR="00000000" w:rsidDel="00000000" w:rsidP="00000000" w:rsidRDefault="00000000" w:rsidRPr="00000000" w14:paraId="00000BE5">
      <w:pPr>
        <w:rPr>
          <w:b w:val="1"/>
          <w:bCs w:val="1"/>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Yes, we provide SPF 50+ broad-spectrum sunscreen for all children. If your child has sensitive skin, you are welcome to provide a specific brand for their use.</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b w:val="1"/>
          <w:bCs w:val="1"/>
        </w:rPr>
      </w:pPr>
      <w:r w:rsidDel="00000000" w:rsidR="00000000" w:rsidRPr="00000000">
        <w:rPr>
          <w:b w:val="1"/>
          <w:bCs w:val="1"/>
          <w:rtl w:val="0"/>
        </w:rPr>
        <w:t xml:space="preserve">Q: What happens if my child isn't toilet trained by Kindy?</w:t>
      </w:r>
    </w:p>
    <w:p w:rsidR="00000000" w:rsidDel="00000000" w:rsidP="00000000" w:rsidRDefault="00000000" w:rsidRPr="00000000" w14:paraId="00000BE9">
      <w:pPr>
        <w:rPr>
          <w:b w:val="1"/>
          <w:bCs w:val="1"/>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We support all children's developmental journeys. While we encourage toilet training for the Kindy room, our educators will work with you to support your child’s needs.</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b w:val="1"/>
          <w:bCs w:val="1"/>
        </w:rPr>
      </w:pPr>
      <w:r w:rsidDel="00000000" w:rsidR="00000000" w:rsidRPr="00000000">
        <w:rPr>
          <w:b w:val="1"/>
          <w:bCs w:val="1"/>
          <w:rtl w:val="0"/>
        </w:rPr>
        <w:t xml:space="preserve">Q: How do you track and report on children's progress?</w:t>
      </w:r>
    </w:p>
    <w:p w:rsidR="00000000" w:rsidDel="00000000" w:rsidP="00000000" w:rsidRDefault="00000000" w:rsidRPr="00000000" w14:paraId="00000BED">
      <w:pPr>
        <w:rPr>
          <w:b w:val="1"/>
          <w:bCs w:val="1"/>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We provide regular developmental assessments aligned with the Early Years Learning Framework, alongside detailed reports focusing on school readiness indicators important to Rossmoyne families.</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Give your child the competitive advantage they deserve. With 2027 school enrolments fast approaching, now is the ideal time to secure your child's place in our premium kindergarten near Rossmoyne. Our limited spots fill quickly as families recognise the importance of choosing the right educational foundation.</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[Contact us today to arrange your personal tour]</w:t>
      </w:r>
      <w:r w:rsidDel="00000000" w:rsidR="00000000" w:rsidRPr="00000000">
        <w:br w:type="page"/>
      </w:r>
      <w:r w:rsidDel="00000000" w:rsidR="00000000" w:rsidRPr="00000000">
        <w:rPr>
          <w:rtl w:val="0"/>
        </w:rPr>
      </w:r>
    </w:p>
    <w:p w:rsidR="00000000" w:rsidDel="00000000" w:rsidP="00000000" w:rsidRDefault="00000000" w:rsidRPr="00000000" w14:paraId="00000BF3">
      <w:pPr>
        <w:pStyle w:val="Heading1"/>
        <w:rPr>
          <w:b w:val="1"/>
          <w:bCs w:val="1"/>
        </w:rPr>
      </w:pPr>
      <w:bookmarkStart w:colFirst="0" w:colLast="0" w:name="_c4ly7splkdoc" w:id="25"/>
      <w:bookmarkEnd w:id="25"/>
      <w:r w:rsidDel="00000000" w:rsidR="00000000" w:rsidRPr="00000000">
        <w:rPr>
          <w:b w:val="1"/>
          <w:bCs w:val="1"/>
          <w:rtl w:val="0"/>
        </w:rPr>
        <w:t xml:space="preserve">Page 26 </w:t>
      </w:r>
    </w:p>
    <w:p w:rsidR="00000000" w:rsidDel="00000000" w:rsidP="00000000" w:rsidRDefault="00000000" w:rsidRPr="00000000" w14:paraId="00000BF4">
      <w:pPr>
        <w:rPr>
          <w:b w:val="1"/>
          <w:bCs w:val="1"/>
        </w:rPr>
      </w:pPr>
      <w:r w:rsidDel="00000000" w:rsidR="00000000" w:rsidRPr="00000000">
        <w:rPr>
          <w:b w:val="1"/>
          <w:bCs w:val="1"/>
          <w:rtl w:val="0"/>
        </w:rPr>
        <w:t xml:space="preserve">URL: https://flourishelc.com.au/kindergarten-shelley-wa/</w:t>
      </w:r>
    </w:p>
    <w:p w:rsidR="00000000" w:rsidDel="00000000" w:rsidP="00000000" w:rsidRDefault="00000000" w:rsidRPr="00000000" w14:paraId="00000BF5">
      <w:pPr>
        <w:rPr/>
      </w:pPr>
      <w:r w:rsidDel="00000000" w:rsidR="00000000" w:rsidRPr="00000000">
        <w:rPr>
          <w:rtl w:val="0"/>
        </w:rPr>
        <w:t xml:space="preserve">Page Type: Location Page</w:t>
      </w:r>
    </w:p>
    <w:p w:rsidR="00000000" w:rsidDel="00000000" w:rsidP="00000000" w:rsidRDefault="00000000" w:rsidRPr="00000000" w14:paraId="00000BF6">
      <w:pPr>
        <w:rPr/>
      </w:pPr>
      <w:r w:rsidDel="00000000" w:rsidR="00000000" w:rsidRPr="00000000">
        <w:rPr>
          <w:rtl w:val="0"/>
        </w:rPr>
        <w:t xml:space="preserve">Content Type: New Content</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Keywords:</w:t>
      </w:r>
    </w:p>
    <w:p w:rsidR="00000000" w:rsidDel="00000000" w:rsidP="00000000" w:rsidRDefault="00000000" w:rsidRPr="00000000" w14:paraId="00000BF9">
      <w:pPr>
        <w:rPr>
          <w:b w:val="1"/>
          <w:bCs w:val="1"/>
        </w:rPr>
      </w:pPr>
      <w:r w:rsidDel="00000000" w:rsidR="00000000" w:rsidRPr="00000000">
        <w:rPr>
          <w:b w:val="1"/>
          <w:bCs w:val="1"/>
          <w:rtl w:val="0"/>
        </w:rPr>
        <w:t xml:space="preserve">Primary keyword: kindergarten near shelley</w:t>
      </w:r>
    </w:p>
    <w:p w:rsidR="00000000" w:rsidDel="00000000" w:rsidP="00000000" w:rsidRDefault="00000000" w:rsidRPr="00000000" w14:paraId="00000BFA">
      <w:pPr>
        <w:rPr/>
      </w:pPr>
      <w:r w:rsidDel="00000000" w:rsidR="00000000" w:rsidRPr="00000000">
        <w:rPr>
          <w:rtl w:val="0"/>
        </w:rPr>
        <w:t xml:space="preserve">Secondary keywords: </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b w:val="1"/>
          <w:bCs w:val="1"/>
        </w:rPr>
      </w:pPr>
      <w:r w:rsidDel="00000000" w:rsidR="00000000" w:rsidRPr="00000000">
        <w:rPr>
          <w:b w:val="1"/>
          <w:bCs w:val="1"/>
          <w:rtl w:val="0"/>
        </w:rPr>
        <w:t xml:space="preserve">Content:</w:t>
      </w:r>
    </w:p>
    <w:p w:rsidR="00000000" w:rsidDel="00000000" w:rsidP="00000000" w:rsidRDefault="00000000" w:rsidRPr="00000000" w14:paraId="00000BFD">
      <w:pPr>
        <w:rPr/>
      </w:pPr>
      <w:r w:rsidDel="00000000" w:rsidR="00000000" w:rsidRPr="00000000">
        <w:rPr>
          <w:rtl w:val="0"/>
        </w:rPr>
        <w:t xml:space="preserve">Meta Title: Kindergarten Near Shelley - Nature Play &amp; School Ready</w:t>
      </w:r>
    </w:p>
    <w:p w:rsidR="00000000" w:rsidDel="00000000" w:rsidP="00000000" w:rsidRDefault="00000000" w:rsidRPr="00000000" w14:paraId="00000BFE">
      <w:pPr>
        <w:rPr/>
      </w:pPr>
      <w:r w:rsidDel="00000000" w:rsidR="00000000" w:rsidRPr="00000000">
        <w:rPr>
          <w:rtl w:val="0"/>
        </w:rPr>
        <w:t xml:space="preserve">Meta Description: Find a Shelley kindergarten that blends academic excellence with riverside adventures. Government-approved program preparing children for local schools.</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b w:val="1"/>
          <w:bCs w:val="1"/>
        </w:rPr>
      </w:pPr>
      <w:r w:rsidDel="00000000" w:rsidR="00000000" w:rsidRPr="00000000">
        <w:rPr>
          <w:b w:val="1"/>
          <w:bCs w:val="1"/>
          <w:rtl w:val="0"/>
        </w:rPr>
        <w:t xml:space="preserve">H1: Kindergarten Near Shelley: Where School Readiness Meets Riverside Learning</w:t>
      </w:r>
    </w:p>
    <w:p w:rsidR="00000000" w:rsidDel="00000000" w:rsidP="00000000" w:rsidRDefault="00000000" w:rsidRPr="00000000" w14:paraId="00000C01">
      <w:pPr>
        <w:spacing w:after="240" w:before="240" w:lineRule="auto"/>
        <w:rPr/>
      </w:pPr>
      <w:r w:rsidDel="00000000" w:rsidR="00000000" w:rsidRPr="00000000">
        <w:rPr>
          <w:rtl w:val="0"/>
        </w:rPr>
        <w:t xml:space="preserve">The Canning River isn't just a beautiful backdrop. It's one of the best classrooms a child could have. At our kindergarten near Shelley, the riverside environment </w:t>
      </w:r>
      <w:ins w:author="Cassandra Gorman" w:id="151" w:date="2026-05-13T04:07:30Z">
        <w:r w:rsidDel="00000000" w:rsidR="00000000" w:rsidRPr="00000000">
          <w:rPr>
            <w:rtl w:val="0"/>
          </w:rPr>
          <w:t xml:space="preserve">inspires our</w:t>
        </w:r>
      </w:ins>
      <w:del w:author="Cassandra Gorman" w:id="151" w:date="2026-05-13T04:07:30Z">
        <w:r w:rsidDel="00000000" w:rsidR="00000000" w:rsidRPr="00000000">
          <w:rPr>
            <w:rtl w:val="0"/>
          </w:rPr>
          <w:delText xml:space="preserve">is woven into</w:delText>
        </w:r>
      </w:del>
      <w:r w:rsidDel="00000000" w:rsidR="00000000" w:rsidRPr="00000000">
        <w:rPr>
          <w:rtl w:val="0"/>
        </w:rPr>
        <w:t xml:space="preserve"> daily learning, giving children hands-on experiences that build curiosity, creativity, and a genuine connection to the natural world.</w:t>
      </w:r>
    </w:p>
    <w:p w:rsidR="00000000" w:rsidDel="00000000" w:rsidP="00000000" w:rsidRDefault="00000000" w:rsidRPr="00000000" w14:paraId="00000C02">
      <w:pPr>
        <w:spacing w:after="240" w:before="240" w:lineRule="auto"/>
        <w:rPr/>
      </w:pPr>
      <w:r w:rsidDel="00000000" w:rsidR="00000000" w:rsidRPr="00000000">
        <w:rPr>
          <w:rtl w:val="0"/>
        </w:rPr>
        <w:t xml:space="preserve">That outdoor richness sits alongside a </w:t>
      </w:r>
      <w:ins w:author="Cassandra Gorman" w:id="152" w:date="2026-05-13T04:07:54Z">
        <w:r w:rsidDel="00000000" w:rsidR="00000000" w:rsidRPr="00000000">
          <w:rPr>
            <w:rtl w:val="0"/>
          </w:rPr>
          <w:t xml:space="preserve">EYLF</w:t>
        </w:r>
      </w:ins>
      <w:del w:author="Cassandra Gorman" w:id="152" w:date="2026-05-13T04:07:54Z">
        <w:r w:rsidDel="00000000" w:rsidR="00000000" w:rsidRPr="00000000">
          <w:rPr>
            <w:rtl w:val="0"/>
          </w:rPr>
          <w:delText xml:space="preserve">government-</w:delText>
        </w:r>
      </w:del>
      <w:ins w:author="Cassandra Gorman" w:id="152" w:date="2026-05-13T04:07:54Z">
        <w:del w:author="Cassandra Gorman" w:id="152" w:date="2026-05-13T04:07:54Z">
          <w:r w:rsidDel="00000000" w:rsidR="00000000" w:rsidRPr="00000000">
            <w:rPr>
              <w:rtl w:val="0"/>
            </w:rPr>
            <w:delText xml:space="preserve"> </w:delText>
          </w:r>
        </w:del>
      </w:ins>
      <w:del w:author="Cassandra Gorman" w:id="152" w:date="2026-05-13T04:07:54Z">
        <w:r w:rsidDel="00000000" w:rsidR="00000000" w:rsidRPr="00000000">
          <w:rPr>
            <w:rtl w:val="0"/>
          </w:rPr>
          <w:delText xml:space="preserve">approved</w:delText>
        </w:r>
      </w:del>
      <w:r w:rsidDel="00000000" w:rsidR="00000000" w:rsidRPr="00000000">
        <w:rPr>
          <w:rtl w:val="0"/>
        </w:rPr>
        <w:t xml:space="preserve"> </w:t>
      </w:r>
      <w:ins w:author="Cassandra Gorman" w:id="153" w:date="2026-05-13T04:08:10Z">
        <w:r w:rsidDel="00000000" w:rsidR="00000000" w:rsidRPr="00000000">
          <w:rPr>
            <w:rtl w:val="0"/>
          </w:rPr>
          <w:t xml:space="preserve">under-pinned </w:t>
        </w:r>
      </w:ins>
      <w:r w:rsidDel="00000000" w:rsidR="00000000" w:rsidRPr="00000000">
        <w:rPr>
          <w:rtl w:val="0"/>
        </w:rPr>
        <w:t xml:space="preserve">program focused on the literacy, numeracy, and social skills children need to start school with confidence. At our centre, school readiness and riverside learning don't compete with each other. They bring out the best in one another.</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spacing w:after="240" w:before="240" w:lineRule="auto"/>
        <w:rPr>
          <w:b w:val="1"/>
          <w:bCs w:val="1"/>
        </w:rPr>
      </w:pPr>
      <w:r w:rsidDel="00000000" w:rsidR="00000000" w:rsidRPr="00000000">
        <w:rPr>
          <w:b w:val="1"/>
          <w:bCs w:val="1"/>
          <w:rtl w:val="0"/>
        </w:rPr>
        <w:t xml:space="preserve">H2: The Best of Both Worlds: Excellence and Outdoor Discovery</w:t>
      </w:r>
    </w:p>
    <w:p w:rsidR="00000000" w:rsidDel="00000000" w:rsidP="00000000" w:rsidRDefault="00000000" w:rsidRPr="00000000" w14:paraId="00000C05">
      <w:pPr>
        <w:spacing w:after="240" w:before="240" w:lineRule="auto"/>
        <w:rPr/>
      </w:pPr>
      <w:r w:rsidDel="00000000" w:rsidR="00000000" w:rsidRPr="00000000">
        <w:rPr>
          <w:rtl w:val="0"/>
        </w:rPr>
        <w:t xml:space="preserve">At our Shelley centre, academic preparation </w:t>
      </w:r>
      <w:ins w:author="Cassandra Gorman" w:id="154" w:date="2026-05-13T04:08:37Z">
        <w:r w:rsidDel="00000000" w:rsidR="00000000" w:rsidRPr="00000000">
          <w:rPr>
            <w:rtl w:val="0"/>
          </w:rPr>
          <w:t xml:space="preserve">is a significant area of focus.</w:t>
        </w:r>
      </w:ins>
      <w:del w:author="Cassandra Gorman" w:id="154" w:date="2026-05-13T04:08:37Z">
        <w:r w:rsidDel="00000000" w:rsidR="00000000" w:rsidRPr="00000000">
          <w:rPr>
            <w:rtl w:val="0"/>
          </w:rPr>
          <w:delText xml:space="preserve">and riverside exploration go hand in hand</w:delText>
        </w:r>
      </w:del>
      <w:r w:rsidDel="00000000" w:rsidR="00000000" w:rsidRPr="00000000">
        <w:rPr>
          <w:rtl w:val="0"/>
        </w:rPr>
        <w:t xml:space="preserve">. Our curriculum weaves literacy, numeracy, and science learning into real,</w:t>
      </w:r>
      <w:del w:author="Cassandra Gorman" w:id="155" w:date="2026-05-13T04:09:06Z">
        <w:r w:rsidDel="00000000" w:rsidR="00000000" w:rsidRPr="00000000">
          <w:rPr>
            <w:rtl w:val="0"/>
          </w:rPr>
          <w:delText xml:space="preserve"> hands-on experiences along the Canning River,</w:delText>
        </w:r>
      </w:del>
      <w:del w:author="Cassandra Gorman" w:id="156" w:date="2026-05-13T04:09:09Z">
        <w:r w:rsidDel="00000000" w:rsidR="00000000" w:rsidRPr="00000000">
          <w:rPr>
            <w:rtl w:val="0"/>
          </w:rPr>
          <w:delText xml:space="preserve"> </w:delText>
        </w:r>
      </w:del>
      <w:r w:rsidDel="00000000" w:rsidR="00000000" w:rsidRPr="00000000">
        <w:rPr>
          <w:rtl w:val="0"/>
        </w:rPr>
        <w:t xml:space="preserve">where children </w:t>
      </w:r>
      <w:ins w:author="Cassandra Gorman" w:id="157" w:date="2026-05-13T04:09:12Z">
        <w:r w:rsidDel="00000000" w:rsidR="00000000" w:rsidRPr="00000000">
          <w:rPr>
            <w:rtl w:val="0"/>
          </w:rPr>
          <w:t xml:space="preserve">learn about </w:t>
        </w:r>
      </w:ins>
      <w:del w:author="Cassandra Gorman" w:id="157" w:date="2026-05-13T04:09:12Z">
        <w:r w:rsidDel="00000000" w:rsidR="00000000" w:rsidRPr="00000000">
          <w:rPr>
            <w:rtl w:val="0"/>
          </w:rPr>
          <w:delText xml:space="preserve">discover</w:delText>
        </w:r>
      </w:del>
      <w:r w:rsidDel="00000000" w:rsidR="00000000" w:rsidRPr="00000000">
        <w:rPr>
          <w:rtl w:val="0"/>
        </w:rPr>
        <w:t xml:space="preserve"> local wildlife, observe seasonal changes</w:t>
      </w:r>
      <w:del w:author="Cassandra Gorman" w:id="158" w:date="2026-05-13T04:09:21Z">
        <w:r w:rsidDel="00000000" w:rsidR="00000000" w:rsidRPr="00000000">
          <w:rPr>
            <w:rtl w:val="0"/>
          </w:rPr>
          <w:delText xml:space="preserve"> along the foreshore</w:delText>
        </w:r>
      </w:del>
      <w:r w:rsidDel="00000000" w:rsidR="00000000" w:rsidRPr="00000000">
        <w:rPr>
          <w:rtl w:val="0"/>
        </w:rPr>
        <w:t xml:space="preserve">, and develop a genuine sense of wonder about the natural world around them.</w:t>
      </w:r>
    </w:p>
    <w:p w:rsidR="00000000" w:rsidDel="00000000" w:rsidP="00000000" w:rsidRDefault="00000000" w:rsidRPr="00000000" w14:paraId="00000C06">
      <w:pPr>
        <w:spacing w:after="240" w:before="240" w:lineRule="auto"/>
        <w:rPr/>
      </w:pPr>
      <w:r w:rsidDel="00000000" w:rsidR="00000000" w:rsidRPr="00000000">
        <w:rPr>
          <w:rtl w:val="0"/>
        </w:rPr>
        <w:t xml:space="preserve">It's purposeful, structured learning that happens to take place in one of the most beautiful settings imaginable. And it's exactly the kind of childhood that makes Shelley such a special place to grow up.</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[Book a Tour and Find How We Blend School Readiness with Riverside Adventures]</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b w:val="1"/>
          <w:bCs w:val="1"/>
        </w:rPr>
      </w:pPr>
      <w:r w:rsidDel="00000000" w:rsidR="00000000" w:rsidRPr="00000000">
        <w:rPr>
          <w:b w:val="1"/>
          <w:bCs w:val="1"/>
          <w:rtl w:val="0"/>
        </w:rPr>
        <w:t xml:space="preserve">H3: Academic Foundations Through Natural Discovery</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Your child will develop essential pre-literacy skills</w:t>
      </w:r>
      <w:ins w:author="Cassandra Gorman" w:id="159" w:date="2026-05-13T04:09:41Z">
        <w:r w:rsidDel="00000000" w:rsidR="00000000" w:rsidRPr="00000000">
          <w:rPr>
            <w:rtl w:val="0"/>
          </w:rPr>
          <w:t xml:space="preserve">,</w:t>
        </w:r>
      </w:ins>
      <w:r w:rsidDel="00000000" w:rsidR="00000000" w:rsidRPr="00000000">
        <w:rPr>
          <w:rtl w:val="0"/>
        </w:rPr>
        <w:t xml:space="preserve"> </w:t>
      </w:r>
      <w:del w:author="Cassandra Gorman" w:id="160" w:date="2026-05-13T04:09:37Z">
        <w:r w:rsidDel="00000000" w:rsidR="00000000" w:rsidRPr="00000000">
          <w:rPr>
            <w:rtl w:val="0"/>
          </w:rPr>
          <w:delText xml:space="preserve">by documenting their discoveries at Shelley Beach Park, </w:delText>
        </w:r>
      </w:del>
      <w:r w:rsidDel="00000000" w:rsidR="00000000" w:rsidRPr="00000000">
        <w:rPr>
          <w:rtl w:val="0"/>
        </w:rPr>
        <w:t xml:space="preserve">build mathematical thinking through pattern recognition, and investigate scientific concepts through seasonal observations along the river. Every activity aligns with early years learning frameworks while harnessing our unique location.</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b w:val="1"/>
          <w:bCs w:val="1"/>
        </w:rPr>
      </w:pPr>
      <w:r w:rsidDel="00000000" w:rsidR="00000000" w:rsidRPr="00000000">
        <w:rPr>
          <w:b w:val="1"/>
          <w:bCs w:val="1"/>
          <w:rtl w:val="0"/>
        </w:rPr>
        <w:t xml:space="preserve">H2: Safety and Outdoor Learning in Perth's Climate</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Perth's hot summers present real challenges for outdoor-based programs. We don't just cope with this reality, we've built our entire approach around it. Our extensive SunSmart accreditation isn't merely a certificate on the wall; it's a daily practice that allows children to safely investigate and learn outdoors year-round.</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Our educators expertly balance indoor and outdoor experiences, with purpose-built shade structures, scheduled water play, and climate-responsive programming. During peak UV times, we engage in focused literacy and numeracy activities indoors, then venture out during cooler periods to apply these concepts in nature. Parents can be confident their children are experiencing the riverside lifestyle safely, not spending months cooped up inside.</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b w:val="1"/>
          <w:bCs w:val="1"/>
        </w:rPr>
      </w:pPr>
      <w:r w:rsidDel="00000000" w:rsidR="00000000" w:rsidRPr="00000000">
        <w:rPr>
          <w:b w:val="1"/>
          <w:bCs w:val="1"/>
          <w:rtl w:val="0"/>
        </w:rPr>
        <w:t xml:space="preserve">H3: Environmental Awareness and Emergency Preparedness</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As a service operating within the City of </w:t>
      </w:r>
      <w:ins w:author="Cassandra Gorman" w:id="161" w:date="2026-05-13T04:09:55Z">
        <w:r w:rsidDel="00000000" w:rsidR="00000000" w:rsidRPr="00000000">
          <w:rPr>
            <w:rtl w:val="0"/>
          </w:rPr>
          <w:t xml:space="preserve">Melville</w:t>
        </w:r>
      </w:ins>
      <w:del w:author="Cassandra Gorman" w:id="161" w:date="2026-05-13T04:09:55Z">
        <w:r w:rsidDel="00000000" w:rsidR="00000000" w:rsidRPr="00000000">
          <w:rPr>
            <w:rtl w:val="0"/>
          </w:rPr>
          <w:delText xml:space="preserve">Canning</w:delText>
        </w:r>
      </w:del>
      <w:r w:rsidDel="00000000" w:rsidR="00000000" w:rsidRPr="00000000">
        <w:rPr>
          <w:rtl w:val="0"/>
        </w:rPr>
        <w:t xml:space="preserve">, our planning and operations, particularly regarding amenity and traffic management, are aligned with local council expectations for our community. We maintain a fully developed </w:t>
      </w:r>
      <w:del w:author="Cassandra Gorman" w:id="162" w:date="2026-05-13T04:10:03Z">
        <w:r w:rsidDel="00000000" w:rsidR="00000000" w:rsidRPr="00000000">
          <w:rPr>
            <w:rtl w:val="0"/>
          </w:rPr>
          <w:delText xml:space="preserve">Bushfire </w:delText>
        </w:r>
      </w:del>
      <w:r w:rsidDel="00000000" w:rsidR="00000000" w:rsidRPr="00000000">
        <w:rPr>
          <w:rtl w:val="0"/>
        </w:rPr>
        <w:t xml:space="preserve">Emergency Plan specific to our </w:t>
      </w:r>
      <w:del w:author="Cassandra Gorman" w:id="163" w:date="2026-05-13T04:10:08Z">
        <w:r w:rsidDel="00000000" w:rsidR="00000000" w:rsidRPr="00000000">
          <w:rPr>
            <w:rtl w:val="0"/>
          </w:rPr>
          <w:delText xml:space="preserve">riverside </w:delText>
        </w:r>
      </w:del>
      <w:r w:rsidDel="00000000" w:rsidR="00000000" w:rsidRPr="00000000">
        <w:rPr>
          <w:rtl w:val="0"/>
        </w:rPr>
        <w:t xml:space="preserve">location, demonstrating our commitment to extensive safety in all seasons.</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b w:val="1"/>
          <w:bCs w:val="1"/>
        </w:rPr>
      </w:pPr>
      <w:r w:rsidDel="00000000" w:rsidR="00000000" w:rsidRPr="00000000">
        <w:rPr>
          <w:b w:val="1"/>
          <w:bCs w:val="1"/>
          <w:rtl w:val="0"/>
        </w:rPr>
        <w:t xml:space="preserve">H2: Your Local Kindergarten Experts in Shelley</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Our curriculum is distinctively designed around </w:t>
      </w:r>
      <w:ins w:author="Cassandra Gorman" w:id="164" w:date="2026-05-13T04:10:32Z">
        <w:r w:rsidDel="00000000" w:rsidR="00000000" w:rsidRPr="00000000">
          <w:rPr>
            <w:rtl w:val="0"/>
          </w:rPr>
          <w:t xml:space="preserve">the needs and interests of our students.</w:t>
        </w:r>
      </w:ins>
      <w:del w:author="Cassandra Gorman" w:id="164" w:date="2026-05-13T04:10:32Z">
        <w:r w:rsidDel="00000000" w:rsidR="00000000" w:rsidRPr="00000000">
          <w:rPr>
            <w:rtl w:val="0"/>
          </w:rPr>
          <w:delText xml:space="preserve">our location, harnessing the rich natural classroom provided by the Shelley Foreshore and the Canning River Regional Park</w:delText>
        </w:r>
      </w:del>
      <w:r w:rsidDel="00000000" w:rsidR="00000000" w:rsidRPr="00000000">
        <w:rPr>
          <w:rtl w:val="0"/>
        </w:rPr>
        <w:t xml:space="preserve">. We've built our entire educational philosophy around </w:t>
      </w:r>
      <w:ins w:author="Cassandra Gorman" w:id="165" w:date="2026-05-13T04:11:03Z">
        <w:r w:rsidDel="00000000" w:rsidR="00000000" w:rsidRPr="00000000">
          <w:rPr>
            <w:rtl w:val="0"/>
          </w:rPr>
          <w:t xml:space="preserve">best practice and the Early Years Learning Framework with </w:t>
        </w:r>
        <w:r w:rsidDel="00000000" w:rsidR="00000000" w:rsidRPr="00000000">
          <w:rPr>
            <w:rtl w:val="0"/>
            <w:rPrChange w:author="Cassandra Gorman" w:id="166" w:date="2026-05-13T04:11:03Z">
              <w:rPr/>
            </w:rPrChange>
          </w:rPr>
          <w:t xml:space="preserve">measurable</w:t>
        </w:r>
        <w:r w:rsidDel="00000000" w:rsidR="00000000" w:rsidRPr="00000000">
          <w:rPr>
            <w:rtl w:val="0"/>
          </w:rPr>
          <w:t xml:space="preserve"> learning goals and outcomes. </w:t>
        </w:r>
      </w:ins>
      <w:del w:author="Cassandra Gorman" w:id="165" w:date="2026-05-13T04:11:03Z">
        <w:r w:rsidDel="00000000" w:rsidR="00000000" w:rsidRPr="00000000">
          <w:rPr>
            <w:rtl w:val="0"/>
          </w:rPr>
          <w:delText xml:space="preserve">this special environment</w:delText>
        </w:r>
      </w:del>
      <w:r w:rsidDel="00000000" w:rsidR="00000000" w:rsidRPr="00000000">
        <w:rPr>
          <w:rtl w:val="0"/>
        </w:rPr>
        <w:t xml:space="preserve">.</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Our</w:t>
      </w:r>
      <w:ins w:author="Cassandra Gorman" w:id="167" w:date="2026-05-13T04:12:07Z">
        <w:r w:rsidDel="00000000" w:rsidR="00000000" w:rsidRPr="00000000">
          <w:rPr>
            <w:rtl w:val="0"/>
          </w:rPr>
          <w:t xml:space="preserve"> dynamic and flexible</w:t>
        </w:r>
      </w:ins>
      <w:r w:rsidDel="00000000" w:rsidR="00000000" w:rsidRPr="00000000">
        <w:rPr>
          <w:rtl w:val="0"/>
        </w:rPr>
        <w:t xml:space="preserve"> </w:t>
      </w:r>
      <w:del w:author="Cassandra Gorman" w:id="168" w:date="2026-05-13T04:11:54Z">
        <w:r w:rsidDel="00000000" w:rsidR="00000000" w:rsidRPr="00000000">
          <w:rPr>
            <w:rtl w:val="0"/>
          </w:rPr>
          <w:delText xml:space="preserve">"Canning River Kids" </w:delText>
        </w:r>
      </w:del>
      <w:r w:rsidDel="00000000" w:rsidR="00000000" w:rsidRPr="00000000">
        <w:rPr>
          <w:rtl w:val="0"/>
        </w:rPr>
        <w:t xml:space="preserve">program transforms familiar </w:t>
      </w:r>
      <w:ins w:author="Cassandra Gorman" w:id="169" w:date="2026-05-13T04:12:26Z">
        <w:r w:rsidDel="00000000" w:rsidR="00000000" w:rsidRPr="00000000">
          <w:rPr>
            <w:rtl w:val="0"/>
            <w:rPrChange w:author="Cassandra Gorman" w:id="170" w:date="2026-05-13T04:12:26Z">
              <w:rPr/>
            </w:rPrChange>
          </w:rPr>
          <w:t xml:space="preserve">experiences</w:t>
        </w:r>
      </w:ins>
      <w:del w:author="Cassandra Gorman" w:id="169" w:date="2026-05-13T04:12:26Z">
        <w:r w:rsidDel="00000000" w:rsidR="00000000" w:rsidRPr="00000000">
          <w:rPr>
            <w:rtl w:val="0"/>
          </w:rPr>
          <w:delText xml:space="preserve">local landmarks</w:delText>
        </w:r>
      </w:del>
      <w:r w:rsidDel="00000000" w:rsidR="00000000" w:rsidRPr="00000000">
        <w:rPr>
          <w:rtl w:val="0"/>
        </w:rPr>
        <w:t xml:space="preserve"> into learning opportunities. Children might count </w:t>
      </w:r>
      <w:ins w:author="Cassandra Gorman" w:id="171" w:date="2026-05-13T04:19:38Z">
        <w:r w:rsidDel="00000000" w:rsidR="00000000" w:rsidRPr="00000000">
          <w:rPr>
            <w:rtl w:val="0"/>
          </w:rPr>
          <w:t xml:space="preserve">insects or tree branches,</w:t>
        </w:r>
      </w:ins>
      <w:del w:author="Cassandra Gorman" w:id="171" w:date="2026-05-13T04:19:38Z">
        <w:r w:rsidDel="00000000" w:rsidR="00000000" w:rsidRPr="00000000">
          <w:rPr>
            <w:rtl w:val="0"/>
          </w:rPr>
          <w:delText xml:space="preserve">pelicans at the foreshore</w:delText>
        </w:r>
      </w:del>
      <w:r w:rsidDel="00000000" w:rsidR="00000000" w:rsidRPr="00000000">
        <w:rPr>
          <w:rtl w:val="0"/>
        </w:rPr>
        <w:t xml:space="preserve">, create artwork inspired by </w:t>
      </w:r>
      <w:ins w:author="Cassandra Gorman" w:id="172" w:date="2026-05-13T04:19:50Z">
        <w:r w:rsidDel="00000000" w:rsidR="00000000" w:rsidRPr="00000000">
          <w:rPr>
            <w:rtl w:val="0"/>
          </w:rPr>
          <w:t xml:space="preserve">local natural environment</w:t>
        </w:r>
      </w:ins>
      <w:del w:author="Cassandra Gorman" w:id="172" w:date="2026-05-13T04:19:50Z">
        <w:r w:rsidDel="00000000" w:rsidR="00000000" w:rsidRPr="00000000">
          <w:rPr>
            <w:rtl w:val="0"/>
          </w:rPr>
          <w:delText xml:space="preserve">river</w:delText>
        </w:r>
      </w:del>
      <w:r w:rsidDel="00000000" w:rsidR="00000000" w:rsidRPr="00000000">
        <w:rPr>
          <w:rtl w:val="0"/>
        </w:rPr>
        <w:t xml:space="preserve"> reflections, or develop language skills through storytelling about their </w:t>
      </w:r>
      <w:ins w:author="Cassandra Gorman" w:id="173" w:date="2026-05-13T04:20:09Z">
        <w:r w:rsidDel="00000000" w:rsidR="00000000" w:rsidRPr="00000000">
          <w:rPr>
            <w:rtl w:val="0"/>
          </w:rPr>
          <w:t xml:space="preserve">weekend or classroom </w:t>
        </w:r>
      </w:ins>
      <w:r w:rsidDel="00000000" w:rsidR="00000000" w:rsidRPr="00000000">
        <w:rPr>
          <w:rtl w:val="0"/>
        </w:rPr>
        <w:t xml:space="preserve">adventures</w:t>
      </w:r>
      <w:ins w:author="Cassandra Gorman" w:id="174" w:date="2026-05-13T04:20:25Z">
        <w:r w:rsidDel="00000000" w:rsidR="00000000" w:rsidRPr="00000000">
          <w:rPr>
            <w:rtl w:val="0"/>
          </w:rPr>
          <w:t xml:space="preserve">.</w:t>
        </w:r>
      </w:ins>
      <w:del w:author="Cassandra Gorman" w:id="174" w:date="2026-05-13T04:20:25Z">
        <w:r w:rsidDel="00000000" w:rsidR="00000000" w:rsidRPr="00000000">
          <w:rPr>
            <w:rtl w:val="0"/>
          </w:rPr>
          <w:delText xml:space="preserve"> in the parklands. </w:delText>
        </w:r>
      </w:del>
      <w:r w:rsidDel="00000000" w:rsidR="00000000" w:rsidRPr="00000000">
        <w:rPr>
          <w:rtl w:val="0"/>
        </w:rPr>
        <w:t xml:space="preserve">These aren't random activities but carefully planned experiences that prepare children for the academic expectations of Shelley Primary</w:t>
      </w:r>
      <w:ins w:author="Cassandra Gorman" w:id="175" w:date="2026-05-13T04:20:39Z">
        <w:r w:rsidDel="00000000" w:rsidR="00000000" w:rsidRPr="00000000">
          <w:rPr>
            <w:rtl w:val="0"/>
          </w:rPr>
          <w:t xml:space="preserve"> or other local primary school</w:t>
        </w:r>
      </w:ins>
      <w:r w:rsidDel="00000000" w:rsidR="00000000" w:rsidRPr="00000000">
        <w:rPr>
          <w:rtl w:val="0"/>
        </w:rPr>
        <w:t xml:space="preserve"> while nurturing their connection to place.</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[Secure Your Child's Place in Our Unique Riverside Kindergarten Program]</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b w:val="1"/>
          <w:bCs w:val="1"/>
        </w:rPr>
      </w:pPr>
      <w:r w:rsidDel="00000000" w:rsidR="00000000" w:rsidRPr="00000000">
        <w:rPr>
          <w:b w:val="1"/>
          <w:bCs w:val="1"/>
          <w:rtl w:val="0"/>
        </w:rPr>
        <w:t xml:space="preserve">H3: Community-Focused Education for Local Families</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We serve the families in Shelley's homes who value both educational excellence and authentic childhood experiences. Our educators understand the aspirations you hold for your children and the lifestyle you've chosen by living in this riverside community. Whether you're preparing for enrolment at local schools or simply want your child to thrive in their early years, our program delivers both outcomes without compromise.</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b w:val="1"/>
          <w:bCs w:val="1"/>
        </w:rPr>
      </w:pPr>
      <w:r w:rsidDel="00000000" w:rsidR="00000000" w:rsidRPr="00000000">
        <w:rPr>
          <w:b w:val="1"/>
          <w:bCs w:val="1"/>
          <w:rtl w:val="0"/>
        </w:rPr>
        <w:t xml:space="preserve">H2: Why Choose Our Kindergarten Program</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Our approach offers distinct advantages for discerning Shelley families:</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 </w:t>
      </w:r>
      <w:ins w:author="Cassandra Gorman" w:id="176" w:date="2026-05-13T04:21:16Z">
        <w:r w:rsidDel="00000000" w:rsidR="00000000" w:rsidRPr="00000000">
          <w:rPr>
            <w:b w:val="1"/>
            <w:bCs w:val="1"/>
            <w:rtl w:val="0"/>
            <w:rPrChange w:author="Cassandra Gorman" w:id="177" w:date="2026-05-13T04:21:16Z">
              <w:rPr/>
            </w:rPrChange>
          </w:rPr>
          <w:t xml:space="preserve">EYLF</w:t>
        </w:r>
      </w:ins>
      <w:del w:author="Cassandra Gorman" w:id="176" w:date="2026-05-13T04:21:16Z">
        <w:r w:rsidDel="00000000" w:rsidR="00000000" w:rsidRPr="00000000">
          <w:rPr>
            <w:b w:val="1"/>
            <w:bCs w:val="1"/>
            <w:rtl w:val="0"/>
            <w:rPrChange w:author="Cassandra Gorman" w:id="177" w:date="2026-05-13T04:21:16Z">
              <w:rPr>
                <w:b w:val="1"/>
                <w:bCs w:val="1"/>
              </w:rPr>
            </w:rPrChange>
          </w:rPr>
          <w:delText xml:space="preserve">Government</w:delText>
        </w:r>
        <w:r w:rsidDel="00000000" w:rsidR="00000000" w:rsidRPr="00000000">
          <w:rPr>
            <w:b w:val="1"/>
            <w:bCs w:val="1"/>
            <w:rtl w:val="0"/>
          </w:rPr>
          <w:delText xml:space="preserve">-Approved</w:delText>
        </w:r>
      </w:del>
      <w:r w:rsidDel="00000000" w:rsidR="00000000" w:rsidRPr="00000000">
        <w:rPr>
          <w:b w:val="1"/>
          <w:bCs w:val="1"/>
          <w:rtl w:val="0"/>
        </w:rPr>
        <w:t xml:space="preserve"> Curriculum</w:t>
      </w:r>
      <w:r w:rsidDel="00000000" w:rsidR="00000000" w:rsidRPr="00000000">
        <w:rPr>
          <w:rtl w:val="0"/>
        </w:rPr>
        <w:t xml:space="preserve">: Full kindergarten program meeting all school readiness benchmarks while welcoming nature-based learning.</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 </w:t>
      </w:r>
      <w:r w:rsidDel="00000000" w:rsidR="00000000" w:rsidRPr="00000000">
        <w:rPr>
          <w:b w:val="1"/>
          <w:bCs w:val="1"/>
          <w:rtl w:val="0"/>
        </w:rPr>
        <w:t xml:space="preserve">Authentic Local Integration</w:t>
      </w:r>
      <w:r w:rsidDel="00000000" w:rsidR="00000000" w:rsidRPr="00000000">
        <w:rPr>
          <w:rtl w:val="0"/>
        </w:rPr>
        <w:t xml:space="preserve">: We use </w:t>
      </w:r>
      <w:ins w:author="Cassandra Gorman" w:id="178" w:date="2026-05-13T04:21:41Z">
        <w:r w:rsidDel="00000000" w:rsidR="00000000" w:rsidRPr="00000000">
          <w:rPr>
            <w:rtl w:val="0"/>
          </w:rPr>
          <w:t xml:space="preserve">incursions from educational organisation in our </w:t>
        </w:r>
      </w:ins>
      <w:r w:rsidDel="00000000" w:rsidR="00000000" w:rsidRPr="00000000">
        <w:rPr>
          <w:rtl w:val="0"/>
        </w:rPr>
        <w:t xml:space="preserve">Shelley</w:t>
      </w:r>
      <w:del w:author="Cassandra Gorman" w:id="179" w:date="2026-05-13T04:22:05Z">
        <w:r w:rsidDel="00000000" w:rsidR="00000000" w:rsidRPr="00000000">
          <w:rPr>
            <w:rtl w:val="0"/>
          </w:rPr>
          <w:delText xml:space="preserve"> Foreshore</w:delText>
        </w:r>
      </w:del>
      <w:r w:rsidDel="00000000" w:rsidR="00000000" w:rsidRPr="00000000">
        <w:rPr>
          <w:rtl w:val="0"/>
        </w:rPr>
        <w:t xml:space="preserve">, Canning River, and </w:t>
      </w:r>
      <w:ins w:author="Cassandra Gorman" w:id="180" w:date="2026-05-13T04:22:17Z">
        <w:r w:rsidDel="00000000" w:rsidR="00000000" w:rsidRPr="00000000">
          <w:rPr>
            <w:rtl w:val="0"/>
          </w:rPr>
          <w:t xml:space="preserve">other localities </w:t>
        </w:r>
      </w:ins>
      <w:del w:author="Cassandra Gorman" w:id="180" w:date="2026-05-13T04:22:17Z">
        <w:r w:rsidDel="00000000" w:rsidR="00000000" w:rsidRPr="00000000">
          <w:rPr>
            <w:rtl w:val="0"/>
          </w:rPr>
          <w:delText xml:space="preserve">Shelley Beach Park as extensions of our</w:delText>
        </w:r>
      </w:del>
      <w:ins w:author="Cassandra Gorman" w:id="180" w:date="2026-05-13T04:22:17Z">
        <w:r w:rsidDel="00000000" w:rsidR="00000000" w:rsidRPr="00000000">
          <w:rPr>
            <w:rtl w:val="0"/>
          </w:rPr>
          <w:t xml:space="preserve">to extend the depth of learning </w:t>
        </w:r>
        <w:r w:rsidDel="00000000" w:rsidR="00000000" w:rsidRPr="00000000">
          <w:rPr>
            <w:rtl w:val="0"/>
            <w:rPrChange w:author="Cassandra Gorman" w:id="181" w:date="2026-05-13T04:22:17Z">
              <w:rPr/>
            </w:rPrChange>
          </w:rPr>
          <w:t xml:space="preserve">experienced</w:t>
        </w:r>
        <w:r w:rsidDel="00000000" w:rsidR="00000000" w:rsidRPr="00000000">
          <w:rPr>
            <w:rtl w:val="0"/>
          </w:rPr>
          <w:t xml:space="preserve"> in our </w:t>
        </w:r>
      </w:ins>
      <w:del w:author="Cassandra Gorman" w:id="180" w:date="2026-05-13T04:22:17Z">
        <w:r w:rsidDel="00000000" w:rsidR="00000000" w:rsidRPr="00000000">
          <w:rPr>
            <w:rtl w:val="0"/>
          </w:rPr>
          <w:delText xml:space="preserve"> </w:delText>
        </w:r>
      </w:del>
      <w:r w:rsidDel="00000000" w:rsidR="00000000" w:rsidRPr="00000000">
        <w:rPr>
          <w:rtl w:val="0"/>
        </w:rPr>
        <w:t xml:space="preserve">classroom</w:t>
      </w:r>
      <w:ins w:author="Cassandra Gorman" w:id="182" w:date="2026-05-13T04:22:47Z">
        <w:r w:rsidDel="00000000" w:rsidR="00000000" w:rsidRPr="00000000">
          <w:rPr>
            <w:rtl w:val="0"/>
          </w:rPr>
          <w:t xml:space="preserve">s. </w:t>
        </w:r>
      </w:ins>
      <w:del w:author="Cassandra Gorman" w:id="182" w:date="2026-05-13T04:22:47Z">
        <w:r w:rsidDel="00000000" w:rsidR="00000000" w:rsidRPr="00000000">
          <w:rPr>
            <w:rtl w:val="0"/>
          </w:rPr>
          <w:delText xml:space="preserve">, not just places to visit.</w:delText>
        </w:r>
      </w:del>
      <w:r w:rsidDel="00000000" w:rsidR="00000000" w:rsidRPr="00000000">
        <w:rPr>
          <w:rtl w:val="0"/>
        </w:rPr>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 </w:t>
      </w:r>
      <w:r w:rsidDel="00000000" w:rsidR="00000000" w:rsidRPr="00000000">
        <w:rPr>
          <w:b w:val="1"/>
          <w:bCs w:val="1"/>
          <w:rtl w:val="0"/>
        </w:rPr>
        <w:t xml:space="preserve">Qualified Early Childhood Educators</w:t>
      </w:r>
      <w:r w:rsidDel="00000000" w:rsidR="00000000" w:rsidRPr="00000000">
        <w:rPr>
          <w:rtl w:val="0"/>
        </w:rPr>
        <w:t xml:space="preserve">: Specialists who understand both academic preparation and nature pedagogy.</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 </w:t>
      </w:r>
      <w:r w:rsidDel="00000000" w:rsidR="00000000" w:rsidRPr="00000000">
        <w:rPr>
          <w:b w:val="1"/>
          <w:bCs w:val="1"/>
          <w:rtl w:val="0"/>
        </w:rPr>
        <w:t xml:space="preserve">Small Group Experiences</w:t>
      </w:r>
      <w:r w:rsidDel="00000000" w:rsidR="00000000" w:rsidRPr="00000000">
        <w:rPr>
          <w:rtl w:val="0"/>
        </w:rPr>
        <w:t xml:space="preserve">: Focused attention making sure that every child receives personalised support for their learning journey.</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 </w:t>
      </w:r>
      <w:r w:rsidDel="00000000" w:rsidR="00000000" w:rsidRPr="00000000">
        <w:rPr>
          <w:b w:val="1"/>
          <w:bCs w:val="1"/>
          <w:rtl w:val="0"/>
        </w:rPr>
        <w:t xml:space="preserve">Seasonal Learning Programs</w:t>
      </w:r>
      <w:r w:rsidDel="00000000" w:rsidR="00000000" w:rsidRPr="00000000">
        <w:rPr>
          <w:rtl w:val="0"/>
        </w:rPr>
        <w:t xml:space="preserve">: From springtime wildflower discoveries to </w:t>
      </w:r>
      <w:del w:author="Cassandra Gorman" w:id="183" w:date="2026-05-13T04:23:06Z">
        <w:r w:rsidDel="00000000" w:rsidR="00000000" w:rsidRPr="00000000">
          <w:rPr>
            <w:rtl w:val="0"/>
          </w:rPr>
          <w:delText xml:space="preserve">river </w:delText>
        </w:r>
      </w:del>
      <w:r w:rsidDel="00000000" w:rsidR="00000000" w:rsidRPr="00000000">
        <w:rPr>
          <w:rtl w:val="0"/>
        </w:rPr>
        <w:t xml:space="preserve">ecosystem studies, learning follows nature's calendar.</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 </w:t>
      </w:r>
      <w:r w:rsidDel="00000000" w:rsidR="00000000" w:rsidRPr="00000000">
        <w:rPr>
          <w:b w:val="1"/>
          <w:bCs w:val="1"/>
          <w:rtl w:val="0"/>
        </w:rPr>
        <w:t xml:space="preserve">Strong School Transition Support</w:t>
      </w:r>
      <w:r w:rsidDel="00000000" w:rsidR="00000000" w:rsidRPr="00000000">
        <w:rPr>
          <w:rtl w:val="0"/>
        </w:rPr>
        <w:t xml:space="preserve">: Proven success preparing children for Shelley Primary and surrounding schools.</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b w:val="1"/>
          <w:bCs w:val="1"/>
        </w:rPr>
      </w:pPr>
      <w:r w:rsidDel="00000000" w:rsidR="00000000" w:rsidRPr="00000000">
        <w:rPr>
          <w:b w:val="1"/>
          <w:bCs w:val="1"/>
          <w:rtl w:val="0"/>
        </w:rPr>
        <w:t xml:space="preserve">H2: Supporting Every Child's Learning Journey</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We recognise that Shelley families come with diverse needs and expectations. If you're new to the area and finding your way through school options or grandparents helping with childcare decisions, our kindergarten provides clear communication and flexible engagement options.</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b w:val="1"/>
          <w:bCs w:val="1"/>
        </w:rPr>
      </w:pPr>
      <w:r w:rsidDel="00000000" w:rsidR="00000000" w:rsidRPr="00000000">
        <w:rPr>
          <w:b w:val="1"/>
          <w:bCs w:val="1"/>
          <w:rtl w:val="0"/>
        </w:rPr>
        <w:t xml:space="preserve">Q: What makes your kindergarten different from other early learning centres?</w:t>
      </w:r>
    </w:p>
    <w:p w:rsidR="00000000" w:rsidDel="00000000" w:rsidP="00000000" w:rsidRDefault="00000000" w:rsidRPr="00000000" w14:paraId="00000C3C">
      <w:pPr>
        <w:rPr>
          <w:b w:val="1"/>
          <w:bCs w:val="1"/>
        </w:rPr>
      </w:pPr>
      <w:r w:rsidDel="00000000" w:rsidR="00000000" w:rsidRPr="00000000">
        <w:rPr>
          <w:rtl w:val="0"/>
        </w:rPr>
      </w:r>
    </w:p>
    <w:p w:rsidR="00000000" w:rsidDel="00000000" w:rsidP="00000000" w:rsidRDefault="00000000" w:rsidRPr="00000000" w14:paraId="00000C3D">
      <w:pPr>
        <w:rPr/>
      </w:pPr>
      <w:ins w:author="Cassandra Gorman" w:id="184" w:date="2026-05-13T04:23:30Z">
        <w:r w:rsidDel="00000000" w:rsidR="00000000" w:rsidRPr="00000000">
          <w:rPr>
            <w:rtl w:val="0"/>
            <w:rPrChange w:author="Cassandra Gorman" w:id="185" w:date="2026-05-13T04:23:30Z">
              <w:rPr>
                <w:b w:val="1"/>
                <w:bCs w:val="1"/>
              </w:rPr>
            </w:rPrChange>
          </w:rPr>
          <w:t xml:space="preserve">Our</w:t>
        </w:r>
      </w:ins>
      <w:del w:author="Cassandra Gorman" w:id="184" w:date="2026-05-13T04:23:30Z">
        <w:r w:rsidDel="00000000" w:rsidR="00000000" w:rsidRPr="00000000">
          <w:rPr>
            <w:rtl w:val="0"/>
            <w:rPrChange w:author="Cassandra Gorman" w:id="185" w:date="2026-05-13T04:23:30Z">
              <w:rPr/>
            </w:rPrChange>
          </w:rPr>
          <w:delText xml:space="preserve">We're the only</w:delText>
        </w:r>
      </w:del>
      <w:r w:rsidDel="00000000" w:rsidR="00000000" w:rsidRPr="00000000">
        <w:rPr>
          <w:rtl w:val="0"/>
        </w:rPr>
        <w:t xml:space="preserve"> program </w:t>
      </w:r>
      <w:ins w:author="Cassandra Gorman" w:id="186" w:date="2026-05-13T04:23:33Z">
        <w:r w:rsidDel="00000000" w:rsidR="00000000" w:rsidRPr="00000000">
          <w:rPr>
            <w:rtl w:val="0"/>
          </w:rPr>
          <w:t xml:space="preserve">is </w:t>
        </w:r>
      </w:ins>
      <w:r w:rsidDel="00000000" w:rsidR="00000000" w:rsidRPr="00000000">
        <w:rPr>
          <w:rtl w:val="0"/>
        </w:rPr>
        <w:t xml:space="preserve">specifically designed around </w:t>
      </w:r>
      <w:ins w:author="Cassandra Gorman" w:id="187" w:date="2026-05-13T04:24:37Z">
        <w:r w:rsidDel="00000000" w:rsidR="00000000" w:rsidRPr="00000000">
          <w:rPr>
            <w:rtl w:val="0"/>
          </w:rPr>
          <w:t xml:space="preserve">Australia, </w:t>
        </w:r>
      </w:ins>
      <w:r w:rsidDel="00000000" w:rsidR="00000000" w:rsidRPr="00000000">
        <w:rPr>
          <w:rtl w:val="0"/>
        </w:rPr>
        <w:t xml:space="preserve">Shelley</w:t>
      </w:r>
      <w:del w:author="Cassandra Gorman" w:id="188" w:date="2026-05-13T04:24:45Z">
        <w:r w:rsidDel="00000000" w:rsidR="00000000" w:rsidRPr="00000000">
          <w:rPr>
            <w:rtl w:val="0"/>
          </w:rPr>
          <w:delText xml:space="preserve">'s</w:delText>
        </w:r>
      </w:del>
      <w:r w:rsidDel="00000000" w:rsidR="00000000" w:rsidRPr="00000000">
        <w:rPr>
          <w:rtl w:val="0"/>
        </w:rPr>
        <w:t xml:space="preserve"> </w:t>
      </w:r>
      <w:ins w:author="Cassandra Gorman" w:id="189" w:date="2026-05-13T04:23:39Z">
        <w:r w:rsidDel="00000000" w:rsidR="00000000" w:rsidRPr="00000000">
          <w:rPr>
            <w:rtl w:val="0"/>
          </w:rPr>
          <w:t xml:space="preserve">and our other localities unique </w:t>
        </w:r>
      </w:ins>
      <w:del w:author="Cassandra Gorman" w:id="189" w:date="2026-05-13T04:23:39Z">
        <w:r w:rsidDel="00000000" w:rsidR="00000000" w:rsidRPr="00000000">
          <w:rPr>
            <w:rtl w:val="0"/>
          </w:rPr>
          <w:delText xml:space="preserve">unique riverside </w:delText>
        </w:r>
      </w:del>
      <w:r w:rsidDel="00000000" w:rsidR="00000000" w:rsidRPr="00000000">
        <w:rPr>
          <w:rtl w:val="0"/>
        </w:rPr>
        <w:t xml:space="preserve">environment</w:t>
      </w:r>
      <w:ins w:author="Cassandra Gorman" w:id="190" w:date="2026-05-13T04:24:17Z">
        <w:r w:rsidDel="00000000" w:rsidR="00000000" w:rsidRPr="00000000">
          <w:rPr>
            <w:rtl w:val="0"/>
          </w:rPr>
          <w:t xml:space="preserve">s to be relevant to our children</w:t>
        </w:r>
      </w:ins>
      <w:r w:rsidDel="00000000" w:rsidR="00000000" w:rsidRPr="00000000">
        <w:rPr>
          <w:rtl w:val="0"/>
        </w:rPr>
        <w:t xml:space="preserve">. While maintaining a </w:t>
      </w:r>
      <w:ins w:author="Cassandra Gorman" w:id="191" w:date="2026-05-13T04:24:58Z">
        <w:r w:rsidDel="00000000" w:rsidR="00000000" w:rsidRPr="00000000">
          <w:rPr>
            <w:rtl w:val="0"/>
          </w:rPr>
          <w:t xml:space="preserve">EYLF</w:t>
        </w:r>
      </w:ins>
      <w:del w:author="Cassandra Gorman" w:id="191" w:date="2026-05-13T04:24:58Z">
        <w:r w:rsidDel="00000000" w:rsidR="00000000" w:rsidRPr="00000000">
          <w:rPr>
            <w:rtl w:val="0"/>
          </w:rPr>
          <w:delText xml:space="preserve">government</w:delText>
        </w:r>
      </w:del>
      <w:r w:rsidDel="00000000" w:rsidR="00000000" w:rsidRPr="00000000">
        <w:rPr>
          <w:rtl w:val="0"/>
        </w:rPr>
        <w:t xml:space="preserve">-</w:t>
      </w:r>
      <w:del w:author="Cassandra Gorman" w:id="192" w:date="2026-05-13T04:25:04Z">
        <w:r w:rsidDel="00000000" w:rsidR="00000000" w:rsidRPr="00000000">
          <w:rPr>
            <w:rtl w:val="0"/>
          </w:rPr>
          <w:delText xml:space="preserve">approved</w:delText>
        </w:r>
      </w:del>
      <w:r w:rsidDel="00000000" w:rsidR="00000000" w:rsidRPr="00000000">
        <w:rPr>
          <w:rtl w:val="0"/>
        </w:rPr>
        <w:t xml:space="preserve"> curriculum that makes sure of school readiness, we use local natural spaces as living classrooms. Your child won't just be "ready for school" – they'll have a deep connection to their community and environment.</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b w:val="1"/>
          <w:bCs w:val="1"/>
        </w:rPr>
      </w:pPr>
      <w:r w:rsidDel="00000000" w:rsidR="00000000" w:rsidRPr="00000000">
        <w:rPr>
          <w:b w:val="1"/>
          <w:bCs w:val="1"/>
          <w:rtl w:val="0"/>
        </w:rPr>
        <w:t xml:space="preserve">Q: How do you handle Perth's hot weather while maintaining outdoor learning?</w:t>
      </w:r>
    </w:p>
    <w:p w:rsidR="00000000" w:rsidDel="00000000" w:rsidP="00000000" w:rsidRDefault="00000000" w:rsidRPr="00000000" w14:paraId="00000C40">
      <w:pPr>
        <w:rPr>
          <w:b w:val="1"/>
          <w:bCs w:val="1"/>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Our SunSmart accreditation guides daily practices including UV monitoring, protective clothing requirements, and strategic scheduling. We've invested in quality shade infrastructure and plan our most active outdoor exploration for cooler morning periods, with focused indoor learning during peak heat times.</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b w:val="1"/>
          <w:bCs w:val="1"/>
        </w:rPr>
      </w:pPr>
      <w:r w:rsidDel="00000000" w:rsidR="00000000" w:rsidRPr="00000000">
        <w:rPr>
          <w:b w:val="1"/>
          <w:bCs w:val="1"/>
          <w:rtl w:val="0"/>
        </w:rPr>
        <w:t xml:space="preserve">Q: What specific school readiness skills will my child develop?</w:t>
      </w:r>
    </w:p>
    <w:p w:rsidR="00000000" w:rsidDel="00000000" w:rsidP="00000000" w:rsidRDefault="00000000" w:rsidRPr="00000000" w14:paraId="00000C44">
      <w:pPr>
        <w:rPr>
          <w:b w:val="1"/>
          <w:bCs w:val="1"/>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Children develop pre-writing skills through nature journaling, mathematical concepts through hands-on exploration, and language skills through rich vocabulary about their local environment. We track progress against early years learning frameworks while making sure these skills develop through meaningful, engaging experiences.</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b w:val="1"/>
          <w:bCs w:val="1"/>
        </w:rPr>
      </w:pPr>
      <w:r w:rsidDel="00000000" w:rsidR="00000000" w:rsidRPr="00000000">
        <w:rPr>
          <w:b w:val="1"/>
          <w:bCs w:val="1"/>
          <w:rtl w:val="0"/>
        </w:rPr>
        <w:t xml:space="preserve">Q: Do you cater to children who might need additional support?</w:t>
      </w:r>
    </w:p>
    <w:p w:rsidR="00000000" w:rsidDel="00000000" w:rsidP="00000000" w:rsidRDefault="00000000" w:rsidRPr="00000000" w14:paraId="00000C48">
      <w:pPr>
        <w:rPr>
          <w:b w:val="1"/>
          <w:bCs w:val="1"/>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Absolutely. Our small group approach allows educators to identify and support individual learning needs early. We work collaboratively with families and specialists to make sure that every child thrives in our program.</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del w:author="Cassandra Gorman" w:id="193" w:date="2026-05-13T04:25:17Z"/>
          <w:b w:val="1"/>
          <w:bCs w:val="1"/>
        </w:rPr>
      </w:pPr>
      <w:del w:author="Cassandra Gorman" w:id="193" w:date="2026-05-13T04:25:17Z">
        <w:r w:rsidDel="00000000" w:rsidR="00000000" w:rsidRPr="00000000">
          <w:rPr>
            <w:b w:val="1"/>
            <w:bCs w:val="1"/>
            <w:rtl w:val="0"/>
          </w:rPr>
          <w:delText xml:space="preserve">Q: What is the "Canning River Kids" program?</w:delText>
        </w:r>
      </w:del>
    </w:p>
    <w:p w:rsidR="00000000" w:rsidDel="00000000" w:rsidP="00000000" w:rsidRDefault="00000000" w:rsidRPr="00000000" w14:paraId="00000C4C">
      <w:pPr>
        <w:rPr>
          <w:del w:author="Cassandra Gorman" w:id="193" w:date="2026-05-13T04:25:17Z"/>
          <w:b w:val="1"/>
          <w:bCs w:val="1"/>
        </w:rPr>
      </w:pPr>
      <w:del w:author="Cassandra Gorman" w:id="193" w:date="2026-05-13T04:25:17Z">
        <w:r w:rsidDel="00000000" w:rsidR="00000000" w:rsidRPr="00000000">
          <w:rPr>
            <w:rtl w:val="0"/>
          </w:rPr>
        </w:r>
      </w:del>
    </w:p>
    <w:p w:rsidR="00000000" w:rsidDel="00000000" w:rsidP="00000000" w:rsidRDefault="00000000" w:rsidRPr="00000000" w14:paraId="00000C4D">
      <w:pPr>
        <w:rPr/>
      </w:pPr>
      <w:del w:author="Cassandra Gorman" w:id="193" w:date="2026-05-13T04:25:17Z">
        <w:r w:rsidDel="00000000" w:rsidR="00000000" w:rsidRPr="00000000">
          <w:rPr>
            <w:rtl w:val="0"/>
          </w:rPr>
          <w:delText xml:space="preserve">It is our localized curriculum that uses the Shelley foreshore for weekly lessons in biology, environmental science, and indigenous history.</w:delText>
        </w:r>
      </w:del>
      <w:r w:rsidDel="00000000" w:rsidR="00000000" w:rsidRPr="00000000">
        <w:rPr>
          <w:rtl w:val="0"/>
        </w:rPr>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del w:author="Cassandra Gorman" w:id="194" w:date="2026-05-13T04:25:21Z"/>
          <w:b w:val="1"/>
          <w:bCs w:val="1"/>
        </w:rPr>
      </w:pPr>
      <w:del w:author="Cassandra Gorman" w:id="194" w:date="2026-05-13T04:25:21Z">
        <w:r w:rsidDel="00000000" w:rsidR="00000000" w:rsidRPr="00000000">
          <w:rPr>
            <w:b w:val="1"/>
            <w:bCs w:val="1"/>
            <w:rtl w:val="0"/>
          </w:rPr>
          <w:delText xml:space="preserve">Q: How do you ensure safety near the river?</w:delText>
        </w:r>
      </w:del>
    </w:p>
    <w:p w:rsidR="00000000" w:rsidDel="00000000" w:rsidP="00000000" w:rsidRDefault="00000000" w:rsidRPr="00000000" w14:paraId="00000C50">
      <w:pPr>
        <w:rPr>
          <w:del w:author="Cassandra Gorman" w:id="194" w:date="2026-05-13T04:25:21Z"/>
          <w:b w:val="1"/>
          <w:bCs w:val="1"/>
        </w:rPr>
      </w:pPr>
      <w:del w:author="Cassandra Gorman" w:id="194" w:date="2026-05-13T04:25:21Z">
        <w:r w:rsidDel="00000000" w:rsidR="00000000" w:rsidRPr="00000000">
          <w:rPr>
            <w:rtl w:val="0"/>
          </w:rPr>
        </w:r>
      </w:del>
    </w:p>
    <w:p w:rsidR="00000000" w:rsidDel="00000000" w:rsidP="00000000" w:rsidRDefault="00000000" w:rsidRPr="00000000" w14:paraId="00000C51">
      <w:pPr>
        <w:rPr/>
      </w:pPr>
      <w:del w:author="Cassandra Gorman" w:id="194" w:date="2026-05-13T04:25:21Z">
        <w:r w:rsidDel="00000000" w:rsidR="00000000" w:rsidRPr="00000000">
          <w:rPr>
            <w:rtl w:val="0"/>
          </w:rPr>
          <w:delText xml:space="preserve">We maintain a 1:4 ratio during river visits, use high-visibility vests for children, and conduct site-checks before every excursion.</w:delText>
        </w:r>
      </w:del>
      <w:r w:rsidDel="00000000" w:rsidR="00000000" w:rsidRPr="00000000">
        <w:rPr>
          <w:rtl w:val="0"/>
        </w:rPr>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b w:val="1"/>
          <w:bCs w:val="1"/>
        </w:rPr>
      </w:pPr>
      <w:r w:rsidDel="00000000" w:rsidR="00000000" w:rsidRPr="00000000">
        <w:rPr>
          <w:b w:val="1"/>
          <w:bCs w:val="1"/>
          <w:rtl w:val="0"/>
        </w:rPr>
        <w:t xml:space="preserve">Q: Does the program include a rest time?</w:t>
      </w:r>
    </w:p>
    <w:p w:rsidR="00000000" w:rsidDel="00000000" w:rsidP="00000000" w:rsidRDefault="00000000" w:rsidRPr="00000000" w14:paraId="00000C54">
      <w:pPr>
        <w:rPr>
          <w:b w:val="1"/>
          <w:bCs w:val="1"/>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Yes, we provide a quiet period after lunch where children can engage in mindfulness, yoga, or quiet reading to recharge for the afternoon.</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del w:author="Cassandra Gorman" w:id="195" w:date="2026-05-13T04:25:35Z"/>
          <w:b w:val="1"/>
          <w:bCs w:val="1"/>
        </w:rPr>
      </w:pPr>
      <w:del w:author="Cassandra Gorman" w:id="195" w:date="2026-05-13T04:25:35Z">
        <w:r w:rsidDel="00000000" w:rsidR="00000000" w:rsidRPr="00000000">
          <w:rPr>
            <w:b w:val="1"/>
            <w:bCs w:val="1"/>
            <w:rtl w:val="0"/>
          </w:rPr>
          <w:delText xml:space="preserve">Q: How do you make sure of safety during riverside activities?</w:delText>
        </w:r>
      </w:del>
    </w:p>
    <w:p w:rsidR="00000000" w:rsidDel="00000000" w:rsidP="00000000" w:rsidRDefault="00000000" w:rsidRPr="00000000" w14:paraId="00000C58">
      <w:pPr>
        <w:rPr>
          <w:del w:author="Cassandra Gorman" w:id="195" w:date="2026-05-13T04:25:35Z"/>
          <w:b w:val="1"/>
          <w:bCs w:val="1"/>
        </w:rPr>
      </w:pPr>
      <w:del w:author="Cassandra Gorman" w:id="195" w:date="2026-05-13T04:25:35Z">
        <w:r w:rsidDel="00000000" w:rsidR="00000000" w:rsidRPr="00000000">
          <w:rPr>
            <w:rtl w:val="0"/>
          </w:rPr>
        </w:r>
      </w:del>
    </w:p>
    <w:p w:rsidR="00000000" w:rsidDel="00000000" w:rsidP="00000000" w:rsidRDefault="00000000" w:rsidRPr="00000000" w14:paraId="00000C59">
      <w:pPr>
        <w:rPr/>
      </w:pPr>
      <w:del w:author="Cassandra Gorman" w:id="195" w:date="2026-05-13T04:25:35Z">
        <w:r w:rsidDel="00000000" w:rsidR="00000000" w:rsidRPr="00000000">
          <w:rPr>
            <w:rtl w:val="0"/>
          </w:rPr>
          <w:delText xml:space="preserve">All riverside experiences are carefully supervised with strict ratios. Educators hold current first aid qualifications, and we maintain extensive risk assessments for all locations. Our Bushfire Emergency Plan addresses specific risks of our riverside setting.</w:delText>
        </w:r>
      </w:del>
      <w:r w:rsidDel="00000000" w:rsidR="00000000" w:rsidRPr="00000000">
        <w:rPr>
          <w:rtl w:val="0"/>
        </w:rPr>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Ready to find how your child can thrive in a kindergarten program that values both academic excellence and authentic childhood experiences? Our unique approach to early education sets children up for success at Shelley Primary and beyond while nurturing their love of learning through nature.</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[Book a Tour and See Why Shelley Families Choose Our Kindergarten Program]</w:t>
      </w:r>
      <w:r w:rsidDel="00000000" w:rsidR="00000000" w:rsidRPr="00000000">
        <w:br w:type="page"/>
      </w:r>
      <w:r w:rsidDel="00000000" w:rsidR="00000000" w:rsidRPr="00000000">
        <w:rPr>
          <w:rtl w:val="0"/>
        </w:rPr>
      </w:r>
    </w:p>
    <w:p w:rsidR="00000000" w:rsidDel="00000000" w:rsidP="00000000" w:rsidRDefault="00000000" w:rsidRPr="00000000" w14:paraId="00000C5E">
      <w:pPr>
        <w:pStyle w:val="Heading1"/>
        <w:rPr>
          <w:b w:val="1"/>
          <w:bCs w:val="1"/>
        </w:rPr>
      </w:pPr>
      <w:bookmarkStart w:colFirst="0" w:colLast="0" w:name="_pcz6ev2m6kgx" w:id="26"/>
      <w:bookmarkEnd w:id="26"/>
      <w:r w:rsidDel="00000000" w:rsidR="00000000" w:rsidRPr="00000000">
        <w:rPr>
          <w:b w:val="1"/>
          <w:bCs w:val="1"/>
          <w:rtl w:val="0"/>
        </w:rPr>
        <w:t xml:space="preserve">Page 27 </w:t>
      </w:r>
    </w:p>
    <w:p w:rsidR="00000000" w:rsidDel="00000000" w:rsidP="00000000" w:rsidRDefault="00000000" w:rsidRPr="00000000" w14:paraId="00000C5F">
      <w:pPr>
        <w:rPr>
          <w:b w:val="1"/>
          <w:bCs w:val="1"/>
        </w:rPr>
      </w:pPr>
      <w:r w:rsidDel="00000000" w:rsidR="00000000" w:rsidRPr="00000000">
        <w:rPr>
          <w:b w:val="1"/>
          <w:bCs w:val="1"/>
          <w:rtl w:val="0"/>
        </w:rPr>
        <w:t xml:space="preserve">URL: https://flourishelc.com.au/kindergarten-willetton-wa/</w:t>
      </w:r>
    </w:p>
    <w:p w:rsidR="00000000" w:rsidDel="00000000" w:rsidP="00000000" w:rsidRDefault="00000000" w:rsidRPr="00000000" w14:paraId="00000C60">
      <w:pPr>
        <w:rPr/>
      </w:pPr>
      <w:r w:rsidDel="00000000" w:rsidR="00000000" w:rsidRPr="00000000">
        <w:rPr>
          <w:rtl w:val="0"/>
        </w:rPr>
        <w:t xml:space="preserve">Page Type: Location Page</w:t>
      </w:r>
    </w:p>
    <w:p w:rsidR="00000000" w:rsidDel="00000000" w:rsidP="00000000" w:rsidRDefault="00000000" w:rsidRPr="00000000" w14:paraId="00000C61">
      <w:pPr>
        <w:rPr/>
      </w:pPr>
      <w:r w:rsidDel="00000000" w:rsidR="00000000" w:rsidRPr="00000000">
        <w:rPr>
          <w:rtl w:val="0"/>
        </w:rPr>
        <w:t xml:space="preserve">Content Type: New Content</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Keywords:</w:t>
      </w:r>
    </w:p>
    <w:p w:rsidR="00000000" w:rsidDel="00000000" w:rsidP="00000000" w:rsidRDefault="00000000" w:rsidRPr="00000000" w14:paraId="00000C64">
      <w:pPr>
        <w:rPr>
          <w:b w:val="1"/>
          <w:bCs w:val="1"/>
        </w:rPr>
      </w:pPr>
      <w:r w:rsidDel="00000000" w:rsidR="00000000" w:rsidRPr="00000000">
        <w:rPr>
          <w:b w:val="1"/>
          <w:bCs w:val="1"/>
          <w:rtl w:val="0"/>
        </w:rPr>
        <w:t xml:space="preserve">Primary keyword: kindergarten near willetton</w:t>
      </w:r>
    </w:p>
    <w:p w:rsidR="00000000" w:rsidDel="00000000" w:rsidP="00000000" w:rsidRDefault="00000000" w:rsidRPr="00000000" w14:paraId="00000C65">
      <w:pPr>
        <w:rPr/>
      </w:pPr>
      <w:r w:rsidDel="00000000" w:rsidR="00000000" w:rsidRPr="00000000">
        <w:rPr>
          <w:rtl w:val="0"/>
        </w:rPr>
        <w:t xml:space="preserve">Secondary keywords: </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b w:val="1"/>
          <w:bCs w:val="1"/>
        </w:rPr>
      </w:pPr>
      <w:r w:rsidDel="00000000" w:rsidR="00000000" w:rsidRPr="00000000">
        <w:rPr>
          <w:b w:val="1"/>
          <w:bCs w:val="1"/>
          <w:rtl w:val="0"/>
        </w:rPr>
        <w:t xml:space="preserve">Content:</w:t>
      </w:r>
    </w:p>
    <w:p w:rsidR="00000000" w:rsidDel="00000000" w:rsidP="00000000" w:rsidRDefault="00000000" w:rsidRPr="00000000" w14:paraId="00000C68">
      <w:pPr>
        <w:rPr/>
      </w:pPr>
      <w:r w:rsidDel="00000000" w:rsidR="00000000" w:rsidRPr="00000000">
        <w:rPr>
          <w:rtl w:val="0"/>
        </w:rPr>
        <w:t xml:space="preserve">Meta Title: Kindergarten Near Willetton | Premium Early Learning</w:t>
      </w:r>
    </w:p>
    <w:p w:rsidR="00000000" w:rsidDel="00000000" w:rsidP="00000000" w:rsidRDefault="00000000" w:rsidRPr="00000000" w14:paraId="00000C69">
      <w:pPr>
        <w:rPr/>
      </w:pPr>
      <w:r w:rsidDel="00000000" w:rsidR="00000000" w:rsidRPr="00000000">
        <w:rPr>
          <w:rtl w:val="0"/>
        </w:rPr>
        <w:t xml:space="preserve">Meta Description: Looking for kindergarten near Willetton? Our modern centre provides school readiness programs designed for Willetton families. Book your tour today.</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b w:val="1"/>
          <w:bCs w:val="1"/>
        </w:rPr>
      </w:pPr>
      <w:r w:rsidDel="00000000" w:rsidR="00000000" w:rsidRPr="00000000">
        <w:rPr>
          <w:b w:val="1"/>
          <w:bCs w:val="1"/>
          <w:rtl w:val="0"/>
        </w:rPr>
        <w:t xml:space="preserve">H1: Kindergarten Near Willetton: Preparing Your Child for Educational Success</w:t>
      </w:r>
    </w:p>
    <w:p w:rsidR="00000000" w:rsidDel="00000000" w:rsidP="00000000" w:rsidRDefault="00000000" w:rsidRPr="00000000" w14:paraId="00000C6C">
      <w:pPr>
        <w:spacing w:after="240" w:before="240" w:lineRule="auto"/>
        <w:rPr/>
      </w:pPr>
      <w:r w:rsidDel="00000000" w:rsidR="00000000" w:rsidRPr="00000000">
        <w:rPr>
          <w:rtl w:val="0"/>
        </w:rPr>
        <w:t xml:space="preserve">The early years are when children develop the skills, habits, and confidence that carry them through their entire education. Our kindergarten program near Willetton is built around that understanding, combining structured, play-based learning with qualified educators who know exactly what a great start looks like.</w:t>
      </w:r>
    </w:p>
    <w:p w:rsidR="00000000" w:rsidDel="00000000" w:rsidP="00000000" w:rsidRDefault="00000000" w:rsidRPr="00000000" w14:paraId="00000C6D">
      <w:pPr>
        <w:spacing w:after="240" w:before="240" w:lineRule="auto"/>
        <w:rPr/>
      </w:pPr>
      <w:r w:rsidDel="00000000" w:rsidR="00000000" w:rsidRPr="00000000">
        <w:rPr>
          <w:rtl w:val="0"/>
        </w:rPr>
        <w:t xml:space="preserve">Our school readiness program develops the literacy, numeracy, and social foundations children need to thrive at Willetton's local primary schools and beyond, giving every child the confidence and capability to begin their school journey feeling truly ready.</w:t>
      </w:r>
    </w:p>
    <w:p w:rsidR="00000000" w:rsidDel="00000000" w:rsidP="00000000" w:rsidRDefault="00000000" w:rsidRPr="00000000" w14:paraId="00000C6E">
      <w:pPr>
        <w:spacing w:after="240" w:before="240" w:lineRule="auto"/>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b w:val="1"/>
          <w:bCs w:val="1"/>
        </w:rPr>
      </w:pPr>
      <w:r w:rsidDel="00000000" w:rsidR="00000000" w:rsidRPr="00000000">
        <w:rPr>
          <w:b w:val="1"/>
          <w:bCs w:val="1"/>
          <w:rtl w:val="0"/>
        </w:rPr>
        <w:t xml:space="preserve">H2: Understanding Your Family's Educational Needs</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We understand the challenge of balancing work commitments while making sure your child receives premium early education. Our degree-qualified educators deliver a structured curriculum that builds essential cognitive, social, and emotional skills your child needs for a smooth transition to primary school.</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Our program addresses the specific concerns of Willetton families by focusing on:</w:t>
      </w:r>
    </w:p>
    <w:p w:rsidR="00000000" w:rsidDel="00000000" w:rsidP="00000000" w:rsidRDefault="00000000" w:rsidRPr="00000000" w14:paraId="00000C75">
      <w:pPr>
        <w:numPr>
          <w:ilvl w:val="0"/>
          <w:numId w:val="103"/>
        </w:numPr>
        <w:ind w:left="720" w:hanging="360"/>
        <w:rPr>
          <w:u w:val="none"/>
        </w:rPr>
      </w:pPr>
      <w:r w:rsidDel="00000000" w:rsidR="00000000" w:rsidRPr="00000000">
        <w:rPr>
          <w:rtl w:val="0"/>
        </w:rPr>
        <w:t xml:space="preserve">Foundational literacy and numeracy skills aligned with local school expectations.</w:t>
      </w:r>
    </w:p>
    <w:p w:rsidR="00000000" w:rsidDel="00000000" w:rsidP="00000000" w:rsidRDefault="00000000" w:rsidRPr="00000000" w14:paraId="00000C76">
      <w:pPr>
        <w:numPr>
          <w:ilvl w:val="0"/>
          <w:numId w:val="103"/>
        </w:numPr>
        <w:ind w:left="720" w:hanging="360"/>
        <w:rPr>
          <w:u w:val="none"/>
        </w:rPr>
      </w:pPr>
      <w:r w:rsidDel="00000000" w:rsidR="00000000" w:rsidRPr="00000000">
        <w:rPr>
          <w:rtl w:val="0"/>
        </w:rPr>
        <w:t xml:space="preserve">Social development that prepares children for classroom dynamics.</w:t>
      </w:r>
    </w:p>
    <w:p w:rsidR="00000000" w:rsidDel="00000000" w:rsidP="00000000" w:rsidRDefault="00000000" w:rsidRPr="00000000" w14:paraId="00000C77">
      <w:pPr>
        <w:numPr>
          <w:ilvl w:val="0"/>
          <w:numId w:val="103"/>
        </w:numPr>
        <w:ind w:left="720" w:hanging="360"/>
        <w:rPr>
          <w:u w:val="none"/>
        </w:rPr>
      </w:pPr>
      <w:r w:rsidDel="00000000" w:rsidR="00000000" w:rsidRPr="00000000">
        <w:rPr>
          <w:rtl w:val="0"/>
        </w:rPr>
        <w:t xml:space="preserve">Emotional resilience building for confident learning.</w:t>
      </w:r>
    </w:p>
    <w:p w:rsidR="00000000" w:rsidDel="00000000" w:rsidP="00000000" w:rsidRDefault="00000000" w:rsidRPr="00000000" w14:paraId="00000C78">
      <w:pPr>
        <w:numPr>
          <w:ilvl w:val="0"/>
          <w:numId w:val="103"/>
        </w:numPr>
        <w:ind w:left="720" w:hanging="360"/>
        <w:rPr>
          <w:u w:val="none"/>
        </w:rPr>
      </w:pPr>
      <w:r w:rsidDel="00000000" w:rsidR="00000000" w:rsidRPr="00000000">
        <w:rPr>
          <w:rtl w:val="0"/>
        </w:rPr>
        <w:t xml:space="preserve">Cultural inclusivity that reflects our diverse community.</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t xml:space="preserve">[Book a tour to see our school readiness program in action]</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b w:val="1"/>
          <w:bCs w:val="1"/>
        </w:rPr>
      </w:pPr>
      <w:r w:rsidDel="00000000" w:rsidR="00000000" w:rsidRPr="00000000">
        <w:rPr>
          <w:b w:val="1"/>
          <w:bCs w:val="1"/>
          <w:rtl w:val="0"/>
        </w:rPr>
        <w:t xml:space="preserve">H2: Purpose-Built for Willetton's Educational Standards</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Located within the leafy, established streets </w:t>
      </w:r>
      <w:ins w:author="Cassandra Gorman" w:id="196" w:date="2026-05-13T04:26:27Z">
        <w:r w:rsidDel="00000000" w:rsidR="00000000" w:rsidRPr="00000000">
          <w:rPr>
            <w:rtl w:val="0"/>
          </w:rPr>
          <w:t xml:space="preserve">on the western side of</w:t>
        </w:r>
      </w:ins>
      <w:del w:author="Cassandra Gorman" w:id="196" w:date="2026-05-13T04:26:27Z">
        <w:r w:rsidDel="00000000" w:rsidR="00000000" w:rsidRPr="00000000">
          <w:rPr>
            <w:rtl w:val="0"/>
          </w:rPr>
          <w:delText xml:space="preserve">of</w:delText>
        </w:r>
      </w:del>
      <w:r w:rsidDel="00000000" w:rsidR="00000000" w:rsidRPr="00000000">
        <w:rPr>
          <w:rtl w:val="0"/>
        </w:rPr>
        <w:t xml:space="preserve"> Willetton, our kindergarten provides more than just a convenient location. We've created an environment that exceeds the standards set by the Education and Care Services National Law and meets specific City of </w:t>
      </w:r>
      <w:ins w:author="Cassandra Gorman" w:id="197" w:date="2026-05-13T04:26:04Z">
        <w:r w:rsidDel="00000000" w:rsidR="00000000" w:rsidRPr="00000000">
          <w:rPr>
            <w:rtl w:val="0"/>
          </w:rPr>
          <w:t xml:space="preserve">Melville</w:t>
        </w:r>
      </w:ins>
      <w:del w:author="Cassandra Gorman" w:id="197" w:date="2026-05-13T04:26:04Z">
        <w:r w:rsidDel="00000000" w:rsidR="00000000" w:rsidRPr="00000000">
          <w:rPr>
            <w:rtl w:val="0"/>
          </w:rPr>
          <w:delText xml:space="preserve">Canning</w:delText>
        </w:r>
      </w:del>
      <w:r w:rsidDel="00000000" w:rsidR="00000000" w:rsidRPr="00000000">
        <w:rPr>
          <w:rtl w:val="0"/>
        </w:rPr>
        <w:t xml:space="preserve"> planning policies, particularly regarding sun safety and outdoor learning environments.</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b w:val="1"/>
          <w:bCs w:val="1"/>
        </w:rPr>
      </w:pPr>
      <w:r w:rsidDel="00000000" w:rsidR="00000000" w:rsidRPr="00000000">
        <w:rPr>
          <w:b w:val="1"/>
          <w:bCs w:val="1"/>
          <w:rtl w:val="0"/>
        </w:rPr>
        <w:t xml:space="preserve">H3: Safe, Year-Round Learning Spaces</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t xml:space="preserve">Perth's climate presents unique challenges for outdoor play and learning. Our outdoor spaces feature wide-ranging shade structures and sun-safe design elements that allow children to check out and learn safely throughout the year. These aren't afterthoughts. They're purpose-built features that demonstrate our commitment to providing a premium educational environment that protects your child while fostering their natural curiosity and love of learning.</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b w:val="1"/>
          <w:bCs w:val="1"/>
        </w:rPr>
      </w:pPr>
      <w:r w:rsidDel="00000000" w:rsidR="00000000" w:rsidRPr="00000000">
        <w:rPr>
          <w:b w:val="1"/>
          <w:bCs w:val="1"/>
          <w:rtl w:val="0"/>
        </w:rPr>
        <w:t xml:space="preserve">H2: Your Local Kindergarten Experts in Willetton</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We're not just located </w:t>
      </w:r>
      <w:ins w:author="Cassandra Gorman" w:id="198" w:date="2026-05-13T04:26:53Z">
        <w:r w:rsidDel="00000000" w:rsidR="00000000" w:rsidRPr="00000000">
          <w:rPr>
            <w:rtl w:val="0"/>
          </w:rPr>
          <w:t xml:space="preserve">near</w:t>
        </w:r>
      </w:ins>
      <w:del w:author="Cassandra Gorman" w:id="198" w:date="2026-05-13T04:26:53Z">
        <w:r w:rsidDel="00000000" w:rsidR="00000000" w:rsidRPr="00000000">
          <w:rPr>
            <w:rtl w:val="0"/>
          </w:rPr>
          <w:delText xml:space="preserve">in</w:delText>
        </w:r>
      </w:del>
      <w:r w:rsidDel="00000000" w:rsidR="00000000" w:rsidRPr="00000000">
        <w:rPr>
          <w:rtl w:val="0"/>
        </w:rPr>
        <w:t xml:space="preserve"> Willetton. We're part of this community and understand what local families value most. Our educators know the educational landscape of the area deeply, from the specific curriculum approaches of nearby primary schools to the long-term academic pathway many families envision for their children.</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t xml:space="preserve">Our kindergarten near Willetton offers:</w:t>
      </w:r>
    </w:p>
    <w:p w:rsidR="00000000" w:rsidDel="00000000" w:rsidP="00000000" w:rsidRDefault="00000000" w:rsidRPr="00000000" w14:paraId="00000C89">
      <w:pPr>
        <w:numPr>
          <w:ilvl w:val="0"/>
          <w:numId w:val="38"/>
        </w:numPr>
        <w:ind w:left="720" w:hanging="360"/>
        <w:rPr>
          <w:u w:val="none"/>
        </w:rPr>
      </w:pPr>
      <w:r w:rsidDel="00000000" w:rsidR="00000000" w:rsidRPr="00000000">
        <w:rPr>
          <w:rtl w:val="0"/>
        </w:rPr>
        <w:t xml:space="preserve">Small group sizes for customised attention.</w:t>
      </w:r>
    </w:p>
    <w:p w:rsidR="00000000" w:rsidDel="00000000" w:rsidP="00000000" w:rsidRDefault="00000000" w:rsidRPr="00000000" w14:paraId="00000C8A">
      <w:pPr>
        <w:numPr>
          <w:ilvl w:val="0"/>
          <w:numId w:val="38"/>
        </w:numPr>
        <w:ind w:left="720" w:hanging="360"/>
        <w:rPr>
          <w:u w:val="none"/>
        </w:rPr>
      </w:pPr>
      <w:r w:rsidDel="00000000" w:rsidR="00000000" w:rsidRPr="00000000">
        <w:rPr>
          <w:rtl w:val="0"/>
        </w:rPr>
        <w:t xml:space="preserve">Regular progress updates and parent communication.</w:t>
      </w:r>
    </w:p>
    <w:p w:rsidR="00000000" w:rsidDel="00000000" w:rsidP="00000000" w:rsidRDefault="00000000" w:rsidRPr="00000000" w14:paraId="00000C8B">
      <w:pPr>
        <w:numPr>
          <w:ilvl w:val="0"/>
          <w:numId w:val="38"/>
        </w:numPr>
        <w:ind w:left="720" w:hanging="360"/>
        <w:rPr>
          <w:u w:val="none"/>
        </w:rPr>
      </w:pPr>
      <w:r w:rsidDel="00000000" w:rsidR="00000000" w:rsidRPr="00000000">
        <w:rPr>
          <w:rtl w:val="0"/>
        </w:rPr>
        <w:t xml:space="preserve">Flexible scheduling options for working families.</w:t>
      </w:r>
    </w:p>
    <w:p w:rsidR="00000000" w:rsidDel="00000000" w:rsidP="00000000" w:rsidRDefault="00000000" w:rsidRPr="00000000" w14:paraId="00000C8C">
      <w:pPr>
        <w:numPr>
          <w:ilvl w:val="0"/>
          <w:numId w:val="38"/>
        </w:numPr>
        <w:ind w:left="720" w:hanging="360"/>
        <w:rPr>
          <w:u w:val="none"/>
        </w:rPr>
      </w:pPr>
      <w:r w:rsidDel="00000000" w:rsidR="00000000" w:rsidRPr="00000000">
        <w:rPr>
          <w:rtl w:val="0"/>
        </w:rPr>
        <w:t xml:space="preserve">A curriculum that evolves with educational best practices.</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Our central location makes quality early education accessible to families throughout the area. We pride ourselves on being more than a service provider. We're your partner in nurturing your child's potential during these crucial early years.</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[Secure your child's place in our kindergarten program]</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b w:val="1"/>
          <w:bCs w:val="1"/>
        </w:rPr>
      </w:pPr>
      <w:r w:rsidDel="00000000" w:rsidR="00000000" w:rsidRPr="00000000">
        <w:rPr>
          <w:b w:val="1"/>
          <w:bCs w:val="1"/>
          <w:rtl w:val="0"/>
        </w:rPr>
        <w:t xml:space="preserve">H2: Why Choose Our Kindergarten Near Willetton</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Selecting the right early learning centre is one of the most important decisions you'll make for your child's future. Our kindergarten stands apart through our deep understanding of what Willetton families need and expect from early education.</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t xml:space="preserve">Key advantages include:</w:t>
      </w:r>
    </w:p>
    <w:p w:rsidR="00000000" w:rsidDel="00000000" w:rsidP="00000000" w:rsidRDefault="00000000" w:rsidRPr="00000000" w14:paraId="00000C97">
      <w:pPr>
        <w:numPr>
          <w:ilvl w:val="0"/>
          <w:numId w:val="73"/>
        </w:numPr>
        <w:ind w:left="720" w:hanging="360"/>
        <w:rPr>
          <w:u w:val="none"/>
        </w:rPr>
      </w:pPr>
      <w:r w:rsidDel="00000000" w:rsidR="00000000" w:rsidRPr="00000000">
        <w:rPr>
          <w:b w:val="1"/>
          <w:bCs w:val="1"/>
          <w:rtl w:val="0"/>
        </w:rPr>
        <w:t xml:space="preserve">Educational Focus</w:t>
      </w:r>
      <w:r w:rsidDel="00000000" w:rsidR="00000000" w:rsidRPr="00000000">
        <w:rPr>
          <w:rtl w:val="0"/>
        </w:rPr>
        <w:t xml:space="preserve">: Every aspect of our program focuses on school readiness, not just supervision.</w:t>
      </w:r>
    </w:p>
    <w:p w:rsidR="00000000" w:rsidDel="00000000" w:rsidP="00000000" w:rsidRDefault="00000000" w:rsidRPr="00000000" w14:paraId="00000C98">
      <w:pPr>
        <w:numPr>
          <w:ilvl w:val="0"/>
          <w:numId w:val="73"/>
        </w:numPr>
        <w:ind w:left="720" w:hanging="360"/>
        <w:rPr>
          <w:u w:val="none"/>
        </w:rPr>
      </w:pPr>
      <w:r w:rsidDel="00000000" w:rsidR="00000000" w:rsidRPr="00000000">
        <w:rPr>
          <w:b w:val="1"/>
          <w:bCs w:val="1"/>
          <w:rtl w:val="0"/>
        </w:rPr>
        <w:t xml:space="preserve">Qualified Educators</w:t>
      </w:r>
      <w:r w:rsidDel="00000000" w:rsidR="00000000" w:rsidRPr="00000000">
        <w:rPr>
          <w:rtl w:val="0"/>
        </w:rPr>
        <w:t xml:space="preserve">: Our degree-qualified teachers bring professional industry experience to early childhood education.</w:t>
      </w:r>
    </w:p>
    <w:p w:rsidR="00000000" w:rsidDel="00000000" w:rsidP="00000000" w:rsidRDefault="00000000" w:rsidRPr="00000000" w14:paraId="00000C99">
      <w:pPr>
        <w:numPr>
          <w:ilvl w:val="0"/>
          <w:numId w:val="73"/>
        </w:numPr>
        <w:ind w:left="720" w:hanging="360"/>
        <w:rPr>
          <w:u w:val="none"/>
        </w:rPr>
      </w:pPr>
      <w:r w:rsidDel="00000000" w:rsidR="00000000" w:rsidRPr="00000000">
        <w:rPr>
          <w:b w:val="1"/>
          <w:bCs w:val="1"/>
          <w:rtl w:val="0"/>
        </w:rPr>
        <w:t xml:space="preserve">Community Connection</w:t>
      </w:r>
      <w:r w:rsidDel="00000000" w:rsidR="00000000" w:rsidRPr="00000000">
        <w:rPr>
          <w:rtl w:val="0"/>
        </w:rPr>
        <w:t xml:space="preserve">: We understand the unique educational culture of Willetton and prepare children accordingly.</w:t>
      </w:r>
    </w:p>
    <w:p w:rsidR="00000000" w:rsidDel="00000000" w:rsidP="00000000" w:rsidRDefault="00000000" w:rsidRPr="00000000" w14:paraId="00000C9A">
      <w:pPr>
        <w:numPr>
          <w:ilvl w:val="0"/>
          <w:numId w:val="73"/>
        </w:numPr>
        <w:ind w:left="720" w:hanging="360"/>
        <w:rPr>
          <w:u w:val="none"/>
        </w:rPr>
      </w:pPr>
      <w:r w:rsidDel="00000000" w:rsidR="00000000" w:rsidRPr="00000000">
        <w:rPr>
          <w:b w:val="1"/>
          <w:bCs w:val="1"/>
          <w:rtl w:val="0"/>
        </w:rPr>
        <w:t xml:space="preserve">Modern Facilities</w:t>
      </w:r>
      <w:r w:rsidDel="00000000" w:rsidR="00000000" w:rsidRPr="00000000">
        <w:rPr>
          <w:rtl w:val="0"/>
        </w:rPr>
        <w:t xml:space="preserve">: Our centre provides bright, clean, and stimulating indoor learning spaces equipped for 21st-century education.</w:t>
      </w:r>
    </w:p>
    <w:p w:rsidR="00000000" w:rsidDel="00000000" w:rsidP="00000000" w:rsidRDefault="00000000" w:rsidRPr="00000000" w14:paraId="00000C9B">
      <w:pPr>
        <w:numPr>
          <w:ilvl w:val="0"/>
          <w:numId w:val="73"/>
        </w:numPr>
        <w:ind w:left="720" w:hanging="360"/>
        <w:rPr>
          <w:u w:val="none"/>
        </w:rPr>
      </w:pPr>
      <w:r w:rsidDel="00000000" w:rsidR="00000000" w:rsidRPr="00000000">
        <w:rPr>
          <w:b w:val="1"/>
          <w:bCs w:val="1"/>
          <w:rtl w:val="0"/>
        </w:rPr>
        <w:t xml:space="preserve">Inclusive Environment</w:t>
      </w:r>
      <w:r w:rsidDel="00000000" w:rsidR="00000000" w:rsidRPr="00000000">
        <w:rPr>
          <w:rtl w:val="0"/>
        </w:rPr>
        <w:t xml:space="preserve">: We celebrate the cultural diversity that makes Willetton special, integrating multicultural perspectives into our curriculum.</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b w:val="1"/>
          <w:bCs w:val="1"/>
        </w:rPr>
      </w:pPr>
      <w:r w:rsidDel="00000000" w:rsidR="00000000" w:rsidRPr="00000000">
        <w:rPr>
          <w:b w:val="1"/>
          <w:bCs w:val="1"/>
          <w:rtl w:val="0"/>
        </w:rPr>
        <w:t xml:space="preserve">H3: Building Tomorrow's Leaders Today</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The journey to Willetton Senior High School and beyond starts here. Our kindergarten program builds the confidence, curiosity, and capabilities children need to thrive in an academically focused environment. Through structured play, guided investigation, and intentional teaching moments, we help children develop the skills that will serve them throughout their educational journey.</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b w:val="1"/>
          <w:bCs w:val="1"/>
        </w:rPr>
      </w:pPr>
      <w:r w:rsidDel="00000000" w:rsidR="00000000" w:rsidRPr="00000000">
        <w:rPr>
          <w:b w:val="1"/>
          <w:bCs w:val="1"/>
          <w:rtl w:val="0"/>
        </w:rPr>
        <w:t xml:space="preserve">Q: What makes your kindergarten different from other centres near Willetton?</w:t>
      </w:r>
    </w:p>
    <w:p w:rsidR="00000000" w:rsidDel="00000000" w:rsidP="00000000" w:rsidRDefault="00000000" w:rsidRPr="00000000" w14:paraId="00000CA4">
      <w:pPr>
        <w:rPr>
          <w:b w:val="1"/>
          <w:bCs w:val="1"/>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Our kindergarten specifically meets the high educational expectations of Willetton families. We understand the local school system and have tailored our curriculum so that children are well-prepared for the transition to primary school within this catchment zone. Our educators are not just qualified. They're familiar with the specific requirements and teaching approaches of local schools.</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b w:val="1"/>
          <w:bCs w:val="1"/>
        </w:rPr>
      </w:pPr>
      <w:r w:rsidDel="00000000" w:rsidR="00000000" w:rsidRPr="00000000">
        <w:rPr>
          <w:b w:val="1"/>
          <w:bCs w:val="1"/>
          <w:rtl w:val="0"/>
        </w:rPr>
        <w:t xml:space="preserve">Q: How do you prepare children for the competitive academic environment in Willetton?</w:t>
      </w:r>
    </w:p>
    <w:p w:rsidR="00000000" w:rsidDel="00000000" w:rsidP="00000000" w:rsidRDefault="00000000" w:rsidRPr="00000000" w14:paraId="00000CA8">
      <w:pPr>
        <w:rPr>
          <w:b w:val="1"/>
          <w:bCs w:val="1"/>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We focus on building strong foundations in literacy, numeracy, and critical thinking through play-based learning. Our structured program includes daily activities that develop pre-reading skills, mathematical concepts, and problem-solving abilities. We also emphasise social skills and emotional resilience, making sure children are confident and ready to engage with classroom learning.</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b w:val="1"/>
          <w:bCs w:val="1"/>
        </w:rPr>
      </w:pPr>
      <w:r w:rsidDel="00000000" w:rsidR="00000000" w:rsidRPr="00000000">
        <w:rPr>
          <w:b w:val="1"/>
          <w:bCs w:val="1"/>
          <w:rtl w:val="0"/>
        </w:rPr>
        <w:t xml:space="preserve">Q: What safety measures do you have in place for Perth's hot climate?</w:t>
      </w:r>
    </w:p>
    <w:p w:rsidR="00000000" w:rsidDel="00000000" w:rsidP="00000000" w:rsidRDefault="00000000" w:rsidRPr="00000000" w14:paraId="00000CAC">
      <w:pPr>
        <w:rPr>
          <w:b w:val="1"/>
          <w:bCs w:val="1"/>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Our outdoor learning areas exceed City of Canning requirements with wide-ranging shade structures and sun-safe design features. We've invested in purpose-built shade systems that allow for safe outdoor play year-round, so that children can appreciate fresh air and physical activity even during Perth's hottest months.</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b w:val="1"/>
          <w:bCs w:val="1"/>
        </w:rPr>
      </w:pPr>
      <w:r w:rsidDel="00000000" w:rsidR="00000000" w:rsidRPr="00000000">
        <w:rPr>
          <w:b w:val="1"/>
          <w:bCs w:val="1"/>
          <w:rtl w:val="0"/>
        </w:rPr>
        <w:t xml:space="preserve">Q: How do you support Willetton's multicultural community?</w:t>
      </w:r>
    </w:p>
    <w:p w:rsidR="00000000" w:rsidDel="00000000" w:rsidP="00000000" w:rsidRDefault="00000000" w:rsidRPr="00000000" w14:paraId="00000CB0">
      <w:pPr>
        <w:rPr>
          <w:b w:val="1"/>
          <w:bCs w:val="1"/>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We celebrate major cultural festivals, stock our library with diverse books, and encourage families to share their traditions and languages within the classroom.</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b w:val="1"/>
          <w:bCs w:val="1"/>
        </w:rPr>
      </w:pPr>
      <w:r w:rsidDel="00000000" w:rsidR="00000000" w:rsidRPr="00000000">
        <w:rPr>
          <w:b w:val="1"/>
          <w:bCs w:val="1"/>
          <w:rtl w:val="0"/>
        </w:rPr>
        <w:t xml:space="preserve">Q: What are the primary goals of the school readiness program?</w:t>
      </w:r>
    </w:p>
    <w:p w:rsidR="00000000" w:rsidDel="00000000" w:rsidP="00000000" w:rsidRDefault="00000000" w:rsidRPr="00000000" w14:paraId="00000CB4">
      <w:pPr>
        <w:rPr>
          <w:b w:val="1"/>
          <w:bCs w:val="1"/>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The goals are to develop strong pre-literacy (phonics), numeracy (number sense), and social-emotional resilience so children are "learner-ready."</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b w:val="1"/>
          <w:bCs w:val="1"/>
        </w:rPr>
      </w:pPr>
      <w:r w:rsidDel="00000000" w:rsidR="00000000" w:rsidRPr="00000000">
        <w:rPr>
          <w:b w:val="1"/>
          <w:bCs w:val="1"/>
          <w:rtl w:val="0"/>
        </w:rPr>
        <w:t xml:space="preserve">Q: Are your Kindy hours flexible?</w:t>
      </w:r>
    </w:p>
    <w:p w:rsidR="00000000" w:rsidDel="00000000" w:rsidP="00000000" w:rsidRDefault="00000000" w:rsidRPr="00000000" w14:paraId="00000CB8">
      <w:pPr>
        <w:rPr>
          <w:b w:val="1"/>
          <w:bCs w:val="1"/>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Yes, unlike school-based Kindy, you can drop off as early as 7:00 am and pick up as late as 6:00 pm, while still receiving the full educational program.</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b w:val="1"/>
          <w:bCs w:val="1"/>
        </w:rPr>
      </w:pPr>
      <w:r w:rsidDel="00000000" w:rsidR="00000000" w:rsidRPr="00000000">
        <w:rPr>
          <w:b w:val="1"/>
          <w:bCs w:val="1"/>
          <w:rtl w:val="0"/>
        </w:rPr>
        <w:t xml:space="preserve">Q: How do you accommodate working parents in Willetton?</w:t>
      </w:r>
    </w:p>
    <w:p w:rsidR="00000000" w:rsidDel="00000000" w:rsidP="00000000" w:rsidRDefault="00000000" w:rsidRPr="00000000" w14:paraId="00000CBC">
      <w:pPr>
        <w:rPr>
          <w:b w:val="1"/>
          <w:bCs w:val="1"/>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Understanding that 69.5% of Willetton families have both parents working, we offer flexible scheduling options and extended hours. Our communication systems keep you connected to your child's progress through regular updates, and our central location near major roads makes drop-off and pick-up convenient for busy professionals.</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b w:val="1"/>
          <w:bCs w:val="1"/>
        </w:rPr>
      </w:pPr>
      <w:r w:rsidDel="00000000" w:rsidR="00000000" w:rsidRPr="00000000">
        <w:rPr>
          <w:b w:val="1"/>
          <w:bCs w:val="1"/>
          <w:rtl w:val="0"/>
        </w:rPr>
        <w:t xml:space="preserve">Q: Do you cater to Willetton's multicultural community?</w:t>
      </w:r>
    </w:p>
    <w:p w:rsidR="00000000" w:rsidDel="00000000" w:rsidP="00000000" w:rsidRDefault="00000000" w:rsidRPr="00000000" w14:paraId="00000CC0">
      <w:pPr>
        <w:rPr>
          <w:b w:val="1"/>
          <w:bCs w:val="1"/>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Absolutely. We celebrate the rich cultural diversity of Willetton by incorporating multicultural perspectives into our curriculum. Our inclusive approach makes sure every child feels valued and represented, while learning to appreciate and respect different cultures. This is an essential skill for success in our diverse community.</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Choosing the right kindergarten near Willetton is about more than convenience. It's about finding a partner who shares your vision for your child's future. Our commitment to educational excellence, combined with our deep understanding of the Willetton community, makes us the ideal choice for families seeking more than just childcare. We invite you to visit our modern facility and check out how we can support your child's educational journey from the very beginning.</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[Book your tour today and see why Willetton families choose us for their child's early education]</w:t>
      </w:r>
      <w:r w:rsidDel="00000000" w:rsidR="00000000" w:rsidRPr="00000000">
        <w:br w:type="page"/>
      </w:r>
      <w:r w:rsidDel="00000000" w:rsidR="00000000" w:rsidRPr="00000000">
        <w:rPr>
          <w:rtl w:val="0"/>
        </w:rPr>
      </w:r>
    </w:p>
    <w:p w:rsidR="00000000" w:rsidDel="00000000" w:rsidP="00000000" w:rsidRDefault="00000000" w:rsidRPr="00000000" w14:paraId="00000CC6">
      <w:pPr>
        <w:pStyle w:val="Heading1"/>
        <w:rPr>
          <w:b w:val="1"/>
          <w:bCs w:val="1"/>
        </w:rPr>
      </w:pPr>
      <w:bookmarkStart w:colFirst="0" w:colLast="0" w:name="_sysslhbbsf4b" w:id="27"/>
      <w:bookmarkEnd w:id="27"/>
      <w:r w:rsidDel="00000000" w:rsidR="00000000" w:rsidRPr="00000000">
        <w:rPr>
          <w:b w:val="1"/>
          <w:bCs w:val="1"/>
          <w:rtl w:val="0"/>
        </w:rPr>
        <w:t xml:space="preserve">Page 28 </w:t>
      </w:r>
    </w:p>
    <w:p w:rsidR="00000000" w:rsidDel="00000000" w:rsidP="00000000" w:rsidRDefault="00000000" w:rsidRPr="00000000" w14:paraId="00000CC7">
      <w:pPr>
        <w:rPr>
          <w:b w:val="1"/>
          <w:bCs w:val="1"/>
        </w:rPr>
      </w:pPr>
      <w:r w:rsidDel="00000000" w:rsidR="00000000" w:rsidRPr="00000000">
        <w:rPr>
          <w:b w:val="1"/>
          <w:bCs w:val="1"/>
          <w:rtl w:val="0"/>
        </w:rPr>
        <w:t xml:space="preserve">URL: https://flourishelc.com.au/kindergarten-brentwood-wa/</w:t>
      </w:r>
    </w:p>
    <w:p w:rsidR="00000000" w:rsidDel="00000000" w:rsidP="00000000" w:rsidRDefault="00000000" w:rsidRPr="00000000" w14:paraId="00000CC8">
      <w:pPr>
        <w:rPr/>
      </w:pPr>
      <w:r w:rsidDel="00000000" w:rsidR="00000000" w:rsidRPr="00000000">
        <w:rPr>
          <w:rtl w:val="0"/>
        </w:rPr>
        <w:t xml:space="preserve">Page Type: Location Page</w:t>
      </w:r>
    </w:p>
    <w:p w:rsidR="00000000" w:rsidDel="00000000" w:rsidP="00000000" w:rsidRDefault="00000000" w:rsidRPr="00000000" w14:paraId="00000CC9">
      <w:pPr>
        <w:rPr/>
      </w:pPr>
      <w:r w:rsidDel="00000000" w:rsidR="00000000" w:rsidRPr="00000000">
        <w:rPr>
          <w:rtl w:val="0"/>
        </w:rPr>
        <w:t xml:space="preserve">Content Type: New Content</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Keywords:</w:t>
      </w:r>
    </w:p>
    <w:p w:rsidR="00000000" w:rsidDel="00000000" w:rsidP="00000000" w:rsidRDefault="00000000" w:rsidRPr="00000000" w14:paraId="00000CCC">
      <w:pPr>
        <w:rPr>
          <w:b w:val="1"/>
          <w:bCs w:val="1"/>
        </w:rPr>
      </w:pPr>
      <w:r w:rsidDel="00000000" w:rsidR="00000000" w:rsidRPr="00000000">
        <w:rPr>
          <w:b w:val="1"/>
          <w:bCs w:val="1"/>
          <w:rtl w:val="0"/>
        </w:rPr>
        <w:t xml:space="preserve">Primary keyword: kindergarten near brentwood</w:t>
      </w:r>
    </w:p>
    <w:p w:rsidR="00000000" w:rsidDel="00000000" w:rsidP="00000000" w:rsidRDefault="00000000" w:rsidRPr="00000000" w14:paraId="00000CCD">
      <w:pPr>
        <w:rPr/>
      </w:pPr>
      <w:r w:rsidDel="00000000" w:rsidR="00000000" w:rsidRPr="00000000">
        <w:rPr>
          <w:rtl w:val="0"/>
        </w:rPr>
        <w:t xml:space="preserve">Secondary keywords: </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b w:val="1"/>
          <w:bCs w:val="1"/>
        </w:rPr>
      </w:pPr>
      <w:r w:rsidDel="00000000" w:rsidR="00000000" w:rsidRPr="00000000">
        <w:rPr>
          <w:b w:val="1"/>
          <w:bCs w:val="1"/>
          <w:rtl w:val="0"/>
        </w:rPr>
        <w:t xml:space="preserve">Content:</w:t>
      </w:r>
    </w:p>
    <w:p w:rsidR="00000000" w:rsidDel="00000000" w:rsidP="00000000" w:rsidRDefault="00000000" w:rsidRPr="00000000" w14:paraId="00000CD0">
      <w:pPr>
        <w:rPr/>
      </w:pPr>
      <w:r w:rsidDel="00000000" w:rsidR="00000000" w:rsidRPr="00000000">
        <w:rPr>
          <w:rtl w:val="0"/>
        </w:rPr>
        <w:t xml:space="preserve">Meta Title: Kindergarten Near Brentwood WA | Flourish ELC</w:t>
      </w:r>
    </w:p>
    <w:p w:rsidR="00000000" w:rsidDel="00000000" w:rsidP="00000000" w:rsidRDefault="00000000" w:rsidRPr="00000000" w14:paraId="00000CD1">
      <w:pPr>
        <w:rPr/>
      </w:pPr>
      <w:r w:rsidDel="00000000" w:rsidR="00000000" w:rsidRPr="00000000">
        <w:rPr>
          <w:rtl w:val="0"/>
        </w:rPr>
        <w:t xml:space="preserve">Meta Description: Looking for kindergarten near Brentwood? Flourish ELC offers school readiness programs designed for families seeking the Rossmoyne/Applecross pathway.</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b w:val="1"/>
          <w:bCs w:val="1"/>
        </w:rPr>
      </w:pPr>
      <w:r w:rsidDel="00000000" w:rsidR="00000000" w:rsidRPr="00000000">
        <w:rPr>
          <w:b w:val="1"/>
          <w:bCs w:val="1"/>
          <w:rtl w:val="0"/>
        </w:rPr>
        <w:t xml:space="preserve">H1: Kindergarten Near Brentwood: Your Child's Gateway to Educational Excellence</w:t>
      </w:r>
    </w:p>
    <w:p w:rsidR="00000000" w:rsidDel="00000000" w:rsidP="00000000" w:rsidRDefault="00000000" w:rsidRPr="00000000" w14:paraId="00000CD4">
      <w:pPr>
        <w:spacing w:after="240" w:before="240" w:lineRule="auto"/>
        <w:rPr/>
      </w:pPr>
      <w:r w:rsidDel="00000000" w:rsidR="00000000" w:rsidRPr="00000000">
        <w:rPr>
          <w:rtl w:val="0"/>
        </w:rPr>
        <w:t xml:space="preserve">Educational excellence begins with the right foundation, and that's exactly what Flourish ELC is built to provide. Our kindergarten program near Brentwood combines evidence-based learning with the warmth and joy that make early childhood truly special, giving children the literacy, numeracy, and social skills they need to step into primary school ready and confident.</w:t>
      </w:r>
    </w:p>
    <w:p w:rsidR="00000000" w:rsidDel="00000000" w:rsidP="00000000" w:rsidRDefault="00000000" w:rsidRPr="00000000" w14:paraId="00000CD5">
      <w:pPr>
        <w:spacing w:after="240" w:before="240" w:lineRule="auto"/>
        <w:rPr/>
      </w:pPr>
      <w:r w:rsidDel="00000000" w:rsidR="00000000" w:rsidRPr="00000000">
        <w:rPr>
          <w:rtl w:val="0"/>
        </w:rPr>
        <w:t xml:space="preserve">Nestled </w:t>
      </w:r>
      <w:ins w:author="Cassandra Gorman" w:id="199" w:date="2026-05-13T04:27:52Z">
        <w:r w:rsidDel="00000000" w:rsidR="00000000" w:rsidRPr="00000000">
          <w:rPr>
            <w:rtl w:val="0"/>
          </w:rPr>
          <w:t xml:space="preserve">near</w:t>
        </w:r>
      </w:ins>
      <w:del w:author="Cassandra Gorman" w:id="199" w:date="2026-05-13T04:27:52Z">
        <w:r w:rsidDel="00000000" w:rsidR="00000000" w:rsidRPr="00000000">
          <w:rPr>
            <w:rtl w:val="0"/>
          </w:rPr>
          <w:delText xml:space="preserve">between</w:delText>
        </w:r>
      </w:del>
      <w:r w:rsidDel="00000000" w:rsidR="00000000" w:rsidRPr="00000000">
        <w:rPr>
          <w:rtl w:val="0"/>
        </w:rPr>
        <w:t xml:space="preserve"> the Canning River and Blue Gum Lake Reserve, our setting also gives children something just as valuable: the chance to learn in and through nature, building curiosity and connection alongside academic growth.</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b w:val="1"/>
          <w:bCs w:val="1"/>
        </w:rPr>
      </w:pPr>
      <w:r w:rsidDel="00000000" w:rsidR="00000000" w:rsidRPr="00000000">
        <w:rPr>
          <w:b w:val="1"/>
          <w:bCs w:val="1"/>
          <w:rtl w:val="0"/>
        </w:rPr>
        <w:t xml:space="preserve">H2: Addressing Your Educational Aspirations</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b w:val="1"/>
          <w:bCs w:val="1"/>
        </w:rPr>
      </w:pPr>
      <w:r w:rsidDel="00000000" w:rsidR="00000000" w:rsidRPr="00000000">
        <w:rPr>
          <w:b w:val="1"/>
          <w:bCs w:val="1"/>
          <w:rtl w:val="0"/>
        </w:rPr>
        <w:t xml:space="preserve">H3: Balancing Academic Excellence with Childhood Joy</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At Flourish ELC, we've designed our program as a play-based curriculum that integrates foundational literacy and numeracy skills through engaging, hands-on experiences that children genuinely appreciate.</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Our educators use evidence-based methodologies that transform learning into adventure. The kids could be checking out mathematical concepts through nature-based activities </w:t>
      </w:r>
      <w:ins w:author="Cassandra Gorman" w:id="200" w:date="2026-05-13T04:28:16Z">
        <w:r w:rsidDel="00000000" w:rsidR="00000000" w:rsidRPr="00000000">
          <w:rPr>
            <w:rtl w:val="0"/>
          </w:rPr>
          <w:t xml:space="preserve">inspired by the natural environment of</w:t>
        </w:r>
      </w:ins>
      <w:del w:author="Cassandra Gorman" w:id="200" w:date="2026-05-13T04:28:16Z">
        <w:r w:rsidDel="00000000" w:rsidR="00000000" w:rsidRPr="00000000">
          <w:rPr>
            <w:rtl w:val="0"/>
          </w:rPr>
          <w:delText xml:space="preserve">at</w:delText>
        </w:r>
      </w:del>
      <w:r w:rsidDel="00000000" w:rsidR="00000000" w:rsidRPr="00000000">
        <w:rPr>
          <w:rtl w:val="0"/>
        </w:rPr>
        <w:t xml:space="preserve"> Blue Gum Lake Reserve or developing pre-writing skills through creative arts projects. Children build essential competencies while maintaining their natural curiosity and enthusiasm for discovery.</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[Give Your Child the Brentwood Advantage - Enquire About Our 2027 Kindergarten Program]</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b w:val="1"/>
          <w:bCs w:val="1"/>
        </w:rPr>
      </w:pPr>
      <w:r w:rsidDel="00000000" w:rsidR="00000000" w:rsidRPr="00000000">
        <w:rPr>
          <w:b w:val="1"/>
          <w:bCs w:val="1"/>
          <w:rtl w:val="0"/>
        </w:rPr>
        <w:t xml:space="preserve">H3: Proving Real Learning Through Play</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Our kindergarten program provides detailed progress tracking and regular parent communication, demonstrating your child's development in key areas including:</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numPr>
          <w:ilvl w:val="0"/>
          <w:numId w:val="13"/>
        </w:numPr>
        <w:ind w:left="720" w:hanging="360"/>
        <w:rPr>
          <w:u w:val="none"/>
        </w:rPr>
      </w:pPr>
      <w:r w:rsidDel="00000000" w:rsidR="00000000" w:rsidRPr="00000000">
        <w:rPr>
          <w:rtl w:val="0"/>
        </w:rPr>
        <w:t xml:space="preserve">Pre-literacy skills: phonemic awareness, letter recognition, and early reading comprehension.</w:t>
      </w:r>
    </w:p>
    <w:p w:rsidR="00000000" w:rsidDel="00000000" w:rsidP="00000000" w:rsidRDefault="00000000" w:rsidRPr="00000000" w14:paraId="00000CE6">
      <w:pPr>
        <w:numPr>
          <w:ilvl w:val="0"/>
          <w:numId w:val="13"/>
        </w:numPr>
        <w:ind w:left="720" w:hanging="360"/>
        <w:rPr>
          <w:u w:val="none"/>
        </w:rPr>
      </w:pPr>
      <w:r w:rsidDel="00000000" w:rsidR="00000000" w:rsidRPr="00000000">
        <w:rPr>
          <w:rtl w:val="0"/>
        </w:rPr>
        <w:t xml:space="preserve">Mathematical thinking: number concepts, patterns, and problem-solving strategies.</w:t>
      </w:r>
    </w:p>
    <w:p w:rsidR="00000000" w:rsidDel="00000000" w:rsidP="00000000" w:rsidRDefault="00000000" w:rsidRPr="00000000" w14:paraId="00000CE7">
      <w:pPr>
        <w:numPr>
          <w:ilvl w:val="0"/>
          <w:numId w:val="13"/>
        </w:numPr>
        <w:ind w:left="720" w:hanging="360"/>
        <w:rPr>
          <w:u w:val="none"/>
        </w:rPr>
      </w:pPr>
      <w:r w:rsidDel="00000000" w:rsidR="00000000" w:rsidRPr="00000000">
        <w:rPr>
          <w:rtl w:val="0"/>
        </w:rPr>
        <w:t xml:space="preserve">Social-emotional competencies: collaboration, self-regulation, and communication.</w:t>
      </w:r>
    </w:p>
    <w:p w:rsidR="00000000" w:rsidDel="00000000" w:rsidP="00000000" w:rsidRDefault="00000000" w:rsidRPr="00000000" w14:paraId="00000CE8">
      <w:pPr>
        <w:numPr>
          <w:ilvl w:val="0"/>
          <w:numId w:val="13"/>
        </w:numPr>
        <w:ind w:left="720" w:hanging="360"/>
        <w:rPr>
          <w:u w:val="none"/>
        </w:rPr>
      </w:pPr>
      <w:r w:rsidDel="00000000" w:rsidR="00000000" w:rsidRPr="00000000">
        <w:rPr>
          <w:rtl w:val="0"/>
        </w:rPr>
        <w:t xml:space="preserve">Fine and gross motor development supporting handwriting readiness.</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t xml:space="preserve">We document each child's journey through portfolios showcasing their work, regular assessments aligned with the Early Years Learning Framework, and detailed transition statements that primary schools value. Parents receive extensive updates providing complete transparency about their child's school readiness progress.</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b w:val="1"/>
          <w:bCs w:val="1"/>
        </w:rPr>
      </w:pPr>
      <w:r w:rsidDel="00000000" w:rsidR="00000000" w:rsidRPr="00000000">
        <w:rPr>
          <w:b w:val="1"/>
          <w:bCs w:val="1"/>
          <w:rtl w:val="0"/>
        </w:rPr>
        <w:t xml:space="preserve">H3: Making the Most of Brentwood's Natural Environment</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t xml:space="preserve">Parents chose Brentwood for its leafy, riverside environment and want their child's early learning to reflect this unique setting. Our program welcomes the "garden suburb" character </w:t>
      </w:r>
      <w:ins w:author="Cassandra Gorman" w:id="201" w:date="2026-05-13T04:29:09Z">
        <w:r w:rsidDel="00000000" w:rsidR="00000000" w:rsidRPr="00000000">
          <w:rPr>
            <w:rtl w:val="0"/>
          </w:rPr>
          <w:t xml:space="preserve">with plenty of exciting children’s play equipment</w:t>
        </w:r>
        <w:del w:author="Cassandra Gorman" w:id="201" w:date="2026-05-13T04:29:09Z">
          <w:r w:rsidDel="00000000" w:rsidR="00000000" w:rsidRPr="00000000">
            <w:rPr>
              <w:rtl w:val="0"/>
            </w:rPr>
            <w:delText xml:space="preserve"> </w:delText>
          </w:r>
        </w:del>
      </w:ins>
      <w:del w:author="Cassandra Gorman" w:id="201" w:date="2026-05-13T04:29:09Z">
        <w:r w:rsidDel="00000000" w:rsidR="00000000" w:rsidRPr="00000000">
          <w:rPr>
            <w:rtl w:val="0"/>
          </w:rPr>
          <w:delText xml:space="preserve">championed by the City of Melville,</w:delText>
        </w:r>
      </w:del>
      <w:r w:rsidDel="00000000" w:rsidR="00000000" w:rsidRPr="00000000">
        <w:rPr>
          <w:rtl w:val="0"/>
        </w:rPr>
        <w:t xml:space="preserve"> integrating our beautiful natural surroundings into daily curriculum. </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del w:author="Cassandra Gorman" w:id="202" w:date="2026-05-13T04:30:18Z">
        <w:r w:rsidDel="00000000" w:rsidR="00000000" w:rsidRPr="00000000">
          <w:rPr>
            <w:rtl w:val="0"/>
          </w:rPr>
          <w:delText xml:space="preserve">Regular excursions to the Canning River foreshore and structured nature play experiences develop environmental awareness while building scientific thinking skills. </w:delText>
        </w:r>
      </w:del>
      <w:r w:rsidDel="00000000" w:rsidR="00000000" w:rsidRPr="00000000">
        <w:rPr>
          <w:rtl w:val="0"/>
        </w:rPr>
        <w:t xml:space="preserve">Children learn about local flora and fauna</w:t>
      </w:r>
      <w:ins w:author="Cassandra Gorman" w:id="203" w:date="2026-05-13T04:29:57Z">
        <w:r w:rsidDel="00000000" w:rsidR="00000000" w:rsidRPr="00000000">
          <w:rPr>
            <w:rtl w:val="0"/>
          </w:rPr>
          <w:t xml:space="preserve"> from the Canning River foreshore area</w:t>
        </w:r>
      </w:ins>
      <w:r w:rsidDel="00000000" w:rsidR="00000000" w:rsidRPr="00000000">
        <w:rPr>
          <w:rtl w:val="0"/>
        </w:rPr>
        <w:t xml:space="preserve">, seasonal changes, and sustainable practices - all while developing the observation and inquiry skills essential for future academic success.</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b w:val="1"/>
          <w:bCs w:val="1"/>
        </w:rPr>
      </w:pPr>
      <w:r w:rsidDel="00000000" w:rsidR="00000000" w:rsidRPr="00000000">
        <w:rPr>
          <w:b w:val="1"/>
          <w:bCs w:val="1"/>
          <w:rtl w:val="0"/>
        </w:rPr>
        <w:t xml:space="preserve">H2: Your Local Kindergarten Experts in Brentwood</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We understand the specific expectations of local primary schools like Brentwood Primary and Mount Pleasant Primary, and the downstream academic requirements of the Rossmoyne and Applecross Senior High School pathways.</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You chose Brentwood for its unique lifestyle. Our program serves as the educational foundation that complements that choice. We've studied the transition requirements of local schools and reverse-engineered our curriculum so that your child arrives confident, capable, and ready to thrive.</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Our educators maintain strong relationships with local primary school prep teachers, staying current with evolving expectations and teaching methodologies. This local knowledge means your child receives targeted preparation for the specific educational ecosystem they'll enter, not generic "school readiness" that misses crucial local nuances.</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t xml:space="preserve">[Book a Tour to See Our Kindergarten Program in Action]</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b w:val="1"/>
          <w:bCs w:val="1"/>
        </w:rPr>
      </w:pPr>
      <w:r w:rsidDel="00000000" w:rsidR="00000000" w:rsidRPr="00000000">
        <w:rPr>
          <w:b w:val="1"/>
          <w:bCs w:val="1"/>
          <w:rtl w:val="0"/>
        </w:rPr>
        <w:t xml:space="preserve">H2: Why Choose Flourish ELC for Your Kindergarten Journey</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Our commitment to excellence extends beyond curriculum design. We provide:</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numPr>
          <w:ilvl w:val="0"/>
          <w:numId w:val="94"/>
        </w:numPr>
        <w:ind w:left="720" w:hanging="360"/>
        <w:rPr>
          <w:u w:val="none"/>
        </w:rPr>
      </w:pPr>
      <w:r w:rsidDel="00000000" w:rsidR="00000000" w:rsidRPr="00000000">
        <w:rPr>
          <w:rtl w:val="0"/>
        </w:rPr>
        <w:t xml:space="preserve">Small group sizes provide customised attention for every child.</w:t>
      </w:r>
    </w:p>
    <w:p w:rsidR="00000000" w:rsidDel="00000000" w:rsidP="00000000" w:rsidRDefault="00000000" w:rsidRPr="00000000" w14:paraId="00000D01">
      <w:pPr>
        <w:numPr>
          <w:ilvl w:val="0"/>
          <w:numId w:val="94"/>
        </w:numPr>
        <w:ind w:left="720" w:hanging="360"/>
        <w:rPr>
          <w:u w:val="none"/>
        </w:rPr>
      </w:pPr>
      <w:r w:rsidDel="00000000" w:rsidR="00000000" w:rsidRPr="00000000">
        <w:rPr>
          <w:rtl w:val="0"/>
        </w:rPr>
        <w:t xml:space="preserve">Qualified early childhood educators passionate about kindergarten-age development.</w:t>
      </w:r>
    </w:p>
    <w:p w:rsidR="00000000" w:rsidDel="00000000" w:rsidP="00000000" w:rsidRDefault="00000000" w:rsidRPr="00000000" w14:paraId="00000D02">
      <w:pPr>
        <w:numPr>
          <w:ilvl w:val="0"/>
          <w:numId w:val="94"/>
        </w:numPr>
        <w:ind w:left="720" w:hanging="360"/>
        <w:rPr>
          <w:u w:val="none"/>
        </w:rPr>
      </w:pPr>
      <w:r w:rsidDel="00000000" w:rsidR="00000000" w:rsidRPr="00000000">
        <w:rPr>
          <w:rtl w:val="0"/>
        </w:rPr>
        <w:t xml:space="preserve">Purpose-designed learning spaces that balance structured activities with creative investigation.</w:t>
      </w:r>
    </w:p>
    <w:p w:rsidR="00000000" w:rsidDel="00000000" w:rsidP="00000000" w:rsidRDefault="00000000" w:rsidRPr="00000000" w14:paraId="00000D03">
      <w:pPr>
        <w:numPr>
          <w:ilvl w:val="0"/>
          <w:numId w:val="94"/>
        </w:numPr>
        <w:ind w:left="720" w:hanging="360"/>
        <w:rPr>
          <w:u w:val="none"/>
        </w:rPr>
      </w:pPr>
      <w:r w:rsidDel="00000000" w:rsidR="00000000" w:rsidRPr="00000000">
        <w:rPr>
          <w:rtl w:val="0"/>
        </w:rPr>
        <w:t xml:space="preserve">Regular parent engagement opportunities including workshops and information sessions.</w:t>
      </w:r>
    </w:p>
    <w:p w:rsidR="00000000" w:rsidDel="00000000" w:rsidP="00000000" w:rsidRDefault="00000000" w:rsidRPr="00000000" w14:paraId="00000D04">
      <w:pPr>
        <w:numPr>
          <w:ilvl w:val="0"/>
          <w:numId w:val="94"/>
        </w:numPr>
        <w:ind w:left="720" w:hanging="360"/>
        <w:rPr>
          <w:u w:val="none"/>
        </w:rPr>
      </w:pPr>
      <w:r w:rsidDel="00000000" w:rsidR="00000000" w:rsidRPr="00000000">
        <w:rPr>
          <w:rtl w:val="0"/>
        </w:rPr>
        <w:t xml:space="preserve">Extensive transition support including school visits and preparation activities.</w:t>
      </w:r>
    </w:p>
    <w:p w:rsidR="00000000" w:rsidDel="00000000" w:rsidP="00000000" w:rsidRDefault="00000000" w:rsidRPr="00000000" w14:paraId="00000D05">
      <w:pPr>
        <w:numPr>
          <w:ilvl w:val="0"/>
          <w:numId w:val="94"/>
        </w:numPr>
        <w:ind w:left="720" w:hanging="360"/>
        <w:rPr>
          <w:u w:val="none"/>
        </w:rPr>
      </w:pPr>
      <w:r w:rsidDel="00000000" w:rsidR="00000000" w:rsidRPr="00000000">
        <w:rPr>
          <w:rtl w:val="0"/>
        </w:rPr>
        <w:t xml:space="preserve">A proven track record of successful transitions to local primary schools.</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We believe in transparency and open communication. Parents have direct access to educators, receive regular updates about their child's progress, and participate in collaborative goal-setting for their child's development. Our approach makes you an active partner in your child's kindergarten journey.</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b w:val="1"/>
          <w:bCs w:val="1"/>
        </w:rPr>
      </w:pPr>
      <w:r w:rsidDel="00000000" w:rsidR="00000000" w:rsidRPr="00000000">
        <w:rPr>
          <w:b w:val="1"/>
          <w:bCs w:val="1"/>
          <w:rtl w:val="0"/>
        </w:rPr>
        <w:t xml:space="preserve">H2: Building Specific Skills for School Success</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Our kindergarten program systematically develops the specific competencies local primary schools expect:</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numPr>
          <w:ilvl w:val="0"/>
          <w:numId w:val="14"/>
        </w:numPr>
        <w:ind w:left="720" w:hanging="360"/>
        <w:rPr>
          <w:u w:val="none"/>
        </w:rPr>
      </w:pPr>
      <w:r w:rsidDel="00000000" w:rsidR="00000000" w:rsidRPr="00000000">
        <w:rPr>
          <w:b w:val="1"/>
          <w:bCs w:val="1"/>
          <w:rtl w:val="0"/>
        </w:rPr>
        <w:t xml:space="preserve">Literacy Foundations</w:t>
      </w:r>
      <w:r w:rsidDel="00000000" w:rsidR="00000000" w:rsidRPr="00000000">
        <w:rPr>
          <w:rtl w:val="0"/>
        </w:rPr>
        <w:t xml:space="preserve">: From phonics and sight words to story comprehension and creative expression.</w:t>
      </w:r>
    </w:p>
    <w:p w:rsidR="00000000" w:rsidDel="00000000" w:rsidP="00000000" w:rsidRDefault="00000000" w:rsidRPr="00000000" w14:paraId="00000D0E">
      <w:pPr>
        <w:numPr>
          <w:ilvl w:val="0"/>
          <w:numId w:val="14"/>
        </w:numPr>
        <w:ind w:left="720" w:hanging="360"/>
        <w:rPr>
          <w:u w:val="none"/>
        </w:rPr>
      </w:pPr>
      <w:r w:rsidDel="00000000" w:rsidR="00000000" w:rsidRPr="00000000">
        <w:rPr>
          <w:b w:val="1"/>
          <w:bCs w:val="1"/>
          <w:rtl w:val="0"/>
        </w:rPr>
        <w:t xml:space="preserve">Mathematical Thinking</w:t>
      </w:r>
      <w:r w:rsidDel="00000000" w:rsidR="00000000" w:rsidRPr="00000000">
        <w:rPr>
          <w:rtl w:val="0"/>
        </w:rPr>
        <w:t xml:space="preserve">: Number sense, measurement concepts, and logical reasoning through hands-on examination.</w:t>
      </w:r>
    </w:p>
    <w:p w:rsidR="00000000" w:rsidDel="00000000" w:rsidP="00000000" w:rsidRDefault="00000000" w:rsidRPr="00000000" w14:paraId="00000D0F">
      <w:pPr>
        <w:numPr>
          <w:ilvl w:val="0"/>
          <w:numId w:val="14"/>
        </w:numPr>
        <w:ind w:left="720" w:hanging="360"/>
        <w:rPr>
          <w:u w:val="none"/>
        </w:rPr>
      </w:pPr>
      <w:r w:rsidDel="00000000" w:rsidR="00000000" w:rsidRPr="00000000">
        <w:rPr>
          <w:b w:val="1"/>
          <w:bCs w:val="1"/>
          <w:rtl w:val="0"/>
        </w:rPr>
        <w:t xml:space="preserve">Scientific Inquiry</w:t>
      </w:r>
      <w:r w:rsidDel="00000000" w:rsidR="00000000" w:rsidRPr="00000000">
        <w:rPr>
          <w:rtl w:val="0"/>
        </w:rPr>
        <w:t xml:space="preserve">: Observation, hypothesis formation, and evidence-based thinking.</w:t>
      </w:r>
    </w:p>
    <w:p w:rsidR="00000000" w:rsidDel="00000000" w:rsidP="00000000" w:rsidRDefault="00000000" w:rsidRPr="00000000" w14:paraId="00000D10">
      <w:pPr>
        <w:numPr>
          <w:ilvl w:val="0"/>
          <w:numId w:val="14"/>
        </w:numPr>
        <w:ind w:left="720" w:hanging="360"/>
        <w:rPr>
          <w:u w:val="none"/>
        </w:rPr>
      </w:pPr>
      <w:r w:rsidDel="00000000" w:rsidR="00000000" w:rsidRPr="00000000">
        <w:rPr>
          <w:b w:val="1"/>
          <w:bCs w:val="1"/>
          <w:rtl w:val="0"/>
        </w:rPr>
        <w:t xml:space="preserve">Social Skills</w:t>
      </w:r>
      <w:r w:rsidDel="00000000" w:rsidR="00000000" w:rsidRPr="00000000">
        <w:rPr>
          <w:rtl w:val="0"/>
        </w:rPr>
        <w:t xml:space="preserve">: Turn-taking, conflict resolution, and collaborative problem-solving.</w:t>
      </w:r>
    </w:p>
    <w:p w:rsidR="00000000" w:rsidDel="00000000" w:rsidP="00000000" w:rsidRDefault="00000000" w:rsidRPr="00000000" w14:paraId="00000D11">
      <w:pPr>
        <w:numPr>
          <w:ilvl w:val="0"/>
          <w:numId w:val="14"/>
        </w:numPr>
        <w:ind w:left="720" w:hanging="360"/>
        <w:rPr>
          <w:u w:val="none"/>
        </w:rPr>
      </w:pPr>
      <w:r w:rsidDel="00000000" w:rsidR="00000000" w:rsidRPr="00000000">
        <w:rPr>
          <w:b w:val="1"/>
          <w:bCs w:val="1"/>
          <w:rtl w:val="0"/>
        </w:rPr>
        <w:t xml:space="preserve">Independence</w:t>
      </w:r>
      <w:r w:rsidDel="00000000" w:rsidR="00000000" w:rsidRPr="00000000">
        <w:rPr>
          <w:rtl w:val="0"/>
        </w:rPr>
        <w:t xml:space="preserve">: Self-care routines, organisational skills, and personal responsibility.</w:t>
      </w:r>
    </w:p>
    <w:p w:rsidR="00000000" w:rsidDel="00000000" w:rsidP="00000000" w:rsidRDefault="00000000" w:rsidRPr="00000000" w14:paraId="00000D12">
      <w:pPr>
        <w:numPr>
          <w:ilvl w:val="0"/>
          <w:numId w:val="14"/>
        </w:numPr>
        <w:ind w:left="720" w:hanging="360"/>
        <w:rPr>
          <w:u w:val="none"/>
        </w:rPr>
      </w:pPr>
      <w:r w:rsidDel="00000000" w:rsidR="00000000" w:rsidRPr="00000000">
        <w:rPr>
          <w:b w:val="1"/>
          <w:bCs w:val="1"/>
          <w:rtl w:val="0"/>
        </w:rPr>
        <w:t xml:space="preserve">Creative Expression</w:t>
      </w:r>
      <w:r w:rsidDel="00000000" w:rsidR="00000000" w:rsidRPr="00000000">
        <w:rPr>
          <w:rtl w:val="0"/>
        </w:rPr>
        <w:t xml:space="preserve">: Art, music, drama, and imaginative play supporting whole-child development.</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Each activity purposefully builds school-relevant skills while maintaining the joy and wonder of early childhood learning.</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b w:val="1"/>
          <w:bCs w:val="1"/>
        </w:rPr>
      </w:pPr>
      <w:r w:rsidDel="00000000" w:rsidR="00000000" w:rsidRPr="00000000">
        <w:rPr>
          <w:b w:val="1"/>
          <w:bCs w:val="1"/>
          <w:rtl w:val="0"/>
        </w:rPr>
        <w:t xml:space="preserve">H2: The Flourish ELC Difference</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Unlike generic early learning programs, we offer specific preparation for Brentwood families' educational aspirations. Our curriculum is reverse-engineered from the expectations of local primary schools that feed into the area's first-rate high schools. We provide the specific Brentwood advantage your child needs.</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Our nature-based philosophy aligns perfectly with the community's values, making daily use of the incredible natural resources surrounding us. Children develop a deep connection to their local environment while building the academic foundations essential for future success.</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With school </w:t>
      </w:r>
      <w:r w:rsidDel="00000000" w:rsidR="00000000" w:rsidRPr="00000000">
        <w:rPr>
          <w:rtl w:val="0"/>
        </w:rPr>
        <w:t xml:space="preserve">enrolment</w:t>
      </w:r>
      <w:r w:rsidDel="00000000" w:rsidR="00000000" w:rsidRPr="00000000">
        <w:rPr>
          <w:rtl w:val="0"/>
        </w:rPr>
        <w:t xml:space="preserve"> dates for 2027 approaching, now is the critical time to secure your child's place and build their confidence for a successful start to primary school. Our limited places confirm the small group sizes and custom attention that deliver genuine school readiness outcomes.</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b w:val="1"/>
          <w:bCs w:val="1"/>
        </w:rPr>
      </w:pPr>
      <w:r w:rsidDel="00000000" w:rsidR="00000000" w:rsidRPr="00000000">
        <w:rPr>
          <w:b w:val="1"/>
          <w:bCs w:val="1"/>
          <w:rtl w:val="0"/>
        </w:rPr>
        <w:t xml:space="preserve">Q: What age is kindergarten in Western Australia?</w:t>
      </w:r>
    </w:p>
    <w:p w:rsidR="00000000" w:rsidDel="00000000" w:rsidP="00000000" w:rsidRDefault="00000000" w:rsidRPr="00000000" w14:paraId="00000D21">
      <w:pPr>
        <w:rPr>
          <w:b w:val="1"/>
          <w:bCs w:val="1"/>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In WA, kindergarten programs serve children who turn 4 years old by 30 June in their kindergarten year. This makes sure children are developmentally ready for the program's learning experiences.</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b w:val="1"/>
          <w:bCs w:val="1"/>
        </w:rPr>
      </w:pPr>
      <w:r w:rsidDel="00000000" w:rsidR="00000000" w:rsidRPr="00000000">
        <w:rPr>
          <w:b w:val="1"/>
          <w:bCs w:val="1"/>
          <w:rtl w:val="0"/>
        </w:rPr>
        <w:t xml:space="preserve">Q: How does your kindergarten program differ from regular childcare?</w:t>
      </w:r>
    </w:p>
    <w:p w:rsidR="00000000" w:rsidDel="00000000" w:rsidP="00000000" w:rsidRDefault="00000000" w:rsidRPr="00000000" w14:paraId="00000D25">
      <w:pPr>
        <w:rPr>
          <w:b w:val="1"/>
          <w:bCs w:val="1"/>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Our kindergarten program follows the approved government curriculum with specific school readiness objectives. We employ qualified early childhood teachers and maintain structured learning programs designed to prepare children for formal schooling.</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b w:val="1"/>
          <w:bCs w:val="1"/>
        </w:rPr>
      </w:pPr>
      <w:r w:rsidDel="00000000" w:rsidR="00000000" w:rsidRPr="00000000">
        <w:rPr>
          <w:b w:val="1"/>
          <w:bCs w:val="1"/>
          <w:rtl w:val="0"/>
        </w:rPr>
        <w:t xml:space="preserve">Q: Do you offer full-day or half-day kindergarten programs?</w:t>
      </w:r>
    </w:p>
    <w:p w:rsidR="00000000" w:rsidDel="00000000" w:rsidP="00000000" w:rsidRDefault="00000000" w:rsidRPr="00000000" w14:paraId="00000D29">
      <w:pPr>
        <w:rPr>
          <w:b w:val="1"/>
          <w:bCs w:val="1"/>
        </w:rPr>
      </w:pPr>
      <w:r w:rsidDel="00000000" w:rsidR="00000000" w:rsidRPr="00000000">
        <w:rPr>
          <w:rtl w:val="0"/>
        </w:rPr>
      </w:r>
    </w:p>
    <w:p w:rsidR="00000000" w:rsidDel="00000000" w:rsidP="00000000" w:rsidRDefault="00000000" w:rsidRPr="00000000" w14:paraId="00000D2A">
      <w:pPr>
        <w:rPr/>
      </w:pPr>
      <w:ins w:author="Cassandra Gorman" w:id="204" w:date="2026-05-13T04:31:02Z">
        <w:r w:rsidDel="00000000" w:rsidR="00000000" w:rsidRPr="00000000">
          <w:rPr>
            <w:rtl w:val="0"/>
            <w:rPrChange w:author="Cassandra Gorman" w:id="205" w:date="2026-05-13T04:31:02Z">
              <w:rPr>
                <w:b w:val="1"/>
                <w:bCs w:val="1"/>
              </w:rPr>
            </w:rPrChange>
          </w:rPr>
          <w:t xml:space="preserve">As a long day care service licensed centre, </w:t>
        </w:r>
      </w:ins>
      <w:del w:author="Cassandra Gorman" w:id="204" w:date="2026-05-13T04:31:02Z">
        <w:r w:rsidDel="00000000" w:rsidR="00000000" w:rsidRPr="00000000">
          <w:rPr>
            <w:rtl w:val="0"/>
          </w:rPr>
          <w:delText xml:space="preserve">W</w:delText>
        </w:r>
      </w:del>
      <w:ins w:author="Cassandra Gorman" w:id="204" w:date="2026-05-13T04:31:02Z">
        <w:r w:rsidDel="00000000" w:rsidR="00000000" w:rsidRPr="00000000">
          <w:rPr>
            <w:rtl w:val="0"/>
          </w:rPr>
          <w:t xml:space="preserve">w</w:t>
        </w:r>
      </w:ins>
      <w:r w:rsidDel="00000000" w:rsidR="00000000" w:rsidRPr="00000000">
        <w:rPr>
          <w:rtl w:val="0"/>
        </w:rPr>
        <w:t xml:space="preserve">e offer flexible attendance options to suit different family needs. Our programs deliver extensive educational outcomes whether children attend full </w:t>
      </w:r>
      <w:ins w:author="Cassandra Gorman" w:id="206" w:date="2026-05-13T04:31:33Z">
        <w:r w:rsidDel="00000000" w:rsidR="00000000" w:rsidRPr="00000000">
          <w:rPr>
            <w:rtl w:val="0"/>
          </w:rPr>
          <w:t xml:space="preserve">week </w:t>
        </w:r>
      </w:ins>
      <w:r w:rsidDel="00000000" w:rsidR="00000000" w:rsidRPr="00000000">
        <w:rPr>
          <w:rtl w:val="0"/>
        </w:rPr>
        <w:t xml:space="preserve">or </w:t>
      </w:r>
      <w:ins w:author="Cassandra Gorman" w:id="207" w:date="2026-05-13T04:31:36Z">
        <w:r w:rsidDel="00000000" w:rsidR="00000000" w:rsidRPr="00000000">
          <w:rPr>
            <w:rtl w:val="0"/>
            <w:rPrChange w:author="Cassandra Gorman" w:id="208" w:date="2026-05-13T04:31:36Z">
              <w:rPr/>
            </w:rPrChange>
          </w:rPr>
          <w:t xml:space="preserve">partial</w:t>
        </w:r>
      </w:ins>
      <w:del w:author="Cassandra Gorman" w:id="207" w:date="2026-05-13T04:31:36Z">
        <w:r w:rsidDel="00000000" w:rsidR="00000000" w:rsidRPr="00000000">
          <w:rPr>
            <w:rtl w:val="0"/>
            <w:rPrChange w:author="Cassandra Gorman" w:id="208" w:date="2026-05-13T04:31:36Z">
              <w:rPr/>
            </w:rPrChange>
          </w:rPr>
          <w:delText xml:space="preserve">part</w:delText>
        </w:r>
      </w:del>
      <w:ins w:author="Cassandra Gorman" w:id="207" w:date="2026-05-13T04:31:36Z">
        <w:del w:author="Cassandra Gorman" w:id="207" w:date="2026-05-13T04:31:36Z">
          <w:r w:rsidDel="00000000" w:rsidR="00000000" w:rsidRPr="00000000">
            <w:rPr>
              <w:rtl w:val="0"/>
              <w:rPrChange w:author="Cassandra Gorman" w:id="208" w:date="2026-05-13T04:31:36Z">
                <w:rPr/>
              </w:rPrChange>
            </w:rPr>
            <w:delText xml:space="preserve">il</w:delText>
          </w:r>
        </w:del>
        <w:r w:rsidDel="00000000" w:rsidR="00000000" w:rsidRPr="00000000">
          <w:rPr>
            <w:rtl w:val="0"/>
          </w:rPr>
          <w:t xml:space="preserve"> week days of your choosing, subject to availability.</w:t>
        </w:r>
      </w:ins>
      <w:del w:author="Cassandra Gorman" w:id="207" w:date="2026-05-13T04:31:36Z">
        <w:r w:rsidDel="00000000" w:rsidR="00000000" w:rsidRPr="00000000">
          <w:rPr>
            <w:rtl w:val="0"/>
          </w:rPr>
          <w:delText xml:space="preserve">-time.</w:delText>
        </w:r>
      </w:del>
      <w:r w:rsidDel="00000000" w:rsidR="00000000" w:rsidRPr="00000000">
        <w:rPr>
          <w:rtl w:val="0"/>
        </w:rPr>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del w:author="Cassandra Gorman" w:id="209" w:date="2026-05-13T04:32:08Z"/>
          <w:b w:val="1"/>
          <w:bCs w:val="1"/>
        </w:rPr>
      </w:pPr>
      <w:del w:author="Cassandra Gorman" w:id="209" w:date="2026-05-13T04:32:08Z">
        <w:r w:rsidDel="00000000" w:rsidR="00000000" w:rsidRPr="00000000">
          <w:rPr>
            <w:b w:val="1"/>
            <w:bCs w:val="1"/>
            <w:rtl w:val="0"/>
          </w:rPr>
          <w:delText xml:space="preserve">Q: What is a "Transition Statement"?</w:delText>
        </w:r>
      </w:del>
    </w:p>
    <w:p w:rsidR="00000000" w:rsidDel="00000000" w:rsidP="00000000" w:rsidRDefault="00000000" w:rsidRPr="00000000" w14:paraId="00000D2D">
      <w:pPr>
        <w:rPr>
          <w:del w:author="Cassandra Gorman" w:id="209" w:date="2026-05-13T04:32:08Z"/>
          <w:b w:val="1"/>
          <w:bCs w:val="1"/>
        </w:rPr>
      </w:pPr>
      <w:del w:author="Cassandra Gorman" w:id="209" w:date="2026-05-13T04:32:08Z">
        <w:r w:rsidDel="00000000" w:rsidR="00000000" w:rsidRPr="00000000">
          <w:rPr>
            <w:rtl w:val="0"/>
          </w:rPr>
        </w:r>
      </w:del>
    </w:p>
    <w:p w:rsidR="00000000" w:rsidDel="00000000" w:rsidP="00000000" w:rsidRDefault="00000000" w:rsidRPr="00000000" w14:paraId="00000D2E">
      <w:pPr>
        <w:rPr/>
      </w:pPr>
      <w:del w:author="Cassandra Gorman" w:id="209" w:date="2026-05-13T04:32:08Z">
        <w:r w:rsidDel="00000000" w:rsidR="00000000" w:rsidRPr="00000000">
          <w:rPr>
            <w:rtl w:val="0"/>
          </w:rPr>
          <w:delText xml:space="preserve">It is a formal document we prepare for your child’s future primary school teacher that outlines their strengths, interests, and learning style to ensure a smooth start to Year 1.</w:delText>
        </w:r>
      </w:del>
      <w:r w:rsidDel="00000000" w:rsidR="00000000" w:rsidRPr="00000000">
        <w:rPr>
          <w:rtl w:val="0"/>
        </w:rPr>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b w:val="1"/>
          <w:bCs w:val="1"/>
        </w:rPr>
      </w:pPr>
      <w:r w:rsidDel="00000000" w:rsidR="00000000" w:rsidRPr="00000000">
        <w:rPr>
          <w:b w:val="1"/>
          <w:bCs w:val="1"/>
          <w:rtl w:val="0"/>
        </w:rPr>
        <w:t xml:space="preserve">Q: How do you use Blue Gum Lake in your curriculum?</w:t>
      </w:r>
    </w:p>
    <w:p w:rsidR="00000000" w:rsidDel="00000000" w:rsidP="00000000" w:rsidRDefault="00000000" w:rsidRPr="00000000" w14:paraId="00000D31">
      <w:pPr>
        <w:rPr>
          <w:b w:val="1"/>
          <w:bCs w:val="1"/>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We </w:t>
      </w:r>
      <w:ins w:author="Cassandra Gorman" w:id="210" w:date="2026-05-13T04:32:27Z">
        <w:r w:rsidDel="00000000" w:rsidR="00000000" w:rsidRPr="00000000">
          <w:rPr>
            <w:rtl w:val="0"/>
          </w:rPr>
          <w:t xml:space="preserve">research</w:t>
        </w:r>
      </w:ins>
      <w:del w:author="Cassandra Gorman" w:id="210" w:date="2026-05-13T04:32:27Z">
        <w:r w:rsidDel="00000000" w:rsidR="00000000" w:rsidRPr="00000000">
          <w:rPr>
            <w:rtl w:val="0"/>
          </w:rPr>
          <w:delText xml:space="preserve">use</w:delText>
        </w:r>
      </w:del>
      <w:r w:rsidDel="00000000" w:rsidR="00000000" w:rsidRPr="00000000">
        <w:rPr>
          <w:rtl w:val="0"/>
        </w:rPr>
        <w:t xml:space="preserve"> the </w:t>
      </w:r>
      <w:ins w:author="Cassandra Gorman" w:id="211" w:date="2026-05-13T04:32:33Z">
        <w:r w:rsidDel="00000000" w:rsidR="00000000" w:rsidRPr="00000000">
          <w:rPr>
            <w:rtl w:val="0"/>
          </w:rPr>
          <w:t xml:space="preserve">local</w:t>
        </w:r>
      </w:ins>
      <w:del w:author="Cassandra Gorman" w:id="211" w:date="2026-05-13T04:32:33Z">
        <w:r w:rsidDel="00000000" w:rsidR="00000000" w:rsidRPr="00000000">
          <w:rPr>
            <w:rtl w:val="0"/>
          </w:rPr>
          <w:delText xml:space="preserve">lake</w:delText>
        </w:r>
      </w:del>
      <w:r w:rsidDel="00000000" w:rsidR="00000000" w:rsidRPr="00000000">
        <w:rPr>
          <w:rtl w:val="0"/>
        </w:rPr>
        <w:t xml:space="preserve"> area </w:t>
      </w:r>
      <w:ins w:author="Cassandra Gorman" w:id="212" w:date="2026-05-13T04:32:54Z">
        <w:r w:rsidDel="00000000" w:rsidR="00000000" w:rsidRPr="00000000">
          <w:rPr>
            <w:rtl w:val="0"/>
          </w:rPr>
          <w:t xml:space="preserve">to understand flora and fauna to include in our programming </w:t>
        </w:r>
        <w:r w:rsidDel="00000000" w:rsidR="00000000" w:rsidRPr="00000000">
          <w:rPr>
            <w:rtl w:val="0"/>
            <w:rPrChange w:author="Cassandra Gorman" w:id="213" w:date="2026-05-13T04:32:54Z">
              <w:rPr/>
            </w:rPrChange>
          </w:rPr>
          <w:t xml:space="preserve">activities</w:t>
        </w:r>
        <w:r w:rsidDel="00000000" w:rsidR="00000000" w:rsidRPr="00000000">
          <w:rPr>
            <w:rtl w:val="0"/>
          </w:rPr>
          <w:t xml:space="preserve"> and </w:t>
        </w:r>
        <w:r w:rsidDel="00000000" w:rsidR="00000000" w:rsidRPr="00000000">
          <w:rPr>
            <w:rtl w:val="0"/>
            <w:rPrChange w:author="Cassandra Gorman" w:id="213" w:date="2026-05-13T04:32:54Z">
              <w:rPr/>
            </w:rPrChange>
          </w:rPr>
          <w:t xml:space="preserve">experiences</w:t>
        </w:r>
        <w:r w:rsidDel="00000000" w:rsidR="00000000" w:rsidRPr="00000000">
          <w:rPr>
            <w:rtl w:val="0"/>
          </w:rPr>
          <w:t xml:space="preserve">, </w:t>
        </w:r>
      </w:ins>
      <w:del w:author="Cassandra Gorman" w:id="212" w:date="2026-05-13T04:32:54Z">
        <w:r w:rsidDel="00000000" w:rsidR="00000000" w:rsidRPr="00000000">
          <w:rPr>
            <w:rtl w:val="0"/>
          </w:rPr>
          <w:delText xml:space="preserve">for bird watching and nature sketching, </w:delText>
        </w:r>
      </w:del>
      <w:r w:rsidDel="00000000" w:rsidR="00000000" w:rsidRPr="00000000">
        <w:rPr>
          <w:rtl w:val="0"/>
        </w:rPr>
        <w:t xml:space="preserve">helping children develop </w:t>
      </w:r>
      <w:del w:author="Cassandra Gorman" w:id="214" w:date="2026-05-13T04:33:35Z">
        <w:r w:rsidDel="00000000" w:rsidR="00000000" w:rsidRPr="00000000">
          <w:rPr>
            <w:rtl w:val="0"/>
          </w:rPr>
          <w:delText xml:space="preserve">observation </w:delText>
        </w:r>
      </w:del>
      <w:r w:rsidDel="00000000" w:rsidR="00000000" w:rsidRPr="00000000">
        <w:rPr>
          <w:rtl w:val="0"/>
        </w:rPr>
        <w:t xml:space="preserve">skills and a connection to the </w:t>
      </w:r>
      <w:ins w:author="Cassandra Gorman" w:id="215" w:date="2026-05-13T04:33:38Z">
        <w:r w:rsidDel="00000000" w:rsidR="00000000" w:rsidRPr="00000000">
          <w:rPr>
            <w:rtl w:val="0"/>
          </w:rPr>
          <w:t xml:space="preserve">Australian and local Brentwood</w:t>
        </w:r>
      </w:ins>
      <w:del w:author="Cassandra Gorman" w:id="215" w:date="2026-05-13T04:33:38Z">
        <w:r w:rsidDel="00000000" w:rsidR="00000000" w:rsidRPr="00000000">
          <w:rPr>
            <w:rtl w:val="0"/>
          </w:rPr>
          <w:delText xml:space="preserve">Brentwood</w:delText>
        </w:r>
      </w:del>
      <w:r w:rsidDel="00000000" w:rsidR="00000000" w:rsidRPr="00000000">
        <w:rPr>
          <w:rtl w:val="0"/>
        </w:rPr>
        <w:t xml:space="preserve"> ecosystem.</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b w:val="1"/>
          <w:bCs w:val="1"/>
        </w:rPr>
      </w:pPr>
      <w:r w:rsidDel="00000000" w:rsidR="00000000" w:rsidRPr="00000000">
        <w:rPr>
          <w:b w:val="1"/>
          <w:bCs w:val="1"/>
          <w:rtl w:val="0"/>
        </w:rPr>
        <w:t xml:space="preserve">Q: Is there an application fee?</w:t>
      </w:r>
    </w:p>
    <w:p w:rsidR="00000000" w:rsidDel="00000000" w:rsidP="00000000" w:rsidRDefault="00000000" w:rsidRPr="00000000" w14:paraId="00000D35">
      <w:pPr>
        <w:rPr>
          <w:b w:val="1"/>
          <w:bCs w:val="1"/>
        </w:rPr>
      </w:pPr>
      <w:r w:rsidDel="00000000" w:rsidR="00000000" w:rsidRPr="00000000">
        <w:rPr>
          <w:rtl w:val="0"/>
        </w:rPr>
      </w:r>
    </w:p>
    <w:p w:rsidR="00000000" w:rsidDel="00000000" w:rsidP="00000000" w:rsidRDefault="00000000" w:rsidRPr="00000000" w14:paraId="00000D36">
      <w:pPr>
        <w:rPr/>
      </w:pPr>
      <w:ins w:author="Cassandra Gorman" w:id="216" w:date="2026-05-13T04:34:18Z">
        <w:r w:rsidDel="00000000" w:rsidR="00000000" w:rsidRPr="00000000">
          <w:rPr>
            <w:rtl w:val="0"/>
            <w:rPrChange w:author="Cassandra Gorman" w:id="217" w:date="2026-05-13T04:34:18Z">
              <w:rPr>
                <w:b w:val="1"/>
                <w:bCs w:val="1"/>
              </w:rPr>
            </w:rPrChange>
          </w:rPr>
          <w:t xml:space="preserve">We do not charge an </w:t>
        </w:r>
        <w:r w:rsidDel="00000000" w:rsidR="00000000" w:rsidRPr="00000000">
          <w:rPr>
            <w:rtl w:val="0"/>
            <w:rPrChange w:author="Cassandra Gorman" w:id="217" w:date="2026-05-13T04:34:18Z">
              <w:rPr>
                <w:b w:val="1"/>
                <w:bCs w:val="1"/>
              </w:rPr>
            </w:rPrChange>
          </w:rPr>
          <w:t xml:space="preserve">application</w:t>
        </w:r>
        <w:r w:rsidDel="00000000" w:rsidR="00000000" w:rsidRPr="00000000">
          <w:rPr>
            <w:rtl w:val="0"/>
            <w:rPrChange w:author="Cassandra Gorman" w:id="217" w:date="2026-05-13T04:34:18Z">
              <w:rPr>
                <w:b w:val="1"/>
                <w:bCs w:val="1"/>
              </w:rPr>
            </w:rPrChange>
          </w:rPr>
          <w:t xml:space="preserve"> fee or bond! Fee payments include CCS payments direct from Centrelink for </w:t>
        </w:r>
        <w:r w:rsidDel="00000000" w:rsidR="00000000" w:rsidRPr="00000000">
          <w:rPr>
            <w:rtl w:val="0"/>
            <w:rPrChange w:author="Cassandra Gorman" w:id="217" w:date="2026-05-13T04:34:18Z">
              <w:rPr>
                <w:b w:val="1"/>
                <w:bCs w:val="1"/>
              </w:rPr>
            </w:rPrChange>
          </w:rPr>
          <w:t xml:space="preserve">eligible</w:t>
        </w:r>
        <w:r w:rsidDel="00000000" w:rsidR="00000000" w:rsidRPr="00000000">
          <w:rPr>
            <w:rtl w:val="0"/>
            <w:rPrChange w:author="Cassandra Gorman" w:id="217" w:date="2026-05-13T04:34:18Z">
              <w:rPr>
                <w:b w:val="1"/>
                <w:bCs w:val="1"/>
              </w:rPr>
            </w:rPrChange>
          </w:rPr>
          <w:t xml:space="preserve"> families and direct debit for the gap. Fees are payable one week in advance of the current week. </w:t>
        </w:r>
      </w:ins>
      <w:del w:author="Cassandra Gorman" w:id="216" w:date="2026-05-13T04:34:18Z">
        <w:r w:rsidDel="00000000" w:rsidR="00000000" w:rsidRPr="00000000">
          <w:rPr>
            <w:rtl w:val="0"/>
            <w:rPrChange w:author="Cassandra Gorman" w:id="217" w:date="2026-05-13T04:34:18Z">
              <w:rPr/>
            </w:rPrChange>
          </w:rPr>
          <w:delText xml:space="preserve">We charge a small fee to join our waitlist, which is then credited toward your enrolment fee once a place is secured</w:delText>
        </w:r>
      </w:del>
      <w:r w:rsidDel="00000000" w:rsidR="00000000" w:rsidRPr="00000000">
        <w:rPr>
          <w:rtl w:val="0"/>
        </w:rPr>
        <w:t xml:space="preserve">.</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b w:val="1"/>
          <w:bCs w:val="1"/>
        </w:rPr>
      </w:pPr>
      <w:r w:rsidDel="00000000" w:rsidR="00000000" w:rsidRPr="00000000">
        <w:rPr>
          <w:b w:val="1"/>
          <w:bCs w:val="1"/>
          <w:rtl w:val="0"/>
        </w:rPr>
        <w:t xml:space="preserve">Q: How do you assess and track my child's progress?</w:t>
      </w:r>
    </w:p>
    <w:p w:rsidR="00000000" w:rsidDel="00000000" w:rsidP="00000000" w:rsidRDefault="00000000" w:rsidRPr="00000000" w14:paraId="00000D39">
      <w:pPr>
        <w:rPr>
          <w:b w:val="1"/>
          <w:bCs w:val="1"/>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We use observation-based assessments aligned with the Early Years Learning Framework, maintain detailed portfolios of children's work, and provide regular progress reports. Parents receive extensive transition statements valuable for primary school enrolment.</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b w:val="1"/>
          <w:bCs w:val="1"/>
        </w:rPr>
      </w:pPr>
      <w:r w:rsidDel="00000000" w:rsidR="00000000" w:rsidRPr="00000000">
        <w:rPr>
          <w:b w:val="1"/>
          <w:bCs w:val="1"/>
          <w:rtl w:val="0"/>
        </w:rPr>
        <w:t xml:space="preserve">Q: What should my child be able to do before starting kindergarten?</w:t>
      </w:r>
    </w:p>
    <w:p w:rsidR="00000000" w:rsidDel="00000000" w:rsidP="00000000" w:rsidRDefault="00000000" w:rsidRPr="00000000" w14:paraId="00000D3D">
      <w:pPr>
        <w:rPr>
          <w:b w:val="1"/>
          <w:bCs w:val="1"/>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While children develop at different rates, basic self-care skills like toileting and eating independently are helpful. Our industry experts support children at all developmental stages and work with families to address any specific needs.</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[Secure Your Child's Place - Contact Us Today]</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Your investment in living in Brentwood reflects your commitment to your child's future. Flourish ELC's kindergarten program honours that commitment by providing the specific, locally-informed preparation your child needs for educational success. From our nature-rich curriculum utilising Blue Gum Lake Reserve to our deep understanding of local school expectations, we offer more than generic school readiness - we provide the Brentwood advantage.</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Give your child the foundation they deserve for their educational journey. Contact Flourish ELC today to learn more about our kindergarten near Brentwood and secure your child's place for 2027.</w:t>
      </w:r>
      <w:r w:rsidDel="00000000" w:rsidR="00000000" w:rsidRPr="00000000">
        <w:br w:type="page"/>
      </w:r>
      <w:r w:rsidDel="00000000" w:rsidR="00000000" w:rsidRPr="00000000">
        <w:rPr>
          <w:rtl w:val="0"/>
        </w:rPr>
      </w:r>
    </w:p>
    <w:p w:rsidR="00000000" w:rsidDel="00000000" w:rsidP="00000000" w:rsidRDefault="00000000" w:rsidRPr="00000000" w14:paraId="00000D45">
      <w:pPr>
        <w:pStyle w:val="Heading1"/>
        <w:rPr>
          <w:b w:val="1"/>
          <w:bCs w:val="1"/>
        </w:rPr>
      </w:pPr>
      <w:bookmarkStart w:colFirst="0" w:colLast="0" w:name="_g1oj5h9k6vrl" w:id="28"/>
      <w:bookmarkEnd w:id="28"/>
      <w:r w:rsidDel="00000000" w:rsidR="00000000" w:rsidRPr="00000000">
        <w:rPr>
          <w:b w:val="1"/>
          <w:bCs w:val="1"/>
          <w:rtl w:val="0"/>
        </w:rPr>
        <w:t xml:space="preserve">Page 29</w:t>
      </w:r>
    </w:p>
    <w:p w:rsidR="00000000" w:rsidDel="00000000" w:rsidP="00000000" w:rsidRDefault="00000000" w:rsidRPr="00000000" w14:paraId="00000D46">
      <w:pPr>
        <w:rPr>
          <w:b w:val="1"/>
          <w:bCs w:val="1"/>
        </w:rPr>
      </w:pPr>
      <w:r w:rsidDel="00000000" w:rsidR="00000000" w:rsidRPr="00000000">
        <w:rPr>
          <w:b w:val="1"/>
          <w:bCs w:val="1"/>
          <w:rtl w:val="0"/>
        </w:rPr>
        <w:t xml:space="preserve">URL: https://flourishelc.com.au/areas-we-serve/</w:t>
      </w:r>
    </w:p>
    <w:p w:rsidR="00000000" w:rsidDel="00000000" w:rsidP="00000000" w:rsidRDefault="00000000" w:rsidRPr="00000000" w14:paraId="00000D47">
      <w:pPr>
        <w:rPr/>
      </w:pPr>
      <w:r w:rsidDel="00000000" w:rsidR="00000000" w:rsidRPr="00000000">
        <w:rPr>
          <w:rtl w:val="0"/>
        </w:rPr>
        <w:t xml:space="preserve">Page Type: Location Page</w:t>
      </w:r>
    </w:p>
    <w:p w:rsidR="00000000" w:rsidDel="00000000" w:rsidP="00000000" w:rsidRDefault="00000000" w:rsidRPr="00000000" w14:paraId="00000D48">
      <w:pPr>
        <w:rPr/>
      </w:pPr>
      <w:r w:rsidDel="00000000" w:rsidR="00000000" w:rsidRPr="00000000">
        <w:rPr>
          <w:rtl w:val="0"/>
        </w:rPr>
        <w:t xml:space="preserve">Content Type: New Content</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Keywords:</w:t>
      </w:r>
    </w:p>
    <w:p w:rsidR="00000000" w:rsidDel="00000000" w:rsidP="00000000" w:rsidRDefault="00000000" w:rsidRPr="00000000" w14:paraId="00000D4B">
      <w:pPr>
        <w:rPr>
          <w:b w:val="1"/>
          <w:bCs w:val="1"/>
        </w:rPr>
      </w:pPr>
      <w:r w:rsidDel="00000000" w:rsidR="00000000" w:rsidRPr="00000000">
        <w:rPr>
          <w:b w:val="1"/>
          <w:bCs w:val="1"/>
          <w:rtl w:val="0"/>
        </w:rPr>
        <w:t xml:space="preserve">Primary keyword: childcare near me</w:t>
      </w:r>
    </w:p>
    <w:p w:rsidR="00000000" w:rsidDel="00000000" w:rsidP="00000000" w:rsidRDefault="00000000" w:rsidRPr="00000000" w14:paraId="00000D4C">
      <w:pPr>
        <w:rPr/>
      </w:pPr>
      <w:r w:rsidDel="00000000" w:rsidR="00000000" w:rsidRPr="00000000">
        <w:rPr>
          <w:rtl w:val="0"/>
        </w:rPr>
        <w:t xml:space="preserve">Secondary keywords: daycare near me,preschool near me,kindergarten near me</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b w:val="1"/>
          <w:bCs w:val="1"/>
        </w:rPr>
      </w:pPr>
      <w:r w:rsidDel="00000000" w:rsidR="00000000" w:rsidRPr="00000000">
        <w:rPr>
          <w:b w:val="1"/>
          <w:bCs w:val="1"/>
          <w:rtl w:val="0"/>
        </w:rPr>
        <w:t xml:space="preserve">Content:</w:t>
      </w:r>
    </w:p>
    <w:p w:rsidR="00000000" w:rsidDel="00000000" w:rsidP="00000000" w:rsidRDefault="00000000" w:rsidRPr="00000000" w14:paraId="00000D4F">
      <w:pPr>
        <w:rPr/>
      </w:pPr>
      <w:r w:rsidDel="00000000" w:rsidR="00000000" w:rsidRPr="00000000">
        <w:rPr>
          <w:rtl w:val="0"/>
        </w:rPr>
        <w:t xml:space="preserve">Meta Title: Childcare Near Me - Find Quality Early Learning Centres</w:t>
      </w:r>
    </w:p>
    <w:p w:rsidR="00000000" w:rsidDel="00000000" w:rsidP="00000000" w:rsidRDefault="00000000" w:rsidRPr="00000000" w14:paraId="00000D50">
      <w:pPr>
        <w:rPr/>
      </w:pPr>
      <w:r w:rsidDel="00000000" w:rsidR="00000000" w:rsidRPr="00000000">
        <w:rPr>
          <w:rtl w:val="0"/>
        </w:rPr>
        <w:t xml:space="preserve">Meta Description: Looking for childcare near me? Find trusted daycare, preschool &amp; kindergarten options in your area. Expert early learning programs for your child's development.</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b w:val="1"/>
          <w:bCs w:val="1"/>
        </w:rPr>
      </w:pPr>
      <w:r w:rsidDel="00000000" w:rsidR="00000000" w:rsidRPr="00000000">
        <w:rPr>
          <w:b w:val="1"/>
          <w:bCs w:val="1"/>
          <w:rtl w:val="0"/>
        </w:rPr>
        <w:t xml:space="preserve">H1: Find Exceptional Childcare Near Me - Quality Early Learning Centres Across Our Service Areas</w:t>
      </w:r>
    </w:p>
    <w:p w:rsidR="00000000" w:rsidDel="00000000" w:rsidP="00000000" w:rsidRDefault="00000000" w:rsidRPr="00000000" w14:paraId="00000D53">
      <w:pPr>
        <w:spacing w:after="240" w:before="240" w:lineRule="auto"/>
        <w:rPr/>
      </w:pPr>
      <w:r w:rsidDel="00000000" w:rsidR="00000000" w:rsidRPr="00000000">
        <w:rPr>
          <w:rtl w:val="0"/>
        </w:rPr>
        <w:t xml:space="preserve">At Flourish Early Learning Centre, exceptional childcare means something specific. Qualified educators who genuinely know your child, purposeful programs designed for every stage of development, and warm, safe environments where children feel confident to explore, connect, and grow.</w:t>
      </w:r>
    </w:p>
    <w:p w:rsidR="00000000" w:rsidDel="00000000" w:rsidP="00000000" w:rsidRDefault="00000000" w:rsidRPr="00000000" w14:paraId="00000D54">
      <w:pPr>
        <w:spacing w:after="240" w:before="240" w:lineRule="auto"/>
        <w:rPr/>
      </w:pPr>
      <w:r w:rsidDel="00000000" w:rsidR="00000000" w:rsidRPr="00000000">
        <w:rPr>
          <w:rtl w:val="0"/>
        </w:rPr>
        <w:t xml:space="preserve">Whether your little one is just starting out in infant care, finding their feet in a toddler program, or preparing for the big step into primary school, our centres are built to meet them where they are and take them further.</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b w:val="1"/>
          <w:bCs w:val="1"/>
        </w:rPr>
      </w:pPr>
      <w:r w:rsidDel="00000000" w:rsidR="00000000" w:rsidRPr="00000000">
        <w:rPr>
          <w:b w:val="1"/>
          <w:bCs w:val="1"/>
          <w:rtl w:val="0"/>
        </w:rPr>
        <w:t xml:space="preserve">H2: Understanding Your Childcare Challenges and Our Services</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b w:val="1"/>
          <w:bCs w:val="1"/>
        </w:rPr>
      </w:pPr>
      <w:r w:rsidDel="00000000" w:rsidR="00000000" w:rsidRPr="00000000">
        <w:rPr>
          <w:b w:val="1"/>
          <w:bCs w:val="1"/>
          <w:rtl w:val="0"/>
        </w:rPr>
        <w:t xml:space="preserve">H3: Availability and Waitlist Concerns</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Finding available spots in quality childcare centres can cause stress. At Flourish ELC, we've expanded our capacity to meet growing community needs, offering immediate enrolment opportunities across multiple age groups. Our streamlined enrolment process means you can secure your child's place quickly and confidently, without the uncertainty of extended waiting periods.</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[Book a tour today to check out our available programs]</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b w:val="1"/>
          <w:bCs w:val="1"/>
        </w:rPr>
      </w:pPr>
      <w:r w:rsidDel="00000000" w:rsidR="00000000" w:rsidRPr="00000000">
        <w:rPr>
          <w:b w:val="1"/>
          <w:bCs w:val="1"/>
          <w:rtl w:val="0"/>
        </w:rPr>
        <w:t xml:space="preserve">H3: Convenient Locations for Busy Families</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The daily drop-off and pick-up routine shouldn't add stress to your already busy schedule. Our strategically located centres provide easy access from major roads and residential areas, with ample parking and efficient traffic flow designs. We understand that convenience matters when you're managing work commutes and family logistics, which is why our centres feature:</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numPr>
          <w:ilvl w:val="0"/>
          <w:numId w:val="44"/>
        </w:numPr>
        <w:ind w:left="720" w:hanging="360"/>
        <w:rPr>
          <w:u w:val="none"/>
        </w:rPr>
      </w:pPr>
      <w:r w:rsidDel="00000000" w:rsidR="00000000" w:rsidRPr="00000000">
        <w:rPr>
          <w:rtl w:val="0"/>
        </w:rPr>
        <w:t xml:space="preserve">Extended operating hours </w:t>
      </w:r>
      <w:ins w:author="Cassandra Gorman" w:id="218" w:date="2026-05-13T04:36:27Z">
        <w:r w:rsidDel="00000000" w:rsidR="00000000" w:rsidRPr="00000000">
          <w:rPr>
            <w:rtl w:val="0"/>
          </w:rPr>
          <w:t xml:space="preserve">from 7:00am until 6:00pm </w:t>
        </w:r>
      </w:ins>
      <w:r w:rsidDel="00000000" w:rsidR="00000000" w:rsidRPr="00000000">
        <w:rPr>
          <w:rtl w:val="0"/>
        </w:rPr>
        <w:t xml:space="preserve">to accommodate different work schedules.</w:t>
      </w:r>
    </w:p>
    <w:p w:rsidR="00000000" w:rsidDel="00000000" w:rsidP="00000000" w:rsidRDefault="00000000" w:rsidRPr="00000000" w14:paraId="00000D63">
      <w:pPr>
        <w:numPr>
          <w:ilvl w:val="0"/>
          <w:numId w:val="44"/>
        </w:numPr>
        <w:ind w:left="720" w:hanging="360"/>
        <w:rPr>
          <w:u w:val="none"/>
        </w:rPr>
      </w:pPr>
      <w:r w:rsidDel="00000000" w:rsidR="00000000" w:rsidRPr="00000000">
        <w:rPr>
          <w:rtl w:val="0"/>
        </w:rPr>
        <w:t xml:space="preserve">Safe, well-lit car parks with designated drop-off zones.</w:t>
      </w:r>
    </w:p>
    <w:p w:rsidR="00000000" w:rsidDel="00000000" w:rsidP="00000000" w:rsidRDefault="00000000" w:rsidRPr="00000000" w14:paraId="00000D64">
      <w:pPr>
        <w:numPr>
          <w:ilvl w:val="0"/>
          <w:numId w:val="44"/>
        </w:numPr>
        <w:ind w:left="720" w:hanging="360"/>
        <w:rPr>
          <w:u w:val="none"/>
        </w:rPr>
      </w:pPr>
      <w:r w:rsidDel="00000000" w:rsidR="00000000" w:rsidRPr="00000000">
        <w:rPr>
          <w:rtl w:val="0"/>
        </w:rPr>
        <w:t xml:space="preserve">Quick access to main transport routes.</w:t>
      </w:r>
    </w:p>
    <w:p w:rsidR="00000000" w:rsidDel="00000000" w:rsidP="00000000" w:rsidRDefault="00000000" w:rsidRPr="00000000" w14:paraId="00000D65">
      <w:pPr>
        <w:numPr>
          <w:ilvl w:val="0"/>
          <w:numId w:val="44"/>
        </w:numPr>
        <w:ind w:left="720" w:hanging="360"/>
        <w:rPr>
          <w:u w:val="none"/>
        </w:rPr>
      </w:pPr>
      <w:r w:rsidDel="00000000" w:rsidR="00000000" w:rsidRPr="00000000">
        <w:rPr>
          <w:rtl w:val="0"/>
        </w:rPr>
        <w:t xml:space="preserve">Clear signage and easy navigation.</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b w:val="1"/>
          <w:bCs w:val="1"/>
        </w:rPr>
      </w:pPr>
      <w:r w:rsidDel="00000000" w:rsidR="00000000" w:rsidRPr="00000000">
        <w:rPr>
          <w:b w:val="1"/>
          <w:bCs w:val="1"/>
          <w:rtl w:val="0"/>
        </w:rPr>
        <w:t xml:space="preserve">H3: Building Community Connections</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For families new to an area or seeking stronger community ties, finding a childcare centre that serves as a social hub proves invaluable. Flourish ELC creates opportunities for both children and parents to build meaningful local connections through regular family events, parent information sessions, and collaborative learning experiences. Our centres become vibrant community spaces where friendships flourish and support networks naturally develop.</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b w:val="1"/>
          <w:bCs w:val="1"/>
        </w:rPr>
      </w:pPr>
      <w:r w:rsidDel="00000000" w:rsidR="00000000" w:rsidRPr="00000000">
        <w:rPr>
          <w:b w:val="1"/>
          <w:bCs w:val="1"/>
          <w:rtl w:val="0"/>
        </w:rPr>
        <w:t xml:space="preserve">H2: Your Local Daycare Near Me </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As dedicated early learning specialists, we bring fresh innovation and modern approaches to childcare across our service areas. Our purpose-built centres reflect contemporary design standards, incorporating natural light, open learning spaces, and extensive outdoor play areas with custom-designed shade structures vital for safe outdoor activities.</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Our commitment to excellence extends beyond facilities. Each Flourish ELC centre maintains:</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numPr>
          <w:ilvl w:val="0"/>
          <w:numId w:val="51"/>
        </w:numPr>
        <w:ind w:left="720" w:hanging="360"/>
        <w:rPr>
          <w:u w:val="none"/>
        </w:rPr>
      </w:pPr>
      <w:r w:rsidDel="00000000" w:rsidR="00000000" w:rsidRPr="00000000">
        <w:rPr>
          <w:rtl w:val="0"/>
        </w:rPr>
        <w:t xml:space="preserve">Low educator-to-child ratios that provide personalised attention.</w:t>
      </w:r>
    </w:p>
    <w:p w:rsidR="00000000" w:rsidDel="00000000" w:rsidP="00000000" w:rsidRDefault="00000000" w:rsidRPr="00000000" w14:paraId="00000D72">
      <w:pPr>
        <w:numPr>
          <w:ilvl w:val="0"/>
          <w:numId w:val="51"/>
        </w:numPr>
        <w:ind w:left="720" w:hanging="360"/>
        <w:rPr>
          <w:u w:val="none"/>
        </w:rPr>
      </w:pPr>
      <w:r w:rsidDel="00000000" w:rsidR="00000000" w:rsidRPr="00000000">
        <w:rPr>
          <w:rtl w:val="0"/>
        </w:rPr>
        <w:t xml:space="preserve">Qualified early childhood educators passionate about child development.</w:t>
      </w:r>
    </w:p>
    <w:p w:rsidR="00000000" w:rsidDel="00000000" w:rsidP="00000000" w:rsidRDefault="00000000" w:rsidRPr="00000000" w14:paraId="00000D73">
      <w:pPr>
        <w:numPr>
          <w:ilvl w:val="0"/>
          <w:numId w:val="51"/>
        </w:numPr>
        <w:ind w:left="720" w:hanging="360"/>
        <w:rPr>
          <w:u w:val="none"/>
        </w:rPr>
      </w:pPr>
      <w:r w:rsidDel="00000000" w:rsidR="00000000" w:rsidRPr="00000000">
        <w:rPr>
          <w:rtl w:val="0"/>
        </w:rPr>
        <w:t xml:space="preserve">Regular professional development to incorporate latest teaching methods.</w:t>
      </w:r>
    </w:p>
    <w:p w:rsidR="00000000" w:rsidDel="00000000" w:rsidP="00000000" w:rsidRDefault="00000000" w:rsidRPr="00000000" w14:paraId="00000D74">
      <w:pPr>
        <w:numPr>
          <w:ilvl w:val="0"/>
          <w:numId w:val="51"/>
        </w:numPr>
        <w:ind w:left="720" w:hanging="360"/>
        <w:rPr>
          <w:u w:val="none"/>
        </w:rPr>
      </w:pPr>
      <w:r w:rsidDel="00000000" w:rsidR="00000000" w:rsidRPr="00000000">
        <w:rPr>
          <w:rtl w:val="0"/>
        </w:rPr>
        <w:t xml:space="preserve">Strong partnerships with local schools for smooth transitions.</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[Find your nearest Flourish ELC location]</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We pride ourselves on responding to local family needs, offering flexible care options including full-time, part-time, and casual bookings. Our boutique approach means every family receives personalised service, with direct communication channels to centre management so your concerns are always heard and addressed quickly.</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b w:val="1"/>
          <w:bCs w:val="1"/>
        </w:rPr>
      </w:pPr>
      <w:r w:rsidDel="00000000" w:rsidR="00000000" w:rsidRPr="00000000">
        <w:rPr>
          <w:b w:val="1"/>
          <w:bCs w:val="1"/>
          <w:rtl w:val="0"/>
        </w:rPr>
        <w:t xml:space="preserve">H2: Why Choose Flourish ELC for Preschool Near Me</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Selecting the right early learning centre involves more than finding childcare near me - it's about choosing a partner in your child's development journey. Our distinctive advantages include:</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b w:val="1"/>
          <w:bCs w:val="1"/>
        </w:rPr>
      </w:pPr>
      <w:r w:rsidDel="00000000" w:rsidR="00000000" w:rsidRPr="00000000">
        <w:rPr>
          <w:b w:val="1"/>
          <w:bCs w:val="1"/>
          <w:rtl w:val="0"/>
        </w:rPr>
        <w:t xml:space="preserve">H3: Innovative Learning Programs</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Our curriculum goes beyond basic care, incorporating:</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numPr>
          <w:ilvl w:val="0"/>
          <w:numId w:val="80"/>
        </w:numPr>
        <w:ind w:left="720" w:hanging="360"/>
        <w:rPr>
          <w:u w:val="none"/>
        </w:rPr>
      </w:pPr>
      <w:r w:rsidDel="00000000" w:rsidR="00000000" w:rsidRPr="00000000">
        <w:rPr>
          <w:rtl w:val="0"/>
        </w:rPr>
        <w:t xml:space="preserve">Play-based learning aligned with the Early Years Learning Framework.</w:t>
      </w:r>
    </w:p>
    <w:p w:rsidR="00000000" w:rsidDel="00000000" w:rsidP="00000000" w:rsidRDefault="00000000" w:rsidRPr="00000000" w14:paraId="00000D83">
      <w:pPr>
        <w:numPr>
          <w:ilvl w:val="0"/>
          <w:numId w:val="80"/>
        </w:numPr>
        <w:ind w:left="720" w:hanging="360"/>
        <w:rPr>
          <w:u w:val="none"/>
        </w:rPr>
      </w:pPr>
      <w:r w:rsidDel="00000000" w:rsidR="00000000" w:rsidRPr="00000000">
        <w:rPr>
          <w:rtl w:val="0"/>
        </w:rPr>
        <w:t xml:space="preserve">STEM activities designed for young learners.</w:t>
      </w:r>
    </w:p>
    <w:p w:rsidR="00000000" w:rsidDel="00000000" w:rsidP="00000000" w:rsidRDefault="00000000" w:rsidRPr="00000000" w14:paraId="00000D84">
      <w:pPr>
        <w:numPr>
          <w:ilvl w:val="0"/>
          <w:numId w:val="80"/>
        </w:numPr>
        <w:ind w:left="720" w:hanging="360"/>
        <w:rPr>
          <w:u w:val="none"/>
        </w:rPr>
      </w:pPr>
      <w:r w:rsidDel="00000000" w:rsidR="00000000" w:rsidRPr="00000000">
        <w:rPr>
          <w:rtl w:val="0"/>
        </w:rPr>
        <w:t xml:space="preserve">Language and literacy development programs.</w:t>
      </w:r>
    </w:p>
    <w:p w:rsidR="00000000" w:rsidDel="00000000" w:rsidP="00000000" w:rsidRDefault="00000000" w:rsidRPr="00000000" w14:paraId="00000D85">
      <w:pPr>
        <w:numPr>
          <w:ilvl w:val="0"/>
          <w:numId w:val="80"/>
        </w:numPr>
        <w:ind w:left="720" w:hanging="360"/>
        <w:rPr>
          <w:u w:val="none"/>
        </w:rPr>
      </w:pPr>
      <w:r w:rsidDel="00000000" w:rsidR="00000000" w:rsidRPr="00000000">
        <w:rPr>
          <w:rtl w:val="0"/>
        </w:rPr>
        <w:t xml:space="preserve">Creative arts and music experiences.</w:t>
      </w:r>
    </w:p>
    <w:p w:rsidR="00000000" w:rsidDel="00000000" w:rsidP="00000000" w:rsidRDefault="00000000" w:rsidRPr="00000000" w14:paraId="00000D86">
      <w:pPr>
        <w:numPr>
          <w:ilvl w:val="0"/>
          <w:numId w:val="80"/>
        </w:numPr>
        <w:ind w:left="720" w:hanging="360"/>
        <w:rPr>
          <w:u w:val="none"/>
        </w:rPr>
      </w:pPr>
      <w:r w:rsidDel="00000000" w:rsidR="00000000" w:rsidRPr="00000000">
        <w:rPr>
          <w:rtl w:val="0"/>
        </w:rPr>
        <w:t xml:space="preserve">Physical development through structured outdoor play.</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b w:val="1"/>
          <w:bCs w:val="1"/>
        </w:rPr>
      </w:pPr>
      <w:r w:rsidDel="00000000" w:rsidR="00000000" w:rsidRPr="00000000">
        <w:rPr>
          <w:b w:val="1"/>
          <w:bCs w:val="1"/>
          <w:rtl w:val="0"/>
        </w:rPr>
        <w:t xml:space="preserve">H3: Transparent Communication</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We believe in keeping parents informed and involved through:</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numPr>
          <w:ilvl w:val="0"/>
          <w:numId w:val="6"/>
        </w:numPr>
        <w:ind w:left="720" w:hanging="360"/>
        <w:rPr>
          <w:u w:val="none"/>
        </w:rPr>
      </w:pPr>
      <w:r w:rsidDel="00000000" w:rsidR="00000000" w:rsidRPr="00000000">
        <w:rPr>
          <w:rtl w:val="0"/>
        </w:rPr>
        <w:t xml:space="preserve">Daily digital updates on your child's activities and progress.</w:t>
      </w:r>
    </w:p>
    <w:p w:rsidR="00000000" w:rsidDel="00000000" w:rsidP="00000000" w:rsidRDefault="00000000" w:rsidRPr="00000000" w14:paraId="00000D8D">
      <w:pPr>
        <w:numPr>
          <w:ilvl w:val="0"/>
          <w:numId w:val="6"/>
        </w:numPr>
        <w:ind w:left="720" w:hanging="360"/>
        <w:rPr>
          <w:u w:val="none"/>
        </w:rPr>
      </w:pPr>
      <w:r w:rsidDel="00000000" w:rsidR="00000000" w:rsidRPr="00000000">
        <w:rPr>
          <w:rtl w:val="0"/>
        </w:rPr>
        <w:t xml:space="preserve">Regular parent-teacher conferences.</w:t>
      </w:r>
    </w:p>
    <w:p w:rsidR="00000000" w:rsidDel="00000000" w:rsidP="00000000" w:rsidRDefault="00000000" w:rsidRPr="00000000" w14:paraId="00000D8E">
      <w:pPr>
        <w:numPr>
          <w:ilvl w:val="0"/>
          <w:numId w:val="6"/>
        </w:numPr>
        <w:ind w:left="720" w:hanging="360"/>
        <w:rPr>
          <w:u w:val="none"/>
        </w:rPr>
      </w:pPr>
      <w:r w:rsidDel="00000000" w:rsidR="00000000" w:rsidRPr="00000000">
        <w:rPr>
          <w:rtl w:val="0"/>
        </w:rPr>
        <w:t xml:space="preserve">Open-door policy for family visits.</w:t>
      </w:r>
    </w:p>
    <w:p w:rsidR="00000000" w:rsidDel="00000000" w:rsidP="00000000" w:rsidRDefault="00000000" w:rsidRPr="00000000" w14:paraId="00000D8F">
      <w:pPr>
        <w:numPr>
          <w:ilvl w:val="0"/>
          <w:numId w:val="6"/>
        </w:numPr>
        <w:ind w:left="720" w:hanging="360"/>
        <w:rPr>
          <w:u w:val="none"/>
        </w:rPr>
      </w:pPr>
      <w:r w:rsidDel="00000000" w:rsidR="00000000" w:rsidRPr="00000000">
        <w:rPr>
          <w:rtl w:val="0"/>
        </w:rPr>
        <w:t xml:space="preserve">Detailed developmental assessments and goal setting.</w:t>
      </w:r>
    </w:p>
    <w:p w:rsidR="00000000" w:rsidDel="00000000" w:rsidP="00000000" w:rsidRDefault="00000000" w:rsidRPr="00000000" w14:paraId="00000D90">
      <w:pPr>
        <w:numPr>
          <w:ilvl w:val="0"/>
          <w:numId w:val="6"/>
        </w:numPr>
        <w:ind w:left="720" w:hanging="360"/>
        <w:rPr>
          <w:u w:val="none"/>
        </w:rPr>
      </w:pPr>
      <w:r w:rsidDel="00000000" w:rsidR="00000000" w:rsidRPr="00000000">
        <w:rPr>
          <w:rtl w:val="0"/>
        </w:rPr>
        <w:t xml:space="preserve">Family engagement events and workshops.</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b w:val="1"/>
          <w:bCs w:val="1"/>
        </w:rPr>
      </w:pPr>
      <w:r w:rsidDel="00000000" w:rsidR="00000000" w:rsidRPr="00000000">
        <w:rPr>
          <w:b w:val="1"/>
          <w:bCs w:val="1"/>
          <w:rtl w:val="0"/>
        </w:rPr>
        <w:t xml:space="preserve">H3: Safety and Wellbeing Focus</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Your child's safety is our priority, demonstrated through:</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numPr>
          <w:ilvl w:val="0"/>
          <w:numId w:val="26"/>
        </w:numPr>
        <w:ind w:left="720" w:hanging="360"/>
        <w:rPr>
          <w:u w:val="none"/>
        </w:rPr>
      </w:pPr>
      <w:r w:rsidDel="00000000" w:rsidR="00000000" w:rsidRPr="00000000">
        <w:rPr>
          <w:rtl w:val="0"/>
        </w:rPr>
        <w:t xml:space="preserve">Wide-ranging health and safety protocols.</w:t>
      </w:r>
    </w:p>
    <w:p w:rsidR="00000000" w:rsidDel="00000000" w:rsidP="00000000" w:rsidRDefault="00000000" w:rsidRPr="00000000" w14:paraId="00000D97">
      <w:pPr>
        <w:numPr>
          <w:ilvl w:val="0"/>
          <w:numId w:val="26"/>
        </w:numPr>
        <w:ind w:left="720" w:hanging="360"/>
        <w:rPr>
          <w:u w:val="none"/>
        </w:rPr>
      </w:pPr>
      <w:r w:rsidDel="00000000" w:rsidR="00000000" w:rsidRPr="00000000">
        <w:rPr>
          <w:rtl w:val="0"/>
        </w:rPr>
        <w:t xml:space="preserve">Secure entry systems and visitor management.</w:t>
      </w:r>
    </w:p>
    <w:p w:rsidR="00000000" w:rsidDel="00000000" w:rsidP="00000000" w:rsidRDefault="00000000" w:rsidRPr="00000000" w14:paraId="00000D98">
      <w:pPr>
        <w:numPr>
          <w:ilvl w:val="0"/>
          <w:numId w:val="26"/>
        </w:numPr>
        <w:ind w:left="720" w:hanging="360"/>
        <w:rPr>
          <w:u w:val="none"/>
        </w:rPr>
      </w:pPr>
      <w:r w:rsidDel="00000000" w:rsidR="00000000" w:rsidRPr="00000000">
        <w:rPr>
          <w:rtl w:val="0"/>
        </w:rPr>
        <w:t xml:space="preserve">Allergy-aware meal planning and preparation.</w:t>
      </w:r>
    </w:p>
    <w:p w:rsidR="00000000" w:rsidDel="00000000" w:rsidP="00000000" w:rsidRDefault="00000000" w:rsidRPr="00000000" w14:paraId="00000D99">
      <w:pPr>
        <w:numPr>
          <w:ilvl w:val="0"/>
          <w:numId w:val="26"/>
        </w:numPr>
        <w:ind w:left="720" w:hanging="360"/>
        <w:rPr>
          <w:u w:val="none"/>
        </w:rPr>
      </w:pPr>
      <w:r w:rsidDel="00000000" w:rsidR="00000000" w:rsidRPr="00000000">
        <w:rPr>
          <w:rtl w:val="0"/>
        </w:rPr>
        <w:t xml:space="preserve">Sun-safe outdoor environments.</w:t>
      </w:r>
    </w:p>
    <w:p w:rsidR="00000000" w:rsidDel="00000000" w:rsidP="00000000" w:rsidRDefault="00000000" w:rsidRPr="00000000" w14:paraId="00000D9A">
      <w:pPr>
        <w:numPr>
          <w:ilvl w:val="0"/>
          <w:numId w:val="26"/>
        </w:numPr>
        <w:ind w:left="720" w:hanging="360"/>
        <w:rPr>
          <w:u w:val="none"/>
        </w:rPr>
      </w:pPr>
      <w:r w:rsidDel="00000000" w:rsidR="00000000" w:rsidRPr="00000000">
        <w:rPr>
          <w:rtl w:val="0"/>
        </w:rPr>
        <w:t xml:space="preserve">Regular safety drills and staff training.</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b w:val="1"/>
          <w:bCs w:val="1"/>
        </w:rPr>
      </w:pPr>
      <w:r w:rsidDel="00000000" w:rsidR="00000000" w:rsidRPr="00000000">
        <w:rPr>
          <w:b w:val="1"/>
          <w:bCs w:val="1"/>
          <w:rtl w:val="0"/>
        </w:rPr>
        <w:t xml:space="preserve">H2: Extensive Kindergarten Near Me Programs</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Our kindergarten readiness programs prepare children for their educational journey ahead. Working closely with local primary schools, we achieve smooth transitions by developing vital skills including:</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numPr>
          <w:ilvl w:val="0"/>
          <w:numId w:val="99"/>
        </w:numPr>
        <w:ind w:left="720" w:hanging="360"/>
        <w:rPr>
          <w:u w:val="none"/>
        </w:rPr>
      </w:pPr>
      <w:r w:rsidDel="00000000" w:rsidR="00000000" w:rsidRPr="00000000">
        <w:rPr>
          <w:rtl w:val="0"/>
        </w:rPr>
        <w:t xml:space="preserve">Early literacy and numeracy foundations.</w:t>
      </w:r>
    </w:p>
    <w:p w:rsidR="00000000" w:rsidDel="00000000" w:rsidP="00000000" w:rsidRDefault="00000000" w:rsidRPr="00000000" w14:paraId="00000DA1">
      <w:pPr>
        <w:numPr>
          <w:ilvl w:val="0"/>
          <w:numId w:val="99"/>
        </w:numPr>
        <w:ind w:left="720" w:hanging="360"/>
        <w:rPr>
          <w:u w:val="none"/>
        </w:rPr>
      </w:pPr>
      <w:r w:rsidDel="00000000" w:rsidR="00000000" w:rsidRPr="00000000">
        <w:rPr>
          <w:rtl w:val="0"/>
        </w:rPr>
        <w:t xml:space="preserve">Social skills and emotional regulation.</w:t>
      </w:r>
    </w:p>
    <w:p w:rsidR="00000000" w:rsidDel="00000000" w:rsidP="00000000" w:rsidRDefault="00000000" w:rsidRPr="00000000" w14:paraId="00000DA2">
      <w:pPr>
        <w:numPr>
          <w:ilvl w:val="0"/>
          <w:numId w:val="99"/>
        </w:numPr>
        <w:ind w:left="720" w:hanging="360"/>
        <w:rPr>
          <w:u w:val="none"/>
        </w:rPr>
      </w:pPr>
      <w:r w:rsidDel="00000000" w:rsidR="00000000" w:rsidRPr="00000000">
        <w:rPr>
          <w:rtl w:val="0"/>
        </w:rPr>
        <w:t xml:space="preserve">Independence and self-care abilities.</w:t>
      </w:r>
    </w:p>
    <w:p w:rsidR="00000000" w:rsidDel="00000000" w:rsidP="00000000" w:rsidRDefault="00000000" w:rsidRPr="00000000" w14:paraId="00000DA3">
      <w:pPr>
        <w:numPr>
          <w:ilvl w:val="0"/>
          <w:numId w:val="99"/>
        </w:numPr>
        <w:ind w:left="720" w:hanging="360"/>
        <w:rPr>
          <w:u w:val="none"/>
        </w:rPr>
      </w:pPr>
      <w:r w:rsidDel="00000000" w:rsidR="00000000" w:rsidRPr="00000000">
        <w:rPr>
          <w:rtl w:val="0"/>
        </w:rPr>
        <w:t xml:space="preserve">Problem-solving and critical thinking.</w:t>
      </w:r>
    </w:p>
    <w:p w:rsidR="00000000" w:rsidDel="00000000" w:rsidP="00000000" w:rsidRDefault="00000000" w:rsidRPr="00000000" w14:paraId="00000DA4">
      <w:pPr>
        <w:numPr>
          <w:ilvl w:val="0"/>
          <w:numId w:val="99"/>
        </w:numPr>
        <w:ind w:left="720" w:hanging="360"/>
        <w:rPr>
          <w:u w:val="none"/>
        </w:rPr>
      </w:pPr>
      <w:r w:rsidDel="00000000" w:rsidR="00000000" w:rsidRPr="00000000">
        <w:rPr>
          <w:rtl w:val="0"/>
        </w:rPr>
        <w:t xml:space="preserve">Following routines and instructions.</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These programs operate within our regular childcare framework, meaning working families don't need to arrange separate kindergarten attendance. Our qualified early childhood teachers deliver age-appropriate learning experiences that build confidence and enthusiasm for formal schooling.</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b w:val="1"/>
          <w:bCs w:val="1"/>
        </w:rPr>
      </w:pPr>
      <w:r w:rsidDel="00000000" w:rsidR="00000000" w:rsidRPr="00000000">
        <w:rPr>
          <w:b w:val="1"/>
          <w:bCs w:val="1"/>
          <w:rtl w:val="0"/>
        </w:rPr>
        <w:t xml:space="preserve">H2: Frequently Asked Questions About Childcare Near Me</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b w:val="1"/>
          <w:bCs w:val="1"/>
        </w:rPr>
      </w:pPr>
      <w:r w:rsidDel="00000000" w:rsidR="00000000" w:rsidRPr="00000000">
        <w:rPr>
          <w:b w:val="1"/>
          <w:bCs w:val="1"/>
          <w:rtl w:val="0"/>
        </w:rPr>
        <w:t xml:space="preserve">Q: What age groups do you cater to?</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We provide extensive care for children from 6 weeks to 6 years across our centres. Each age group benefits from dedicated spaces and programs designed specifically for their developmental stage, from nurturing nurseries for infants to stimulating preschool rooms for older children.</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b w:val="1"/>
          <w:bCs w:val="1"/>
        </w:rPr>
      </w:pPr>
      <w:r w:rsidDel="00000000" w:rsidR="00000000" w:rsidRPr="00000000">
        <w:rPr>
          <w:b w:val="1"/>
          <w:bCs w:val="1"/>
          <w:rtl w:val="0"/>
        </w:rPr>
        <w:t xml:space="preserve">Q: How do I know if quality daycare near me is available?</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Simply contact us or complete our online enquiry form. Our enrolment team will discuss current availability, arrange a centre tour, and guide you through the enrolment process. We maintain transparent waitlist systems when needed, keeping families informed of anticipated placement timeframes.</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b w:val="1"/>
          <w:bCs w:val="1"/>
        </w:rPr>
      </w:pPr>
      <w:r w:rsidDel="00000000" w:rsidR="00000000" w:rsidRPr="00000000">
        <w:rPr>
          <w:b w:val="1"/>
          <w:bCs w:val="1"/>
          <w:rtl w:val="0"/>
        </w:rPr>
        <w:t xml:space="preserve">Q: What makes your preschool programs different?</w:t>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t xml:space="preserve">Our preschool near me programs blend structured learning with play-based exploration. Qualified early childhood teachers lead small group experiences focusing on school readiness while maintaining the joy of discovery. We emphasise social-emotional development alongside academic foundations.</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b w:val="1"/>
          <w:bCs w:val="1"/>
        </w:rPr>
      </w:pPr>
      <w:r w:rsidDel="00000000" w:rsidR="00000000" w:rsidRPr="00000000">
        <w:rPr>
          <w:b w:val="1"/>
          <w:bCs w:val="1"/>
          <w:rtl w:val="0"/>
        </w:rPr>
        <w:t xml:space="preserve">Q: Do you offer before and after school care?</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While our primary focus is early learning for children under school age, some locations offer holiday care programs. Contact your preferred centre to discuss specific service offerings in your area.</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b w:val="1"/>
          <w:bCs w:val="1"/>
        </w:rPr>
      </w:pPr>
      <w:r w:rsidDel="00000000" w:rsidR="00000000" w:rsidRPr="00000000">
        <w:rPr>
          <w:b w:val="1"/>
          <w:bCs w:val="1"/>
          <w:rtl w:val="0"/>
        </w:rPr>
        <w:t xml:space="preserve">Q: Can I transfer my child between Flourish ELC locations?</w:t>
      </w:r>
    </w:p>
    <w:p w:rsidR="00000000" w:rsidDel="00000000" w:rsidP="00000000" w:rsidRDefault="00000000" w:rsidRPr="00000000" w14:paraId="00000DBB">
      <w:pPr>
        <w:rPr>
          <w:b w:val="1"/>
          <w:bCs w:val="1"/>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Yes, if your family moves or your workplace changes, we offer priority transfer to our other locations, provided a vacancy exists in the required age group.</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b w:val="1"/>
          <w:bCs w:val="1"/>
        </w:rPr>
      </w:pPr>
      <w:r w:rsidDel="00000000" w:rsidR="00000000" w:rsidRPr="00000000">
        <w:rPr>
          <w:b w:val="1"/>
          <w:bCs w:val="1"/>
          <w:rtl w:val="0"/>
        </w:rPr>
        <w:t xml:space="preserve">Q: How do I find the specific fees for a location?</w:t>
      </w:r>
    </w:p>
    <w:p w:rsidR="00000000" w:rsidDel="00000000" w:rsidP="00000000" w:rsidRDefault="00000000" w:rsidRPr="00000000" w14:paraId="00000DBF">
      <w:pPr>
        <w:rPr>
          <w:b w:val="1"/>
          <w:bCs w:val="1"/>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Fees vary slightly by region and center type. Please contact your nearest Flourish ELC center directly for a current fee schedule and a quote based on your CCS eligibility.</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b w:val="1"/>
          <w:bCs w:val="1"/>
        </w:rPr>
      </w:pPr>
      <w:r w:rsidDel="00000000" w:rsidR="00000000" w:rsidRPr="00000000">
        <w:rPr>
          <w:b w:val="1"/>
          <w:bCs w:val="1"/>
          <w:rtl w:val="0"/>
        </w:rPr>
        <w:t xml:space="preserve">Q: Do you offer tours on weekends?</w:t>
      </w:r>
    </w:p>
    <w:p w:rsidR="00000000" w:rsidDel="00000000" w:rsidP="00000000" w:rsidRDefault="00000000" w:rsidRPr="00000000" w14:paraId="00000DC3">
      <w:pPr>
        <w:rPr>
          <w:b w:val="1"/>
          <w:bCs w:val="1"/>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Generally, we conduct tours during operating hours so you can see the environment in action. </w:t>
      </w:r>
      <w:del w:author="Cassandra Gorman" w:id="219" w:date="2026-05-13T04:37:38Z">
        <w:r w:rsidDel="00000000" w:rsidR="00000000" w:rsidRPr="00000000">
          <w:rPr>
            <w:rtl w:val="0"/>
          </w:rPr>
          <w:delText xml:space="preserve">However, we occasionally host "Open House" Saturdays. </w:delText>
        </w:r>
      </w:del>
      <w:r w:rsidDel="00000000" w:rsidR="00000000" w:rsidRPr="00000000">
        <w:rPr>
          <w:rtl w:val="0"/>
        </w:rPr>
        <w:t xml:space="preserve">Check our social media for upcoming dates.</w:t>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b w:val="1"/>
          <w:bCs w:val="1"/>
        </w:rPr>
      </w:pPr>
      <w:r w:rsidDel="00000000" w:rsidR="00000000" w:rsidRPr="00000000">
        <w:rPr>
          <w:b w:val="1"/>
          <w:bCs w:val="1"/>
          <w:rtl w:val="0"/>
        </w:rPr>
        <w:t xml:space="preserve">Q: How do you support children with additional needs?</w:t>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t xml:space="preserve">We adopt inclusive practices, working collaboratively with families and specialists to support children with additional needs. Our educators receive ongoing training in inclusive education, and we maintain strong relationships with local support services.</w:t>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Finding the right childcare near me doesn't have to cause stress. At Flourish ELC, we're committed to providing exceptional early learning experiences that support your child's development while giving you peace of mind. Our modern centres, knowledgeable educators, and innovative programs create the perfect environment for young minds to flourish.</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[Secure your child's place today - enquire now about enrolment at your nearest Flourish ELC centre]</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ahad Mir" w:id="0" w:date="2026-04-08T02:41:41Z">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 across the document, that are not in bold, are added on top and not generated through the content tool. Pls check them thoroughly.</w:t>
      </w:r>
    </w:p>
  </w:comment>
  <w:comment w:author="Fahad Mir" w:id="1" w:date="2026-04-08T02:41:41Z">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 across the document, that are not in bold, are added on top and not generated through the content tool. Pls check them thoroughly.</w:t>
      </w:r>
    </w:p>
  </w:comment>
  <w:comment w:author="Fahad Mir" w:id="2" w:date="2026-04-08T02:41:41Z">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 across the document, that are not in bold, are added on top and not generated through the content tool. Pls check them thoroughly.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