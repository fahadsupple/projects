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ixdut0erdv1j" w:id="0"/>
      <w:bookmarkEnd w:id="0"/>
      <w:r w:rsidDel="00000000" w:rsidR="00000000" w:rsidRPr="00000000">
        <w:rPr>
          <w:b w:val="1"/>
          <w:bCs w:val="1"/>
          <w:rtl w:val="0"/>
        </w:rPr>
        <w:t xml:space="preserve">Page 1 </w:t>
      </w:r>
    </w:p>
    <w:p w:rsidR="00000000" w:rsidDel="00000000" w:rsidP="00000000" w:rsidRDefault="00000000" w:rsidRPr="00000000" w14:paraId="00000002">
      <w:pPr>
        <w:rPr>
          <w:b w:val="1"/>
          <w:bCs w:val="1"/>
        </w:rPr>
      </w:pPr>
      <w:r w:rsidDel="00000000" w:rsidR="00000000" w:rsidRPr="00000000">
        <w:rPr>
          <w:b w:val="1"/>
          <w:bCs w:val="1"/>
          <w:rtl w:val="0"/>
        </w:rPr>
        <w:t xml:space="preserve">URL: </w:t>
      </w:r>
      <w:hyperlink r:id="rId6">
        <w:r w:rsidDel="00000000" w:rsidR="00000000" w:rsidRPr="00000000">
          <w:rPr>
            <w:b w:val="1"/>
            <w:bCs w:val="1"/>
            <w:color w:val="1155cc"/>
            <w:u w:val="single"/>
            <w:rtl w:val="0"/>
          </w:rPr>
          <w:t xml:space="preserve">https://flourishelc.com.au/daycare-childcare-oakville-nsw/</w:t>
        </w:r>
      </w:hyperlink>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Page Type: Location Page</w:t>
      </w:r>
    </w:p>
    <w:p w:rsidR="00000000" w:rsidDel="00000000" w:rsidP="00000000" w:rsidRDefault="00000000" w:rsidRPr="00000000" w14:paraId="00000005">
      <w:pPr>
        <w:rPr/>
      </w:pPr>
      <w:r w:rsidDel="00000000" w:rsidR="00000000" w:rsidRPr="00000000">
        <w:rPr>
          <w:rtl w:val="0"/>
        </w:rPr>
        <w:t xml:space="preserve">Content Type: New Content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Keywords:</w:t>
      </w:r>
    </w:p>
    <w:p w:rsidR="00000000" w:rsidDel="00000000" w:rsidP="00000000" w:rsidRDefault="00000000" w:rsidRPr="00000000" w14:paraId="00000008">
      <w:pPr>
        <w:rPr>
          <w:b w:val="1"/>
          <w:bCs w:val="1"/>
        </w:rPr>
      </w:pPr>
      <w:r w:rsidDel="00000000" w:rsidR="00000000" w:rsidRPr="00000000">
        <w:rPr>
          <w:b w:val="1"/>
          <w:bCs w:val="1"/>
          <w:rtl w:val="0"/>
        </w:rPr>
        <w:t xml:space="preserve">Primary keyword: childcare oakville</w:t>
      </w:r>
    </w:p>
    <w:p w:rsidR="00000000" w:rsidDel="00000000" w:rsidP="00000000" w:rsidRDefault="00000000" w:rsidRPr="00000000" w14:paraId="00000009">
      <w:pPr>
        <w:rPr/>
      </w:pPr>
      <w:r w:rsidDel="00000000" w:rsidR="00000000" w:rsidRPr="00000000">
        <w:rPr>
          <w:rtl w:val="0"/>
        </w:rPr>
        <w:t xml:space="preserve">Secondary keywords: daycare oakville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Content:</w:t>
      </w:r>
    </w:p>
    <w:p w:rsidR="00000000" w:rsidDel="00000000" w:rsidP="00000000" w:rsidRDefault="00000000" w:rsidRPr="00000000" w14:paraId="0000000C">
      <w:pPr>
        <w:rPr/>
      </w:pPr>
      <w:r w:rsidDel="00000000" w:rsidR="00000000" w:rsidRPr="00000000">
        <w:rPr>
          <w:rtl w:val="0"/>
        </w:rPr>
        <w:t xml:space="preserve">Meta Title: Childcare Oakville | Flourish ELC</w:t>
      </w:r>
    </w:p>
    <w:p w:rsidR="00000000" w:rsidDel="00000000" w:rsidP="00000000" w:rsidRDefault="00000000" w:rsidRPr="00000000" w14:paraId="0000000D">
      <w:pPr>
        <w:rPr/>
      </w:pPr>
      <w:r w:rsidDel="00000000" w:rsidR="00000000" w:rsidRPr="00000000">
        <w:rPr>
          <w:rtl w:val="0"/>
        </w:rPr>
        <w:t xml:space="preserve">Meta Description: Find exceptional childcare in Oakville. Purpose-built facility with generous natural outdoor spaces, school readiness programs, and modern learning environments for local families.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H1: Childcare in Oakville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At our Oakville centre, safety and educational excellence are continuously reviewed against best practice, and are the foundation of everything we do. From secure, purpose-built facilities to qualified educators who nurture every stage of your child's development, we've designed a place where families can feel confident their child is truly thriving.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demand for exceptional and safe early education is clear. Yet many parents face the challenging decision between settling for basic local care or enduring long commutes to access the quality education their children deserve.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At our early learning centre, we create an environment where children learn, light up, grow, and flourish.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H2: Understanding Oakville Families' Early Education Concerns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H3: Academic Excellence Without the Commute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Our qualified teacher-developed, play-based curriculum brings first-class early learning directly to Oakville. We combine structured school readiness programs with nature-based exploration, making sure that your child receives the educational foundation they need while staying connected to their local community.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Our modern facility features dedicated learning spaces designed for different developmental stages, from sensory exploration areas for infants to pre-literacy zones for preschoolers preparing for their transition to schools like Oakville Public School.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Schedule a tour to see our innovative learning environments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H3: Purpose-Built Safety for Peace of Mind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ins w:author="Victor McMillan" w:id="0" w:date="2026-06-22T06:09:03Z">
        <w:r w:rsidDel="00000000" w:rsidR="00000000" w:rsidRPr="00000000">
          <w:rPr>
            <w:rtl w:val="0"/>
          </w:rPr>
          <w:t xml:space="preserve">We have a </w:t>
        </w:r>
      </w:ins>
      <w:del w:author="Victor McMillan" w:id="0" w:date="2026-06-22T06:09:03Z">
        <w:r w:rsidDel="00000000" w:rsidR="00000000" w:rsidRPr="00000000">
          <w:rPr>
            <w:rtl w:val="0"/>
          </w:rPr>
          <w:delText xml:space="preserve">Our </w:delText>
        </w:r>
      </w:del>
      <w:r w:rsidDel="00000000" w:rsidR="00000000" w:rsidRPr="00000000">
        <w:rPr>
          <w:rtl w:val="0"/>
        </w:rPr>
        <w:t xml:space="preserve">purpose-built </w:t>
      </w:r>
      <w:ins w:author="Victor McMillan" w:id="1" w:date="2026-06-22T06:09:31Z">
        <w:r w:rsidDel="00000000" w:rsidR="00000000" w:rsidRPr="00000000">
          <w:rPr>
            <w:rtl w:val="0"/>
          </w:rPr>
          <w:t xml:space="preserve">early learning centre </w:t>
        </w:r>
      </w:ins>
      <w:del w:author="Victor McMillan" w:id="1" w:date="2026-06-22T06:09:31Z">
        <w:r w:rsidDel="00000000" w:rsidR="00000000" w:rsidRPr="00000000">
          <w:rPr>
            <w:rtl w:val="0"/>
          </w:rPr>
          <w:delText xml:space="preserve">facility</w:delText>
        </w:r>
      </w:del>
      <w:r w:rsidDel="00000000" w:rsidR="00000000" w:rsidRPr="00000000">
        <w:rPr>
          <w:rtl w:val="0"/>
        </w:rPr>
        <w:t xml:space="preserve"> </w:t>
      </w:r>
      <w:ins w:author="Victor McMillan" w:id="2" w:date="2026-06-22T06:09:14Z">
        <w:r w:rsidDel="00000000" w:rsidR="00000000" w:rsidRPr="00000000">
          <w:rPr>
            <w:rtl w:val="0"/>
          </w:rPr>
          <w:t xml:space="preserve">with a wide range of amenities and </w:t>
        </w:r>
        <w:r w:rsidDel="00000000" w:rsidR="00000000" w:rsidRPr="00000000">
          <w:rPr>
            <w:rtl w:val="0"/>
            <w:rPrChange w:author="Victor McMillan" w:id="3" w:date="2026-06-22T06:09:14Z">
              <w:rPr/>
            </w:rPrChange>
          </w:rPr>
          <w:t xml:space="preserve">facilities.</w:t>
        </w:r>
      </w:ins>
      <w:del w:author="Victor McMillan" w:id="2" w:date="2026-06-22T06:09:14Z">
        <w:r w:rsidDel="00000000" w:rsidR="00000000" w:rsidRPr="00000000">
          <w:rPr>
            <w:rtl w:val="0"/>
          </w:rPr>
          <w:delText xml:space="preserve">meets all Hawkesbury City Council requirements.</w:delText>
        </w:r>
      </w:del>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have developed and tested extensive emergency procedures specifically for our local conditions. During those hot, dry summers when bushfire risk or wildlife concerns every Oakville parent, you'll have absolute confidence in your child's safety.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H2: Your Local Daycare Oakville Experts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Serving families across Oakville, we understand the unique aspirations of your community. You chose this area for the space, the nature, and the quality of life it offers your family. Our centre extends that choice into your child's early education journey.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Our goal is to help children navigate their precious early years. During this time, we encourage them to flourish by delivering world-class early childhood education built around love, nurture, encouragement, and support. We also facilitate discovery, development, and positive relationships.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Enquire online or call us directly to speak with a member of our friendly team.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H3: Our Core Values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46"/>
        </w:numPr>
        <w:ind w:left="720" w:hanging="360"/>
      </w:pPr>
      <w:r w:rsidDel="00000000" w:rsidR="00000000" w:rsidRPr="00000000">
        <w:rPr>
          <w:rtl w:val="0"/>
        </w:rPr>
        <w:t xml:space="preserve">Belonging and Inclusion</w:t>
      </w:r>
    </w:p>
    <w:p w:rsidR="00000000" w:rsidDel="00000000" w:rsidP="00000000" w:rsidRDefault="00000000" w:rsidRPr="00000000" w14:paraId="00000036">
      <w:pPr>
        <w:numPr>
          <w:ilvl w:val="0"/>
          <w:numId w:val="46"/>
        </w:numPr>
        <w:ind w:left="720" w:hanging="360"/>
      </w:pPr>
      <w:r w:rsidDel="00000000" w:rsidR="00000000" w:rsidRPr="00000000">
        <w:rPr>
          <w:rtl w:val="0"/>
        </w:rPr>
        <w:t xml:space="preserve">Child Led Learning and Growth</w:t>
      </w:r>
    </w:p>
    <w:p w:rsidR="00000000" w:rsidDel="00000000" w:rsidP="00000000" w:rsidRDefault="00000000" w:rsidRPr="00000000" w14:paraId="00000037">
      <w:pPr>
        <w:numPr>
          <w:ilvl w:val="0"/>
          <w:numId w:val="46"/>
        </w:numPr>
        <w:ind w:left="720" w:hanging="360"/>
      </w:pPr>
      <w:r w:rsidDel="00000000" w:rsidR="00000000" w:rsidRPr="00000000">
        <w:rPr>
          <w:rtl w:val="0"/>
        </w:rPr>
        <w:t xml:space="preserve">Partnerships with Family and Community</w:t>
      </w:r>
    </w:p>
    <w:p w:rsidR="00000000" w:rsidDel="00000000" w:rsidP="00000000" w:rsidRDefault="00000000" w:rsidRPr="00000000" w14:paraId="00000038">
      <w:pPr>
        <w:numPr>
          <w:ilvl w:val="0"/>
          <w:numId w:val="46"/>
        </w:numPr>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039">
      <w:pPr>
        <w:numPr>
          <w:ilvl w:val="0"/>
          <w:numId w:val="46"/>
        </w:numPr>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H2: Why Flourish ELC is a Leading Childcare Centre in Oakville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56"/>
        </w:numPr>
        <w:ind w:left="720" w:hanging="360"/>
      </w:pPr>
      <w:r w:rsidDel="00000000" w:rsidR="00000000" w:rsidRPr="00000000">
        <w:rPr>
          <w:b w:val="1"/>
          <w:bCs w:val="1"/>
          <w:rtl w:val="0"/>
        </w:rPr>
        <w:t xml:space="preserve">Individualised Learning</w:t>
      </w:r>
      <w:r w:rsidDel="00000000" w:rsidR="00000000" w:rsidRPr="00000000">
        <w:rPr>
          <w:rtl w:val="0"/>
        </w:rPr>
        <w:t xml:space="preserve">: Programs shaped around each child's interests, abilities and developmental stage.</w:t>
      </w:r>
    </w:p>
    <w:p w:rsidR="00000000" w:rsidDel="00000000" w:rsidP="00000000" w:rsidRDefault="00000000" w:rsidRPr="00000000" w14:paraId="0000003F">
      <w:pPr>
        <w:numPr>
          <w:ilvl w:val="0"/>
          <w:numId w:val="56"/>
        </w:numPr>
        <w:ind w:left="720" w:hanging="360"/>
      </w:pPr>
      <w:r w:rsidDel="00000000" w:rsidR="00000000" w:rsidRPr="00000000">
        <w:rPr>
          <w:b w:val="1"/>
          <w:bCs w:val="1"/>
          <w:rtl w:val="0"/>
        </w:rPr>
        <w:t xml:space="preserve">Interactive Parent App</w:t>
      </w:r>
      <w:r w:rsidDel="00000000" w:rsidR="00000000" w:rsidRPr="00000000">
        <w:rPr>
          <w:rtl w:val="0"/>
        </w:rPr>
        <w:t xml:space="preserve">: Photos, videos, observations and educational programming, straight to your phone.</w:t>
      </w:r>
    </w:p>
    <w:p w:rsidR="00000000" w:rsidDel="00000000" w:rsidP="00000000" w:rsidRDefault="00000000" w:rsidRPr="00000000" w14:paraId="00000040">
      <w:pPr>
        <w:numPr>
          <w:ilvl w:val="0"/>
          <w:numId w:val="56"/>
        </w:numPr>
        <w:ind w:left="720" w:hanging="360"/>
      </w:pPr>
      <w:r w:rsidDel="00000000" w:rsidR="00000000" w:rsidRPr="00000000">
        <w:rPr>
          <w:b w:val="1"/>
          <w:bCs w:val="1"/>
          <w:rtl w:val="0"/>
        </w:rPr>
        <w:t xml:space="preserve">Flexible Family Involvement</w:t>
      </w:r>
      <w:r w:rsidDel="00000000" w:rsidR="00000000" w:rsidRPr="00000000">
        <w:rPr>
          <w:rtl w:val="0"/>
        </w:rPr>
        <w:t xml:space="preserve">: "Our place is your place." Be as involved as you choose to be.</w:t>
      </w:r>
    </w:p>
    <w:p w:rsidR="00000000" w:rsidDel="00000000" w:rsidP="00000000" w:rsidRDefault="00000000" w:rsidRPr="00000000" w14:paraId="00000041">
      <w:pPr>
        <w:numPr>
          <w:ilvl w:val="0"/>
          <w:numId w:val="56"/>
        </w:numPr>
        <w:ind w:left="720" w:hanging="360"/>
      </w:pPr>
      <w:r w:rsidDel="00000000" w:rsidR="00000000" w:rsidRPr="00000000">
        <w:rPr>
          <w:b w:val="1"/>
          <w:bCs w:val="1"/>
          <w:rtl w:val="0"/>
        </w:rPr>
        <w:t xml:space="preserve">Comprehensive Curriculum</w:t>
      </w:r>
      <w:r w:rsidDel="00000000" w:rsidR="00000000" w:rsidRPr="00000000">
        <w:rPr>
          <w:rtl w:val="0"/>
        </w:rPr>
        <w:t xml:space="preserve">: STEM, Sustainability, Cultural Education, Munch &amp; Move and School Readiness.</w:t>
      </w:r>
    </w:p>
    <w:p w:rsidR="00000000" w:rsidDel="00000000" w:rsidP="00000000" w:rsidRDefault="00000000" w:rsidRPr="00000000" w14:paraId="00000042">
      <w:pPr>
        <w:numPr>
          <w:ilvl w:val="0"/>
          <w:numId w:val="56"/>
        </w:numPr>
        <w:ind w:left="720" w:hanging="360"/>
      </w:pPr>
      <w:r w:rsidDel="00000000" w:rsidR="00000000" w:rsidRPr="00000000">
        <w:rPr>
          <w:b w:val="1"/>
          <w:bCs w:val="1"/>
          <w:rtl w:val="0"/>
        </w:rPr>
        <w:t xml:space="preserve">Trusted Coverage</w:t>
      </w:r>
      <w:r w:rsidDel="00000000" w:rsidR="00000000" w:rsidRPr="00000000">
        <w:rPr>
          <w:rtl w:val="0"/>
        </w:rPr>
        <w:t xml:space="preserve">: $20 million Public Liability Insurance, with First Aid trained educators throughout the centre.</w:t>
      </w:r>
    </w:p>
    <w:p w:rsidR="00000000" w:rsidDel="00000000" w:rsidP="00000000" w:rsidRDefault="00000000" w:rsidRPr="00000000" w14:paraId="00000043">
      <w:pPr>
        <w:numPr>
          <w:ilvl w:val="0"/>
          <w:numId w:val="56"/>
        </w:numPr>
        <w:ind w:left="720" w:hanging="360"/>
      </w:pPr>
      <w:r w:rsidDel="00000000" w:rsidR="00000000" w:rsidRPr="00000000">
        <w:rPr>
          <w:b w:val="1"/>
          <w:bCs w:val="1"/>
          <w:rtl w:val="0"/>
        </w:rPr>
        <w:t xml:space="preserve">Subsidy Support</w:t>
      </w:r>
      <w:r w:rsidDel="00000000" w:rsidR="00000000" w:rsidRPr="00000000">
        <w:rPr>
          <w:rtl w:val="0"/>
        </w:rPr>
        <w:t xml:space="preserve">: Child Care Subsidy and Start Strong Funding available to eligible Oakville families.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H2: Frequently Asked Questions About Childcare in Oakville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What makes your centre different from other daycare Oakville options?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Our purpose-built facility specifically addresses Oakville's unique requirements, </w:t>
      </w:r>
      <w:del w:author="Victor McMillan" w:id="4" w:date="2026-06-22T06:09:50Z">
        <w:r w:rsidDel="00000000" w:rsidR="00000000" w:rsidRPr="00000000">
          <w:rPr>
            <w:rtl w:val="0"/>
          </w:rPr>
          <w:delText xml:space="preserve">f</w:delText>
        </w:r>
      </w:del>
      <w:ins w:author="Victor McMillan" w:id="4" w:date="2026-06-22T06:09:50Z">
        <w:r w:rsidDel="00000000" w:rsidR="00000000" w:rsidRPr="00000000">
          <w:rPr>
            <w:rtl w:val="0"/>
          </w:rPr>
          <w:t xml:space="preserve">with </w:t>
        </w:r>
      </w:ins>
      <w:del w:author="Victor McMillan" w:id="4" w:date="2026-06-22T06:09:50Z">
        <w:r w:rsidDel="00000000" w:rsidR="00000000" w:rsidRPr="00000000">
          <w:rPr>
            <w:rtl w:val="0"/>
          </w:rPr>
          <w:delText xml:space="preserve">rom council safety compliance to </w:delText>
        </w:r>
      </w:del>
      <w:r w:rsidDel="00000000" w:rsidR="00000000" w:rsidRPr="00000000">
        <w:rPr>
          <w:rtl w:val="0"/>
        </w:rPr>
        <w:t xml:space="preserve">modern learning environments that match the quality of local family homes.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How do you make sure that children are ready for local schools?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Our school readiness program aligns with NSW Early Years Learning Framework while specifically preparing children for transitions to schools like Oakville Public School. We focus on literacy, numeracy, and social skills essential for academic success.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Do you accommodate the varied schedules of Oakville families?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Understanding that many families balance professional commitments with their semi-rural lifestyle, we offer flexible arrival and departure times within our opening hours of 7am until 6pm Monday to Friday (excluding public holidays) giving options to support diverse family needs while maintaining consistent, quality care. We continue to operate throughout the Christmas break, with the exception of public holidays when we are closed.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What are your specific operating hours for Oakville families?</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Our centre is open from 7:00 am to 6:00 pm, Monday to Friday. These hours are designed to support local parents who may be commuting to nearby business hubs while ensuring children have a consistent, high-quality learning routine.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Do you provide meals for the children?</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Yes, we provide nutritious snacks and meals daily, including morning tea, lunch, afternoon tea, and a late snack. Our on-site chef prepares balanced menus that cater to all dietary requirements and allergies common in early childhood.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Is there a waitlist for the Oakville location?</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As a premium facility in a growing area, spots fill quickly. We recommend joining our waitlist as early as possible. Priority is often given to siblings of children already enrolled and families requiring full-time care.</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How do you incorporate Oakville's natural environment into learning?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Our outdoor learning areas thoughtfully integrate native landscapes, allowing children to connect with nature while maintaining safety. We use our eucalypt surroundings as living classrooms for environmental education and sensory exploration.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Your search for exceptional childcare in Oakville ends here. Give your child the premium early learning experience they deserve without leaving your carefully chosen community. Our combination of purpose-built safety, educational excellence, and deep local understanding provides everything Oakville families need for their children's crucial early years. Book your tour today and find the difference</w:t>
      </w: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b w:val="1"/>
          <w:bCs w:val="1"/>
        </w:rPr>
      </w:pPr>
      <w:bookmarkStart w:colFirst="0" w:colLast="0" w:name="_1x9rkvp7fmv" w:id="1"/>
      <w:bookmarkEnd w:id="1"/>
      <w:r w:rsidDel="00000000" w:rsidR="00000000" w:rsidRPr="00000000">
        <w:rPr>
          <w:b w:val="1"/>
          <w:bCs w:val="1"/>
          <w:rtl w:val="0"/>
        </w:rPr>
        <w:t xml:space="preserve">Page 2 </w:t>
      </w:r>
    </w:p>
    <w:p w:rsidR="00000000" w:rsidDel="00000000" w:rsidP="00000000" w:rsidRDefault="00000000" w:rsidRPr="00000000" w14:paraId="00000067">
      <w:pPr>
        <w:rPr>
          <w:b w:val="1"/>
          <w:bCs w:val="1"/>
        </w:rPr>
      </w:pPr>
      <w:r w:rsidDel="00000000" w:rsidR="00000000" w:rsidRPr="00000000">
        <w:rPr>
          <w:b w:val="1"/>
          <w:bCs w:val="1"/>
          <w:rtl w:val="0"/>
        </w:rPr>
        <w:t xml:space="preserve">URL: </w:t>
      </w:r>
      <w:hyperlink r:id="rId7">
        <w:r w:rsidDel="00000000" w:rsidR="00000000" w:rsidRPr="00000000">
          <w:rPr>
            <w:b w:val="1"/>
            <w:bCs w:val="1"/>
            <w:color w:val="1155cc"/>
            <w:u w:val="single"/>
            <w:rtl w:val="0"/>
          </w:rPr>
          <w:t xml:space="preserve">https://flourishelc.com.au/daycare-childcare-box-hill-nsw/</w:t>
        </w:r>
      </w:hyperlink>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Page Type: Location Page</w:t>
      </w:r>
    </w:p>
    <w:p w:rsidR="00000000" w:rsidDel="00000000" w:rsidP="00000000" w:rsidRDefault="00000000" w:rsidRPr="00000000" w14:paraId="0000006A">
      <w:pPr>
        <w:rPr/>
      </w:pPr>
      <w:r w:rsidDel="00000000" w:rsidR="00000000" w:rsidRPr="00000000">
        <w:rPr>
          <w:rtl w:val="0"/>
        </w:rPr>
        <w:t xml:space="preserve">Content Type: New Content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Keywords:</w:t>
      </w:r>
    </w:p>
    <w:p w:rsidR="00000000" w:rsidDel="00000000" w:rsidP="00000000" w:rsidRDefault="00000000" w:rsidRPr="00000000" w14:paraId="0000006D">
      <w:pPr>
        <w:rPr>
          <w:b w:val="1"/>
          <w:bCs w:val="1"/>
        </w:rPr>
      </w:pPr>
      <w:r w:rsidDel="00000000" w:rsidR="00000000" w:rsidRPr="00000000">
        <w:rPr>
          <w:b w:val="1"/>
          <w:bCs w:val="1"/>
          <w:rtl w:val="0"/>
        </w:rPr>
        <w:t xml:space="preserve">Primary keyword: childcare near box hill</w:t>
      </w:r>
    </w:p>
    <w:p w:rsidR="00000000" w:rsidDel="00000000" w:rsidP="00000000" w:rsidRDefault="00000000" w:rsidRPr="00000000" w14:paraId="0000006E">
      <w:pPr>
        <w:rPr/>
      </w:pPr>
      <w:r w:rsidDel="00000000" w:rsidR="00000000" w:rsidRPr="00000000">
        <w:rPr>
          <w:rtl w:val="0"/>
        </w:rPr>
        <w:t xml:space="preserve">Secondary keywords: daycare near box hill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Content: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Meta Title: Childcare Near Box Hill | Flourish ELC</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Meta Description: Searching for childcare near Box Hill? Join families who trust our purpose-built centre. Convenient Windsor Rd location. Book your tour today!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H1: Childcare Near Box Hill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Finding reliable, high-quality childcare near Box Hill can feel overwhelming, especially as our community experiences exceptional growth. The demand for premium early learning services has never been greater. At Flourish Early Learning Centre, we offer well-rounded childcare that allows every child to learn, grow, develop, and flourish.</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We've established our purpose-built centre strategically within the local community, creating a convenient service that saves precious family time while delivering exceptional early education. Contact our friendly staff members to learn more.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H2: What to Expect at Flourish Early Learning Centre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Convenience Meets Excellence</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numPr>
          <w:ilvl w:val="0"/>
          <w:numId w:val="85"/>
        </w:numPr>
        <w:ind w:left="720" w:hanging="360"/>
      </w:pPr>
      <w:r w:rsidDel="00000000" w:rsidR="00000000" w:rsidRPr="00000000">
        <w:rPr>
          <w:rtl w:val="0"/>
        </w:rPr>
        <w:t xml:space="preserve">Strategic location eliminating stressful detours from your daily commute.</w:t>
      </w:r>
    </w:p>
    <w:p w:rsidR="00000000" w:rsidDel="00000000" w:rsidP="00000000" w:rsidRDefault="00000000" w:rsidRPr="00000000" w14:paraId="00000083">
      <w:pPr>
        <w:numPr>
          <w:ilvl w:val="0"/>
          <w:numId w:val="85"/>
        </w:numPr>
        <w:ind w:left="720" w:hanging="360"/>
      </w:pPr>
      <w:del w:author="Victor McMillan" w:id="5" w:date="2026-06-22T06:10:04Z">
        <w:r w:rsidDel="00000000" w:rsidR="00000000" w:rsidRPr="00000000">
          <w:rPr>
            <w:rtl w:val="0"/>
          </w:rPr>
          <w:delText xml:space="preserve">Purpose-built facility</w:delText>
        </w:r>
      </w:del>
      <w:ins w:author="Victor McMillan" w:id="5" w:date="2026-06-22T06:10:04Z">
        <w:del w:author="Victor McMillan" w:id="5" w:date="2026-06-22T06:10:04Z">
          <w:r w:rsidDel="00000000" w:rsidR="00000000" w:rsidRPr="00000000">
            <w:rPr>
              <w:rtl w:val="0"/>
            </w:rPr>
            <w:delText xml:space="preserve"> with a rang</w:delText>
          </w:r>
        </w:del>
      </w:ins>
      <w:del w:author="Victor McMillan" w:id="5" w:date="2026-06-22T06:10:04Z">
        <w:r w:rsidDel="00000000" w:rsidR="00000000" w:rsidRPr="00000000">
          <w:rPr>
            <w:rtl w:val="0"/>
          </w:rPr>
          <w:delText xml:space="preserve"> exceeding all council requirements.</w:delText>
        </w:r>
      </w:del>
      <w:r w:rsidDel="00000000" w:rsidR="00000000" w:rsidRPr="00000000">
        <w:rPr>
          <w:rtl w:val="0"/>
        </w:rPr>
      </w:r>
    </w:p>
    <w:p w:rsidR="00000000" w:rsidDel="00000000" w:rsidP="00000000" w:rsidRDefault="00000000" w:rsidRPr="00000000" w14:paraId="00000084">
      <w:pPr>
        <w:numPr>
          <w:ilvl w:val="0"/>
          <w:numId w:val="85"/>
        </w:numPr>
        <w:ind w:left="720" w:hanging="360"/>
      </w:pPr>
      <w:r w:rsidDel="00000000" w:rsidR="00000000" w:rsidRPr="00000000">
        <w:rPr>
          <w:rtl w:val="0"/>
        </w:rPr>
        <w:t xml:space="preserve">Extended hours supporting busy professional families.</w:t>
      </w:r>
    </w:p>
    <w:p w:rsidR="00000000" w:rsidDel="00000000" w:rsidP="00000000" w:rsidRDefault="00000000" w:rsidRPr="00000000" w14:paraId="00000085">
      <w:pPr>
        <w:numPr>
          <w:ilvl w:val="0"/>
          <w:numId w:val="85"/>
        </w:numPr>
        <w:ind w:left="720" w:hanging="360"/>
      </w:pPr>
      <w:r w:rsidDel="00000000" w:rsidR="00000000" w:rsidRPr="00000000">
        <w:rPr>
          <w:rtl w:val="0"/>
        </w:rPr>
        <w:t xml:space="preserve">Smooth integration with your Box Hill lifestyle.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Educational Excellence</w:t>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Qualified educators passionate about early childhood development.</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Play-based learning curriculum preparing children for school success.</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Small group sizes that provide individual attention.</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Regular progress updates and parent partnerships.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Community-Focused Approach</w:t>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numPr>
          <w:ilvl w:val="0"/>
          <w:numId w:val="77"/>
        </w:numPr>
        <w:ind w:left="720" w:hanging="360"/>
      </w:pPr>
      <w:r w:rsidDel="00000000" w:rsidR="00000000" w:rsidRPr="00000000">
        <w:rPr>
          <w:rtl w:val="0"/>
        </w:rPr>
        <w:t xml:space="preserve">Creating connections between local families.</w:t>
      </w:r>
    </w:p>
    <w:p w:rsidR="00000000" w:rsidDel="00000000" w:rsidP="00000000" w:rsidRDefault="00000000" w:rsidRPr="00000000" w14:paraId="00000091">
      <w:pPr>
        <w:numPr>
          <w:ilvl w:val="0"/>
          <w:numId w:val="77"/>
        </w:numPr>
        <w:ind w:left="720" w:hanging="360"/>
      </w:pPr>
      <w:r w:rsidDel="00000000" w:rsidR="00000000" w:rsidRPr="00000000">
        <w:rPr>
          <w:rtl w:val="0"/>
        </w:rPr>
        <w:t xml:space="preserve">Supporting the growth of Box Hill's community fabric.</w:t>
      </w:r>
    </w:p>
    <w:p w:rsidR="00000000" w:rsidDel="00000000" w:rsidP="00000000" w:rsidRDefault="00000000" w:rsidRPr="00000000" w14:paraId="00000092">
      <w:pPr>
        <w:numPr>
          <w:ilvl w:val="0"/>
          <w:numId w:val="77"/>
        </w:numPr>
        <w:ind w:left="720" w:hanging="360"/>
      </w:pPr>
      <w:r w:rsidDel="00000000" w:rsidR="00000000" w:rsidRPr="00000000">
        <w:rPr>
          <w:rtl w:val="0"/>
        </w:rPr>
        <w:t xml:space="preserve">Understanding and addressing unique suburban challenges.</w:t>
      </w:r>
    </w:p>
    <w:p w:rsidR="00000000" w:rsidDel="00000000" w:rsidP="00000000" w:rsidRDefault="00000000" w:rsidRPr="00000000" w14:paraId="00000093">
      <w:pPr>
        <w:numPr>
          <w:ilvl w:val="0"/>
          <w:numId w:val="77"/>
        </w:numPr>
        <w:ind w:left="720" w:hanging="360"/>
      </w:pPr>
      <w:r w:rsidDel="00000000" w:rsidR="00000000" w:rsidRPr="00000000">
        <w:rPr>
          <w:rtl w:val="0"/>
        </w:rPr>
        <w:t xml:space="preserve">Building tomorrow's community leaders today.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Premium Facilities</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numPr>
          <w:ilvl w:val="0"/>
          <w:numId w:val="38"/>
        </w:numPr>
        <w:ind w:left="720" w:hanging="360"/>
      </w:pPr>
      <w:r w:rsidDel="00000000" w:rsidR="00000000" w:rsidRPr="00000000">
        <w:rPr>
          <w:rtl w:val="0"/>
        </w:rPr>
        <w:t xml:space="preserve">Modern, architecturally designed spaces.</w:t>
      </w:r>
    </w:p>
    <w:p w:rsidR="00000000" w:rsidDel="00000000" w:rsidP="00000000" w:rsidRDefault="00000000" w:rsidRPr="00000000" w14:paraId="00000098">
      <w:pPr>
        <w:numPr>
          <w:ilvl w:val="0"/>
          <w:numId w:val="38"/>
        </w:numPr>
        <w:ind w:left="720" w:hanging="360"/>
      </w:pPr>
      <w:r w:rsidDel="00000000" w:rsidR="00000000" w:rsidRPr="00000000">
        <w:rPr>
          <w:rtl w:val="0"/>
        </w:rPr>
        <w:t xml:space="preserve">Extensive outdoor play areas with natural elements.</w:t>
      </w:r>
    </w:p>
    <w:p w:rsidR="00000000" w:rsidDel="00000000" w:rsidP="00000000" w:rsidRDefault="00000000" w:rsidRPr="00000000" w14:paraId="00000099">
      <w:pPr>
        <w:numPr>
          <w:ilvl w:val="0"/>
          <w:numId w:val="38"/>
        </w:numPr>
        <w:ind w:left="720" w:hanging="360"/>
      </w:pPr>
      <w:r w:rsidDel="00000000" w:rsidR="00000000" w:rsidRPr="00000000">
        <w:rPr>
          <w:rtl w:val="0"/>
        </w:rPr>
        <w:t xml:space="preserve">Age-specific rooms equipped with quality resources.</w:t>
      </w:r>
    </w:p>
    <w:p w:rsidR="00000000" w:rsidDel="00000000" w:rsidP="00000000" w:rsidRDefault="00000000" w:rsidRPr="00000000" w14:paraId="0000009A">
      <w:pPr>
        <w:numPr>
          <w:ilvl w:val="0"/>
          <w:numId w:val="38"/>
        </w:numPr>
        <w:ind w:left="720" w:hanging="360"/>
      </w:pPr>
      <w:r w:rsidDel="00000000" w:rsidR="00000000" w:rsidRPr="00000000">
        <w:rPr>
          <w:rtl w:val="0"/>
        </w:rPr>
        <w:t xml:space="preserve">Safe, secure environment with controlled access.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H2: Programs for Every Stage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Nursery Program (6 weeks - 2 years)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Our nurturing nursery provides the perfect introduction to early learning. With dedicated sleep rooms, age-appropriate play spaces, and industry experts, we support your baby's crucial early development while you focus on your career knowing they're in expert hands.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Toddler Program (2 - 3 years)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Curious toddlers investigate, find, and grow through our engaging curriculum. We channel their natural enthusiasm into learning opportunities that build confidence, social skills, and independence, all within walking distance of your Box Hill home.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Preschool Program (3 - 5 years)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Our wide-ranging preschool program prepares children for the transition to Box Hill Public School and beyond. Through intentional teaching and play-based learning, we develop the academic, social, and emotional skills needed for school success.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H3: The Values that Guide Us Every Day</w:t>
      </w:r>
    </w:p>
    <w:p w:rsidR="00000000" w:rsidDel="00000000" w:rsidP="00000000" w:rsidRDefault="00000000" w:rsidRPr="00000000" w14:paraId="000000AD">
      <w:pPr>
        <w:numPr>
          <w:ilvl w:val="0"/>
          <w:numId w:val="73"/>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0AE">
      <w:pPr>
        <w:numPr>
          <w:ilvl w:val="0"/>
          <w:numId w:val="73"/>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0AF">
      <w:pPr>
        <w:numPr>
          <w:ilvl w:val="0"/>
          <w:numId w:val="73"/>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0B0">
      <w:pPr>
        <w:numPr>
          <w:ilvl w:val="0"/>
          <w:numId w:val="73"/>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0B1">
      <w:pPr>
        <w:numPr>
          <w:ilvl w:val="0"/>
          <w:numId w:val="73"/>
        </w:numPr>
        <w:spacing w:after="24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0B2">
      <w:pPr>
        <w:spacing w:after="240" w:before="240" w:lineRule="auto"/>
        <w:rPr>
          <w:b w:val="1"/>
          <w:bCs w:val="1"/>
        </w:rPr>
      </w:pPr>
      <w:r w:rsidDel="00000000" w:rsidR="00000000" w:rsidRPr="00000000">
        <w:rPr>
          <w:rtl w:val="0"/>
        </w:rPr>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H2: Why Families Choose Flourish ELC for Childcare near Box Hill</w:t>
      </w:r>
    </w:p>
    <w:p w:rsidR="00000000" w:rsidDel="00000000" w:rsidP="00000000" w:rsidRDefault="00000000" w:rsidRPr="00000000" w14:paraId="000000B4">
      <w:pPr>
        <w:numPr>
          <w:ilvl w:val="0"/>
          <w:numId w:val="96"/>
        </w:numPr>
        <w:spacing w:after="0" w:afterAutospacing="0" w:before="24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engage in STEM, Sustainability, Cultural Education, Munch &amp; Move and School Readiness experiences.</w:t>
      </w:r>
    </w:p>
    <w:p w:rsidR="00000000" w:rsidDel="00000000" w:rsidP="00000000" w:rsidRDefault="00000000" w:rsidRPr="00000000" w14:paraId="000000B5">
      <w:pPr>
        <w:numPr>
          <w:ilvl w:val="0"/>
          <w:numId w:val="96"/>
        </w:numPr>
        <w:spacing w:after="0" w:afterAutospacing="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Eligible families can access Child Care Subsidy and Start Strong Funding.</w:t>
      </w:r>
    </w:p>
    <w:p w:rsidR="00000000" w:rsidDel="00000000" w:rsidP="00000000" w:rsidRDefault="00000000" w:rsidRPr="00000000" w14:paraId="000000B6">
      <w:pPr>
        <w:numPr>
          <w:ilvl w:val="0"/>
          <w:numId w:val="96"/>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Receive photos, videos, observations and learning updates directly to your phone.</w:t>
      </w:r>
    </w:p>
    <w:p w:rsidR="00000000" w:rsidDel="00000000" w:rsidP="00000000" w:rsidRDefault="00000000" w:rsidRPr="00000000" w14:paraId="000000B7">
      <w:pPr>
        <w:numPr>
          <w:ilvl w:val="0"/>
          <w:numId w:val="96"/>
        </w:numPr>
        <w:spacing w:after="0" w:afterAutospacing="0" w:before="0" w:beforeAutospacing="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Programs are tailored to each child’s abilities, interests and developmental progress.</w:t>
      </w:r>
    </w:p>
    <w:p w:rsidR="00000000" w:rsidDel="00000000" w:rsidP="00000000" w:rsidRDefault="00000000" w:rsidRPr="00000000" w14:paraId="000000B8">
      <w:pPr>
        <w:numPr>
          <w:ilvl w:val="0"/>
          <w:numId w:val="96"/>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The centre is backed by $20 million Public Liability Insurance, with First Aid trained educators onsite.</w:t>
      </w:r>
    </w:p>
    <w:p w:rsidR="00000000" w:rsidDel="00000000" w:rsidP="00000000" w:rsidRDefault="00000000" w:rsidRPr="00000000" w14:paraId="000000B9">
      <w:pPr>
        <w:numPr>
          <w:ilvl w:val="0"/>
          <w:numId w:val="96"/>
        </w:numPr>
        <w:spacing w:after="24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Families are welcome to be involved in the centre community as much as they wish.</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H2: Frequently Asked Questions About Childcare Near Box Hill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What makes Flourish different from other daycare options near Box Hill?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Unlike generic chains, we're ideally located to service Box Hill families. Our convenient location, understanding of local challenges like commute times, and commitment to exceeding standards set us apart. We're not just in your community – we're part of it.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How do you handle the high demand for childcare in Box Hill?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With our suburb's 437.9% population growth, we understand the urgency of securing quality care. We offer priority touring appointments and maintain a transparent waitlist system. Our advice? Book your tour early to avoid disappointment, especially for our sought-after nursery places.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What are your operating hours?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We've designed our hours specifically for commuting families, opening early enough for Sydney-bound professionals and staying open to accommodate return journeys via Windsor Road. We are open Monday to Friday, 7am until 6pm throughout the year. We are closed on public holidays. We offer the flexibility of drop off and pick up any time within our opening hours.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How do you support working parents?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Beyond convenient hours and location, we provide regular updates through our parent app, offer flexible booking options, and understand the juggle of modern family life. Our streamlined processes minimise your time spent on administration, maximising quality time with your children.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How do you handle the high temperatures in Box Hill during summer?</w:t>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Our purpose-built facility features ducted climate control air conditioned rooms indoors, and extensive UV-rated shade structures over all outdoor play areas. We follow a strict heat policy, moving activities indoors during peak temperature periods to ensure child safety.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What is the educator-to-child ratio in your Box Hill rooms?</w:t>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We strictly adhere to and often exceed the NSW National Quality Framework ratios. This ensures that every child, from our nursery to preschool, receives the individual attention and emotional support necessary for their development.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Do you offer orientations for new families?</w:t>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Absolutely. We provide unlimited "Stay and Play" orientation sessions to help children settle into their new environment and build relationships with our educators. This process is vital for reducing separation anxiety and building trust between parents and our team. Talk to us about how we can cater for your child’s specific social and emotional needs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Is there availability for immediate enrolment?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With hundreds of families moving into The Gables and surrounding estates, spots are filling quickly. We recommend booking a tour immediately to discuss current availability and secure your child's place.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H2: Join the Flourish Family Today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rapid growth of Box Hill presents unique challenges, but finding exceptional childcare doesn't have to be one of them. Flourish Early Learning Centre provides the stable, high-quality, and convenient service your family deserves. We're more than a daycare near Box Hill. We're your partners in raising confident, capable children while building the connected community you moved here to find.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Don't let another day pass wondering if you'll find the right childcare service. With demand far exceeding supply in our booming suburb, securing your child's place at Flourish means one less worry as you settle into your Box Hill life.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Book your tour today and find why Flourish is Box Hill's preferred early learning choice</w:t>
      </w: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rPr>
          <w:b w:val="1"/>
          <w:bCs w:val="1"/>
        </w:rPr>
      </w:pPr>
      <w:bookmarkStart w:colFirst="0" w:colLast="0" w:name="_drpqq9v5t4e2" w:id="2"/>
      <w:bookmarkEnd w:id="2"/>
      <w:r w:rsidDel="00000000" w:rsidR="00000000" w:rsidRPr="00000000">
        <w:rPr>
          <w:b w:val="1"/>
          <w:bCs w:val="1"/>
          <w:rtl w:val="0"/>
        </w:rPr>
        <w:t xml:space="preserve">Page 3 </w:t>
      </w:r>
    </w:p>
    <w:p w:rsidR="00000000" w:rsidDel="00000000" w:rsidP="00000000" w:rsidRDefault="00000000" w:rsidRPr="00000000" w14:paraId="000000E7">
      <w:pPr>
        <w:rPr>
          <w:b w:val="1"/>
          <w:bCs w:val="1"/>
        </w:rPr>
      </w:pPr>
      <w:r w:rsidDel="00000000" w:rsidR="00000000" w:rsidRPr="00000000">
        <w:rPr>
          <w:b w:val="1"/>
          <w:bCs w:val="1"/>
          <w:rtl w:val="0"/>
        </w:rPr>
        <w:t xml:space="preserve">URL: </w:t>
      </w:r>
      <w:hyperlink r:id="rId8">
        <w:r w:rsidDel="00000000" w:rsidR="00000000" w:rsidRPr="00000000">
          <w:rPr>
            <w:b w:val="1"/>
            <w:bCs w:val="1"/>
            <w:color w:val="1155cc"/>
            <w:u w:val="single"/>
            <w:rtl w:val="0"/>
          </w:rPr>
          <w:t xml:space="preserve">https://flourishelc.com.au/daycare-childcare-vineyard-nsw/</w:t>
        </w:r>
      </w:hyperlink>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Page Type: Location Page</w:t>
      </w:r>
    </w:p>
    <w:p w:rsidR="00000000" w:rsidDel="00000000" w:rsidP="00000000" w:rsidRDefault="00000000" w:rsidRPr="00000000" w14:paraId="000000EA">
      <w:pPr>
        <w:rPr/>
      </w:pPr>
      <w:r w:rsidDel="00000000" w:rsidR="00000000" w:rsidRPr="00000000">
        <w:rPr>
          <w:rtl w:val="0"/>
        </w:rPr>
        <w:t xml:space="preserve">Content Type: New Content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Keywords:</w:t>
      </w:r>
    </w:p>
    <w:p w:rsidR="00000000" w:rsidDel="00000000" w:rsidP="00000000" w:rsidRDefault="00000000" w:rsidRPr="00000000" w14:paraId="000000ED">
      <w:pPr>
        <w:rPr>
          <w:b w:val="1"/>
          <w:bCs w:val="1"/>
        </w:rPr>
      </w:pPr>
      <w:r w:rsidDel="00000000" w:rsidR="00000000" w:rsidRPr="00000000">
        <w:rPr>
          <w:b w:val="1"/>
          <w:bCs w:val="1"/>
          <w:rtl w:val="0"/>
        </w:rPr>
        <w:t xml:space="preserve">Primary keyword: childcare near vineyard</w:t>
      </w:r>
    </w:p>
    <w:p w:rsidR="00000000" w:rsidDel="00000000" w:rsidP="00000000" w:rsidRDefault="00000000" w:rsidRPr="00000000" w14:paraId="000000EE">
      <w:pPr>
        <w:rPr/>
      </w:pPr>
      <w:r w:rsidDel="00000000" w:rsidR="00000000" w:rsidRPr="00000000">
        <w:rPr>
          <w:rtl w:val="0"/>
        </w:rPr>
        <w:t xml:space="preserve">Secondary keywords: daycare near vineyard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Content: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Meta Title: Childcare Near Vineyard NSW | Flourish ELC</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Meta Description: Finding quality childcare near Vineyard shouldn't be stressful. Purpose-built centre led by qualified educators and designed for busy families. Book your tour today.</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b w:val="1"/>
          <w:bCs w:val="1"/>
          <w:rtl w:val="0"/>
        </w:rPr>
        <w:t xml:space="preserve">H1: Childcare Near Vineyard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As your family grows, so do your expectations for childcare. Our brand-new, purpose-built centre near Vineyard is designed with expanding families in mind, offering the premium facilities, qualified educators, and nurturing environment that give you confidence from your child's very first day.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We facilitate discovery, development and positive relationships with open communication, catering for each individual child's learning styles in our educational programmes. Our friendly, dedicated early childcare educators encourage every child to grow and flourish.</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Contact us now to learn more.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H2: Why Vineyard Families Choose Our Centre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In Vineyard, families with children are the heart of the community. This demographic boom means exceptional demand for quality early learning services.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We solve the key challenges facing local families: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numPr>
          <w:ilvl w:val="0"/>
          <w:numId w:val="89"/>
        </w:numPr>
        <w:ind w:left="720" w:hanging="360"/>
        <w:rPr>
          <w:u w:val="none"/>
        </w:rPr>
      </w:pPr>
      <w:r w:rsidDel="00000000" w:rsidR="00000000" w:rsidRPr="00000000">
        <w:rPr>
          <w:b w:val="1"/>
          <w:bCs w:val="1"/>
          <w:rtl w:val="0"/>
        </w:rPr>
        <w:t xml:space="preserve">Guaranteed Places</w:t>
      </w:r>
      <w:r w:rsidDel="00000000" w:rsidR="00000000" w:rsidRPr="00000000">
        <w:rPr>
          <w:rtl w:val="0"/>
        </w:rPr>
        <w:t xml:space="preserve">: While other centres maintain lengthy waitlists, subject to availability we may be able to offer immediate enrolment opportunities for families ready to secure their spot.</w:t>
      </w:r>
    </w:p>
    <w:p w:rsidR="00000000" w:rsidDel="00000000" w:rsidP="00000000" w:rsidRDefault="00000000" w:rsidRPr="00000000" w14:paraId="00000107">
      <w:pPr>
        <w:numPr>
          <w:ilvl w:val="0"/>
          <w:numId w:val="89"/>
        </w:numPr>
        <w:ind w:left="720" w:hanging="360"/>
        <w:rPr>
          <w:u w:val="none"/>
        </w:rPr>
      </w:pPr>
      <w:r w:rsidDel="00000000" w:rsidR="00000000" w:rsidRPr="00000000">
        <w:rPr>
          <w:b w:val="1"/>
          <w:bCs w:val="1"/>
          <w:rtl w:val="0"/>
        </w:rPr>
        <w:t xml:space="preserve">Commuter-Friendly Hours</w:t>
      </w:r>
      <w:r w:rsidDel="00000000" w:rsidR="00000000" w:rsidRPr="00000000">
        <w:rPr>
          <w:rtl w:val="0"/>
        </w:rPr>
        <w:t xml:space="preserve">: Extended operating hours designed specifically for dual-income families travelling to Sydney or Parramatta.</w:t>
      </w:r>
    </w:p>
    <w:p w:rsidR="00000000" w:rsidDel="00000000" w:rsidP="00000000" w:rsidRDefault="00000000" w:rsidRPr="00000000" w14:paraId="00000108">
      <w:pPr>
        <w:numPr>
          <w:ilvl w:val="0"/>
          <w:numId w:val="89"/>
        </w:numPr>
        <w:ind w:left="720" w:hanging="360"/>
        <w:rPr>
          <w:u w:val="none"/>
        </w:rPr>
      </w:pPr>
      <w:r w:rsidDel="00000000" w:rsidR="00000000" w:rsidRPr="00000000">
        <w:rPr>
          <w:b w:val="1"/>
          <w:bCs w:val="1"/>
          <w:rtl w:val="0"/>
        </w:rPr>
        <w:t xml:space="preserve">Community Connection</w:t>
      </w:r>
      <w:r w:rsidDel="00000000" w:rsidR="00000000" w:rsidRPr="00000000">
        <w:rPr>
          <w:rtl w:val="0"/>
        </w:rPr>
        <w:t xml:space="preserve">: A welcoming environment where new-to-area families build lasting friendships and support networks.</w:t>
      </w:r>
    </w:p>
    <w:p w:rsidR="00000000" w:rsidDel="00000000" w:rsidP="00000000" w:rsidRDefault="00000000" w:rsidRPr="00000000" w14:paraId="00000109">
      <w:pPr>
        <w:numPr>
          <w:ilvl w:val="0"/>
          <w:numId w:val="89"/>
        </w:numPr>
        <w:ind w:left="720" w:hanging="360"/>
        <w:rPr>
          <w:u w:val="none"/>
        </w:rPr>
      </w:pPr>
      <w:r w:rsidDel="00000000" w:rsidR="00000000" w:rsidRPr="00000000">
        <w:rPr>
          <w:b w:val="1"/>
          <w:bCs w:val="1"/>
          <w:rtl w:val="0"/>
        </w:rPr>
        <w:t xml:space="preserve">Modern Facilities</w:t>
      </w:r>
      <w:r w:rsidDel="00000000" w:rsidR="00000000" w:rsidRPr="00000000">
        <w:rPr>
          <w:rtl w:val="0"/>
        </w:rPr>
        <w:t xml:space="preserve">: State-of-the-art air conditioning and extensive outdoor shade services we provide essential for Western Sydney's climate.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Book a tour today to secure your child's place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t xml:space="preserve">H2: Purpose-Built Daycare Near Vineyard's New Estates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Our centre isn't just located near Vineyard; we are readily accessible to Vineyard and surrounding areas given our unique location. </w:t>
      </w:r>
      <w:del w:author="Victor McMillan" w:id="6" w:date="2026-06-22T06:10:23Z">
        <w:r w:rsidDel="00000000" w:rsidR="00000000" w:rsidRPr="00000000">
          <w:rPr>
            <w:rtl w:val="0"/>
          </w:rPr>
          <w:delText xml:space="preserve">We worked closely with the local Council so that our centre not only meets but exceeds the stringent requirements for early learning facilities within the North West Growth Area.</w:delText>
        </w:r>
      </w:del>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ins w:author="Victor McMillan" w:id="7" w:date="2026-06-22T06:10:26Z">
        <w:r w:rsidDel="00000000" w:rsidR="00000000" w:rsidRPr="00000000">
          <w:rPr>
            <w:b w:val="1"/>
            <w:bCs w:val="1"/>
            <w:rtl w:val="0"/>
            <w:rPrChange w:author="Victor McMillan" w:id="8" w:date="2026-06-22T06:10:26Z">
              <w:rPr/>
            </w:rPrChange>
          </w:rPr>
          <w:t xml:space="preserve">Here’s </w:t>
        </w:r>
        <w:r w:rsidDel="00000000" w:rsidR="00000000" w:rsidRPr="00000000">
          <w:rPr>
            <w:b w:val="1"/>
            <w:bCs w:val="1"/>
            <w:rtl w:val="0"/>
            <w:rPrChange w:author="Victor McMillan" w:id="8" w:date="2026-06-22T06:10:26Z">
              <w:rPr/>
            </w:rPrChange>
          </w:rPr>
          <w:t xml:space="preserve">what sets</w:t>
        </w:r>
        <w:del w:author="Victor McMillan" w:id="7" w:date="2026-06-22T06:10:26Z">
          <w:r w:rsidDel="00000000" w:rsidR="00000000" w:rsidRPr="00000000">
            <w:rPr>
              <w:b w:val="1"/>
              <w:bCs w:val="1"/>
              <w:rtl w:val="0"/>
              <w:rPrChange w:author="Victor McMillan" w:id="8" w:date="2026-06-22T06:10:26Z">
                <w:rPr/>
              </w:rPrChange>
            </w:rPr>
            <w:delText xml:space="preserve">what</w:delText>
          </w:r>
        </w:del>
      </w:ins>
      <w:del w:author="Victor McMillan" w:id="7" w:date="2026-06-22T06:10:26Z">
        <w:r w:rsidDel="00000000" w:rsidR="00000000" w:rsidRPr="00000000">
          <w:rPr>
            <w:b w:val="1"/>
            <w:bCs w:val="1"/>
            <w:rtl w:val="0"/>
            <w:rPrChange w:author="Victor McMillan" w:id="8" w:date="2026-06-22T06:10:26Z">
              <w:rPr>
                <w:b w:val="1"/>
                <w:bCs w:val="1"/>
              </w:rPr>
            </w:rPrChange>
          </w:rPr>
          <w:delText xml:space="preserve">What sets</w:delText>
        </w:r>
      </w:del>
      <w:r w:rsidDel="00000000" w:rsidR="00000000" w:rsidRPr="00000000">
        <w:rPr>
          <w:b w:val="1"/>
          <w:bCs w:val="1"/>
          <w:rtl w:val="0"/>
        </w:rPr>
        <w:t xml:space="preserve"> our facility apart: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numPr>
          <w:ilvl w:val="0"/>
          <w:numId w:val="92"/>
        </w:numPr>
        <w:ind w:left="720" w:hanging="360"/>
        <w:rPr>
          <w:u w:val="none"/>
        </w:rPr>
      </w:pPr>
      <w:r w:rsidDel="00000000" w:rsidR="00000000" w:rsidRPr="00000000">
        <w:rPr>
          <w:rtl w:val="0"/>
        </w:rPr>
        <w:t xml:space="preserve">Contemporary design incorporating generous outdoor natural play spaces, perfect for Vineyard residents. </w:t>
      </w:r>
    </w:p>
    <w:p w:rsidR="00000000" w:rsidDel="00000000" w:rsidP="00000000" w:rsidRDefault="00000000" w:rsidRPr="00000000" w14:paraId="00000115">
      <w:pPr>
        <w:numPr>
          <w:ilvl w:val="0"/>
          <w:numId w:val="92"/>
        </w:numPr>
        <w:ind w:left="720" w:hanging="360"/>
        <w:rPr>
          <w:u w:val="none"/>
        </w:rPr>
      </w:pPr>
      <w:r w:rsidDel="00000000" w:rsidR="00000000" w:rsidRPr="00000000">
        <w:rPr>
          <w:rtl w:val="0"/>
        </w:rPr>
        <w:t xml:space="preserve">Advanced climate control systems for year-round comfort.</w:t>
      </w:r>
    </w:p>
    <w:p w:rsidR="00000000" w:rsidDel="00000000" w:rsidP="00000000" w:rsidRDefault="00000000" w:rsidRPr="00000000" w14:paraId="00000116">
      <w:pPr>
        <w:numPr>
          <w:ilvl w:val="0"/>
          <w:numId w:val="92"/>
        </w:numPr>
        <w:ind w:left="720" w:hanging="360"/>
        <w:rPr>
          <w:u w:val="none"/>
        </w:rPr>
      </w:pPr>
      <w:r w:rsidDel="00000000" w:rsidR="00000000" w:rsidRPr="00000000">
        <w:rPr>
          <w:rtl w:val="0"/>
        </w:rPr>
        <w:t xml:space="preserve">Extensive outdoor play areas with custom-designed shade structures.</w:t>
      </w:r>
    </w:p>
    <w:p w:rsidR="00000000" w:rsidDel="00000000" w:rsidP="00000000" w:rsidRDefault="00000000" w:rsidRPr="00000000" w14:paraId="00000117">
      <w:pPr>
        <w:numPr>
          <w:ilvl w:val="0"/>
          <w:numId w:val="92"/>
        </w:numPr>
        <w:ind w:left="720" w:hanging="360"/>
        <w:rPr>
          <w:u w:val="none"/>
        </w:rPr>
      </w:pPr>
      <w:r w:rsidDel="00000000" w:rsidR="00000000" w:rsidRPr="00000000">
        <w:rPr>
          <w:rtl w:val="0"/>
        </w:rPr>
        <w:t xml:space="preserve">Secure, convenient parking for stress-free morning drop-offs.</w:t>
      </w:r>
    </w:p>
    <w:p w:rsidR="00000000" w:rsidDel="00000000" w:rsidP="00000000" w:rsidRDefault="00000000" w:rsidRPr="00000000" w14:paraId="00000118">
      <w:pPr>
        <w:numPr>
          <w:ilvl w:val="0"/>
          <w:numId w:val="92"/>
        </w:numPr>
        <w:ind w:left="720" w:hanging="360"/>
        <w:rPr>
          <w:u w:val="none"/>
        </w:rPr>
      </w:pPr>
      <w:r w:rsidDel="00000000" w:rsidR="00000000" w:rsidRPr="00000000">
        <w:rPr>
          <w:rtl w:val="0"/>
        </w:rPr>
        <w:t xml:space="preserve">Purpose-built rooms for different age groups and learning activities.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del w:author="Victor McMillan" w:id="9" w:date="2026-06-22T06:10:46Z"/>
        </w:rPr>
      </w:pPr>
      <w:del w:author="Victor McMillan" w:id="9" w:date="2026-06-22T06:10:46Z">
        <w:r w:rsidDel="00000000" w:rsidR="00000000" w:rsidRPr="00000000">
          <w:rPr>
            <w:rtl w:val="0"/>
          </w:rPr>
          <w:delText xml:space="preserve">As the new estates fall under Blacktown City Council's jurisdiction, we purpose-built our centre close by to service the specific requirements of their Development Control Plans for the North West Growth Area, making sure that we meet the highest standards of safety and design.</w:delText>
        </w:r>
      </w:del>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Contact us to discuss your family's needs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H2: Your Local Early Learning Experts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We understand that choosing childcare near Vineyard means finding more than just supervision; you need a genuine partner in your child's development. Our team brings fresh innovation and modern early learning approaches to support your child's growth.</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Our industry experience includes: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H3: School Readiness Programs</w:t>
      </w:r>
    </w:p>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Structured curriculum preparing children for their transition to local primary schools, with focus on literacy, numeracy, and social skills development essential for academic success.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H3: Qualified Educators</w:t>
      </w:r>
    </w:p>
    <w:p w:rsidR="00000000" w:rsidDel="00000000" w:rsidP="00000000" w:rsidRDefault="00000000" w:rsidRPr="00000000" w14:paraId="0000012A">
      <w:pPr>
        <w:rPr>
          <w:b w:val="1"/>
          <w:bCs w:val="1"/>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Passionate teachers committed to nurturing each child's unique potential, providing customised attention and regular progress updates to keep you connected to your child's journey.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b w:val="1"/>
          <w:bCs w:val="1"/>
          <w:rtl w:val="0"/>
        </w:rPr>
        <w:t xml:space="preserve">H3: Community Integration</w:t>
      </w:r>
    </w:p>
    <w:p w:rsidR="00000000" w:rsidDel="00000000" w:rsidP="00000000" w:rsidRDefault="00000000" w:rsidRPr="00000000" w14:paraId="0000012E">
      <w:pPr>
        <w:rPr>
          <w:b w:val="1"/>
          <w:bCs w:val="1"/>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Building connections between families new to Vineyard, creating a supportive network that extends beyond our centre walls and helps establish roots in your new community.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rtl w:val="0"/>
        </w:rPr>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H3: The Values Behind Flourish ELC</w:t>
      </w:r>
    </w:p>
    <w:p w:rsidR="00000000" w:rsidDel="00000000" w:rsidP="00000000" w:rsidRDefault="00000000" w:rsidRPr="00000000" w14:paraId="00000133">
      <w:pPr>
        <w:spacing w:after="240" w:before="240" w:lineRule="auto"/>
        <w:rPr/>
      </w:pPr>
      <w:r w:rsidDel="00000000" w:rsidR="00000000" w:rsidRPr="00000000">
        <w:rPr>
          <w:rtl w:val="0"/>
        </w:rPr>
        <w:t xml:space="preserve">Our values are the backbone of everything we do, and these include:</w:t>
      </w:r>
    </w:p>
    <w:p w:rsidR="00000000" w:rsidDel="00000000" w:rsidP="00000000" w:rsidRDefault="00000000" w:rsidRPr="00000000" w14:paraId="00000134">
      <w:pPr>
        <w:numPr>
          <w:ilvl w:val="0"/>
          <w:numId w:val="44"/>
        </w:numPr>
        <w:spacing w:after="0" w:afterAutospacing="0" w:before="240" w:lineRule="auto"/>
        <w:ind w:left="720" w:hanging="360"/>
        <w:rPr/>
      </w:pPr>
      <w:r w:rsidDel="00000000" w:rsidR="00000000" w:rsidRPr="00000000">
        <w:rPr>
          <w:rtl w:val="0"/>
        </w:rPr>
        <w:t xml:space="preserve">Partnerships with Family and Community</w:t>
      </w:r>
    </w:p>
    <w:p w:rsidR="00000000" w:rsidDel="00000000" w:rsidP="00000000" w:rsidRDefault="00000000" w:rsidRPr="00000000" w14:paraId="00000135">
      <w:pPr>
        <w:numPr>
          <w:ilvl w:val="0"/>
          <w:numId w:val="44"/>
        </w:numPr>
        <w:spacing w:after="0" w:afterAutospacing="0" w:before="0" w:beforeAutospacing="0" w:lineRule="auto"/>
        <w:ind w:left="720" w:hanging="360"/>
        <w:rPr/>
      </w:pPr>
      <w:r w:rsidDel="00000000" w:rsidR="00000000" w:rsidRPr="00000000">
        <w:rPr>
          <w:rtl w:val="0"/>
        </w:rPr>
        <w:t xml:space="preserve">Respect for Culture, Diversity and Sustainability</w:t>
      </w:r>
    </w:p>
    <w:p w:rsidR="00000000" w:rsidDel="00000000" w:rsidP="00000000" w:rsidRDefault="00000000" w:rsidRPr="00000000" w14:paraId="00000136">
      <w:pPr>
        <w:numPr>
          <w:ilvl w:val="0"/>
          <w:numId w:val="44"/>
        </w:numPr>
        <w:spacing w:after="0" w:afterAutospacing="0" w:before="0" w:beforeAutospacing="0" w:lineRule="auto"/>
        <w:ind w:left="720" w:hanging="360"/>
        <w:rPr/>
      </w:pPr>
      <w:r w:rsidDel="00000000" w:rsidR="00000000" w:rsidRPr="00000000">
        <w:rPr>
          <w:rtl w:val="0"/>
        </w:rPr>
        <w:t xml:space="preserve">Belonging and Inclusion</w:t>
      </w:r>
    </w:p>
    <w:p w:rsidR="00000000" w:rsidDel="00000000" w:rsidP="00000000" w:rsidRDefault="00000000" w:rsidRPr="00000000" w14:paraId="00000137">
      <w:pPr>
        <w:numPr>
          <w:ilvl w:val="0"/>
          <w:numId w:val="44"/>
        </w:numPr>
        <w:spacing w:after="0" w:afterAutospacing="0" w:before="0" w:beforeAutospacing="0" w:lineRule="auto"/>
        <w:ind w:left="720" w:hanging="360"/>
        <w:rPr/>
      </w:pPr>
      <w:r w:rsidDel="00000000" w:rsidR="00000000" w:rsidRPr="00000000">
        <w:rPr>
          <w:rtl w:val="0"/>
        </w:rPr>
        <w:t xml:space="preserve">Safety, Wellbeing and Professional Excellence</w:t>
      </w:r>
    </w:p>
    <w:p w:rsidR="00000000" w:rsidDel="00000000" w:rsidP="00000000" w:rsidRDefault="00000000" w:rsidRPr="00000000" w14:paraId="00000138">
      <w:pPr>
        <w:numPr>
          <w:ilvl w:val="0"/>
          <w:numId w:val="44"/>
        </w:numPr>
        <w:spacing w:after="240" w:before="0" w:beforeAutospacing="0" w:lineRule="auto"/>
        <w:ind w:left="720" w:hanging="360"/>
        <w:rPr/>
      </w:pPr>
      <w:r w:rsidDel="00000000" w:rsidR="00000000" w:rsidRPr="00000000">
        <w:rPr>
          <w:rtl w:val="0"/>
        </w:rPr>
        <w:t xml:space="preserve">Child Led Learning and Growth</w:t>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H2: Why Families Choose Us for Childcare in Vineyard</w:t>
      </w:r>
    </w:p>
    <w:p w:rsidR="00000000" w:rsidDel="00000000" w:rsidP="00000000" w:rsidRDefault="00000000" w:rsidRPr="00000000" w14:paraId="0000013B">
      <w:pPr>
        <w:numPr>
          <w:ilvl w:val="0"/>
          <w:numId w:val="101"/>
        </w:numPr>
        <w:spacing w:after="0" w:afterAutospacing="0" w:before="240" w:lineRule="auto"/>
        <w:ind w:left="720" w:hanging="360"/>
        <w:rPr>
          <w:b w:val="1"/>
          <w:bCs w:val="1"/>
        </w:rPr>
      </w:pPr>
      <w:r w:rsidDel="00000000" w:rsidR="00000000" w:rsidRPr="00000000">
        <w:rPr>
          <w:b w:val="1"/>
          <w:bCs w:val="1"/>
          <w:rtl w:val="0"/>
        </w:rPr>
        <w:t xml:space="preserve">Flexible Family Involvement</w:t>
      </w:r>
      <w:r w:rsidDel="00000000" w:rsidR="00000000" w:rsidRPr="00000000">
        <w:rPr>
          <w:rtl w:val="0"/>
        </w:rPr>
        <w:t xml:space="preserve">: We encourage families to feel at home within our centre community.</w:t>
      </w:r>
    </w:p>
    <w:p w:rsidR="00000000" w:rsidDel="00000000" w:rsidP="00000000" w:rsidRDefault="00000000" w:rsidRPr="00000000" w14:paraId="0000013C">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Trusted Coverage</w:t>
      </w:r>
      <w:r w:rsidDel="00000000" w:rsidR="00000000" w:rsidRPr="00000000">
        <w:rPr>
          <w:rtl w:val="0"/>
        </w:rPr>
        <w:t xml:space="preserve">: First Aid trained educators and $20 million Public Liability Insurance provide added peace of mind.</w:t>
      </w:r>
    </w:p>
    <w:p w:rsidR="00000000" w:rsidDel="00000000" w:rsidP="00000000" w:rsidRDefault="00000000" w:rsidRPr="00000000" w14:paraId="0000013D">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Interactive Parent App</w:t>
      </w:r>
      <w:r w:rsidDel="00000000" w:rsidR="00000000" w:rsidRPr="00000000">
        <w:rPr>
          <w:rtl w:val="0"/>
        </w:rPr>
        <w:t xml:space="preserve">: Stay connected through regular photos, videos and educational updates.</w:t>
      </w:r>
    </w:p>
    <w:p w:rsidR="00000000" w:rsidDel="00000000" w:rsidP="00000000" w:rsidRDefault="00000000" w:rsidRPr="00000000" w14:paraId="0000013E">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Comprehensive Curriculum</w:t>
      </w:r>
      <w:r w:rsidDel="00000000" w:rsidR="00000000" w:rsidRPr="00000000">
        <w:rPr>
          <w:rtl w:val="0"/>
        </w:rPr>
        <w:t xml:space="preserve">: Learning programs that include STEM, Sustainability, Cultural Education, Munch &amp; Move and School Readiness.</w:t>
      </w:r>
    </w:p>
    <w:p w:rsidR="00000000" w:rsidDel="00000000" w:rsidP="00000000" w:rsidRDefault="00000000" w:rsidRPr="00000000" w14:paraId="0000013F">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Individualised Learning</w:t>
      </w:r>
      <w:r w:rsidDel="00000000" w:rsidR="00000000" w:rsidRPr="00000000">
        <w:rPr>
          <w:rtl w:val="0"/>
        </w:rPr>
        <w:t xml:space="preserve">: Every child’s learning journey is shaped around their unique strengths and interests.</w:t>
      </w:r>
    </w:p>
    <w:p w:rsidR="00000000" w:rsidDel="00000000" w:rsidP="00000000" w:rsidRDefault="00000000" w:rsidRPr="00000000" w14:paraId="00000140">
      <w:pPr>
        <w:numPr>
          <w:ilvl w:val="0"/>
          <w:numId w:val="101"/>
        </w:numPr>
        <w:spacing w:after="240" w:before="0" w:beforeAutospacing="0" w:lineRule="auto"/>
        <w:ind w:left="720" w:hanging="360"/>
        <w:rPr>
          <w:b w:val="1"/>
          <w:bCs w:val="1"/>
        </w:rPr>
      </w:pPr>
      <w:r w:rsidDel="00000000" w:rsidR="00000000" w:rsidRPr="00000000">
        <w:rPr>
          <w:b w:val="1"/>
          <w:bCs w:val="1"/>
          <w:rtl w:val="0"/>
        </w:rPr>
        <w:t xml:space="preserve">Subsidy Support</w:t>
      </w:r>
      <w:r w:rsidDel="00000000" w:rsidR="00000000" w:rsidRPr="00000000">
        <w:rPr>
          <w:rtl w:val="0"/>
        </w:rPr>
        <w:t xml:space="preserve">: Child Care Subsidy and Start Strong Funding are available for eligible families.</w:t>
      </w: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tl w:val="0"/>
        </w:rPr>
        <w:t xml:space="preserve">H2: Supporting Vineyard's Working Families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reality for many Vineyard families involves juggling demanding careers with parenting responsibilities. Our centre specifically addresses these challenges through:</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numPr>
          <w:ilvl w:val="0"/>
          <w:numId w:val="71"/>
        </w:numPr>
        <w:ind w:left="720" w:hanging="360"/>
        <w:rPr>
          <w:u w:val="none"/>
        </w:rPr>
      </w:pPr>
      <w:r w:rsidDel="00000000" w:rsidR="00000000" w:rsidRPr="00000000">
        <w:rPr>
          <w:b w:val="1"/>
          <w:bCs w:val="1"/>
          <w:rtl w:val="0"/>
        </w:rPr>
        <w:t xml:space="preserve">Early opening hours</w:t>
      </w:r>
      <w:r w:rsidDel="00000000" w:rsidR="00000000" w:rsidRPr="00000000">
        <w:rPr>
          <w:rtl w:val="0"/>
        </w:rPr>
        <w:t xml:space="preserve"> of 7am accommodating Sydney-bound commuters.</w:t>
      </w:r>
    </w:p>
    <w:p w:rsidR="00000000" w:rsidDel="00000000" w:rsidP="00000000" w:rsidRDefault="00000000" w:rsidRPr="00000000" w14:paraId="00000148">
      <w:pPr>
        <w:numPr>
          <w:ilvl w:val="0"/>
          <w:numId w:val="71"/>
        </w:numPr>
        <w:ind w:left="720" w:hanging="360"/>
        <w:rPr>
          <w:u w:val="none"/>
        </w:rPr>
      </w:pPr>
      <w:r w:rsidDel="00000000" w:rsidR="00000000" w:rsidRPr="00000000">
        <w:rPr>
          <w:b w:val="1"/>
          <w:bCs w:val="1"/>
          <w:rtl w:val="0"/>
        </w:rPr>
        <w:t xml:space="preserve">Late pickup options</w:t>
      </w:r>
      <w:r w:rsidDel="00000000" w:rsidR="00000000" w:rsidRPr="00000000">
        <w:rPr>
          <w:rtl w:val="0"/>
        </w:rPr>
        <w:t xml:space="preserve"> of 6pm for unpredictable work schedules.</w:t>
      </w:r>
    </w:p>
    <w:p w:rsidR="00000000" w:rsidDel="00000000" w:rsidP="00000000" w:rsidRDefault="00000000" w:rsidRPr="00000000" w14:paraId="00000149">
      <w:pPr>
        <w:numPr>
          <w:ilvl w:val="0"/>
          <w:numId w:val="71"/>
        </w:numPr>
        <w:ind w:left="720" w:hanging="360"/>
        <w:rPr>
          <w:u w:val="none"/>
        </w:rPr>
      </w:pPr>
      <w:r w:rsidDel="00000000" w:rsidR="00000000" w:rsidRPr="00000000">
        <w:rPr>
          <w:b w:val="1"/>
          <w:bCs w:val="1"/>
          <w:rtl w:val="0"/>
        </w:rPr>
        <w:t xml:space="preserve">Backup care services we offer</w:t>
      </w:r>
      <w:r w:rsidDel="00000000" w:rsidR="00000000" w:rsidRPr="00000000">
        <w:rPr>
          <w:rtl w:val="0"/>
        </w:rPr>
        <w:t xml:space="preserve"> when regular arrangements fall through.</w:t>
      </w:r>
    </w:p>
    <w:p w:rsidR="00000000" w:rsidDel="00000000" w:rsidP="00000000" w:rsidRDefault="00000000" w:rsidRPr="00000000" w14:paraId="0000014A">
      <w:pPr>
        <w:numPr>
          <w:ilvl w:val="0"/>
          <w:numId w:val="71"/>
        </w:numPr>
        <w:ind w:left="720" w:hanging="360"/>
        <w:rPr>
          <w:u w:val="none"/>
        </w:rPr>
      </w:pPr>
      <w:r w:rsidDel="00000000" w:rsidR="00000000" w:rsidRPr="00000000">
        <w:rPr>
          <w:b w:val="1"/>
          <w:bCs w:val="1"/>
          <w:rtl w:val="0"/>
        </w:rPr>
        <w:t xml:space="preserve">Holiday programs</w:t>
      </w:r>
      <w:r w:rsidDel="00000000" w:rsidR="00000000" w:rsidRPr="00000000">
        <w:rPr>
          <w:rtl w:val="0"/>
        </w:rPr>
        <w:t xml:space="preserve"> supporting year-round working parents.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We recognise that many families are new to the area without established support networks. Our centre serves as a vital community hub where both parents and children form meaningful connections, creating the village every family needs.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b w:val="1"/>
          <w:bCs w:val="1"/>
          <w:rtl w:val="0"/>
        </w:rPr>
        <w:t xml:space="preserve">What age groups do you cater to at your centre near Vineyard?</w:t>
      </w:r>
    </w:p>
    <w:p w:rsidR="00000000" w:rsidDel="00000000" w:rsidP="00000000" w:rsidRDefault="00000000" w:rsidRPr="00000000" w14:paraId="00000151">
      <w:pPr>
        <w:rPr/>
      </w:pPr>
      <w:r w:rsidDel="00000000" w:rsidR="00000000" w:rsidRPr="00000000">
        <w:rPr>
          <w:rtl w:val="0"/>
        </w:rPr>
        <w:t xml:space="preserve">We welcome children from 6 weeks to school age, with dedicated rooms and programs custom to each developmental stage. Our purpose-built facility includes separate spaces for infants, toddlers, and preschoolers.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b w:val="1"/>
          <w:bCs w:val="1"/>
          <w:rtl w:val="0"/>
        </w:rPr>
        <w:t xml:space="preserve">How do you handle the demand for childcare places in Vineyard?</w:t>
      </w:r>
    </w:p>
    <w:p w:rsidR="00000000" w:rsidDel="00000000" w:rsidP="00000000" w:rsidRDefault="00000000" w:rsidRPr="00000000" w14:paraId="00000154">
      <w:pPr>
        <w:rPr/>
      </w:pPr>
      <w:r w:rsidDel="00000000" w:rsidR="00000000" w:rsidRPr="00000000">
        <w:rPr>
          <w:rtl w:val="0"/>
        </w:rPr>
        <w:t xml:space="preserve">With hundreds of new families moving into Vineyard, our places are filling faster than expected. We encourage families to book a tour quickly to avoid joining lengthy waitlists at other centres.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b w:val="1"/>
          <w:bCs w:val="1"/>
          <w:rtl w:val="0"/>
        </w:rPr>
        <w:t xml:space="preserve">What makes your approach to early learning unique?</w:t>
      </w:r>
    </w:p>
    <w:p w:rsidR="00000000" w:rsidDel="00000000" w:rsidP="00000000" w:rsidRDefault="00000000" w:rsidRPr="00000000" w14:paraId="00000157">
      <w:pPr>
        <w:rPr/>
      </w:pPr>
      <w:r w:rsidDel="00000000" w:rsidR="00000000" w:rsidRPr="00000000">
        <w:rPr>
          <w:rtl w:val="0"/>
        </w:rPr>
        <w:t xml:space="preserve">Our educators combine modern teaching methodologies with genuine care for each child's wellbeing. We focus on school readiness while nurturing creativity, confidence, and social skills essential for future success.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b w:val="1"/>
          <w:bCs w:val="1"/>
          <w:rtl w:val="0"/>
        </w:rPr>
        <w:t xml:space="preserve">How do you ensure children's safety and comfort?</w:t>
      </w:r>
    </w:p>
    <w:p w:rsidR="00000000" w:rsidDel="00000000" w:rsidP="00000000" w:rsidRDefault="00000000" w:rsidRPr="00000000" w14:paraId="0000015A">
      <w:pPr>
        <w:rPr/>
      </w:pPr>
      <w:r w:rsidDel="00000000" w:rsidR="00000000" w:rsidRPr="00000000">
        <w:rPr>
          <w:rtl w:val="0"/>
        </w:rPr>
        <w:t xml:space="preserve">We've invested in premium safety features, advanced air conditioning systems, and extensive shade structures designed specifically for Western Sydney's climate conditions.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b w:val="1"/>
          <w:bCs w:val="1"/>
          <w:rtl w:val="0"/>
        </w:rPr>
        <w:t xml:space="preserve">Is the Vineyard centre accessible via public transport?</w:t>
      </w:r>
    </w:p>
    <w:p w:rsidR="00000000" w:rsidDel="00000000" w:rsidP="00000000" w:rsidRDefault="00000000" w:rsidRPr="00000000" w14:paraId="0000015D">
      <w:pPr>
        <w:rPr/>
      </w:pPr>
      <w:r w:rsidDel="00000000" w:rsidR="00000000" w:rsidRPr="00000000">
        <w:rPr>
          <w:rtl w:val="0"/>
        </w:rPr>
        <w:t xml:space="preserve">Yes, our location is strategically placed near major transport links serving the North West Growth Area, making it convenient for parents who use public transport for their daily commute.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b w:val="1"/>
          <w:bCs w:val="1"/>
          <w:rtl w:val="0"/>
        </w:rPr>
        <w:t xml:space="preserve">What should my child bring on their first day?</w:t>
      </w:r>
    </w:p>
    <w:p w:rsidR="00000000" w:rsidDel="00000000" w:rsidP="00000000" w:rsidRDefault="00000000" w:rsidRPr="00000000" w14:paraId="00000160">
      <w:pPr>
        <w:rPr/>
      </w:pPr>
      <w:r w:rsidDel="00000000" w:rsidR="00000000" w:rsidRPr="00000000">
        <w:rPr>
          <w:rtl w:val="0"/>
        </w:rPr>
        <w:t xml:space="preserve">We ask parents to provide a bag with a change of clothes, a sun-safe hat, a drink bottle, personal bed sheets and any specific comfort items (like a dummy). We provide wipes, sunblock, and nutritious meals, snacks and refreshments.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b w:val="1"/>
          <w:bCs w:val="1"/>
          <w:rtl w:val="0"/>
        </w:rPr>
        <w:t xml:space="preserve">How do you communicate daily updates to Vineyard parents?</w:t>
      </w:r>
    </w:p>
    <w:p w:rsidR="00000000" w:rsidDel="00000000" w:rsidP="00000000" w:rsidRDefault="00000000" w:rsidRPr="00000000" w14:paraId="00000163">
      <w:pPr>
        <w:rPr/>
      </w:pPr>
      <w:r w:rsidDel="00000000" w:rsidR="00000000" w:rsidRPr="00000000">
        <w:rPr>
          <w:rtl w:val="0"/>
        </w:rPr>
        <w:t xml:space="preserve">We use a dedicated parent communication app that provides real-time updates on your child’s meals, sleep times, and learning activities, including photos and videos of their milestones throughout the day.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Can you accommodate families with varying schedules?</w:t>
      </w:r>
    </w:p>
    <w:p w:rsidR="00000000" w:rsidDel="00000000" w:rsidP="00000000" w:rsidRDefault="00000000" w:rsidRPr="00000000" w14:paraId="00000166">
      <w:pPr>
        <w:rPr/>
      </w:pPr>
      <w:r w:rsidDel="00000000" w:rsidR="00000000" w:rsidRPr="00000000">
        <w:rPr>
          <w:rtl w:val="0"/>
        </w:rPr>
        <w:t xml:space="preserve">Absolutely. We understand the unique challenges facing commuter families in Vineyard. Our flexible booking options and extended hours confirm quality care that works around your professional commitments.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b w:val="1"/>
          <w:bCs w:val="1"/>
          <w:rtl w:val="0"/>
        </w:rPr>
        <w:t xml:space="preserve">H2: Secure Your Child's Future in Vineyard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Don't let the stress of finding quality childcare near Vineyard overshadow the joy of settling into your new home. Our purpose-built centre offers the peace of mind you deserve, with guaranteed quality care in a modern facility designed for families just like yours.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Join the growing community of Vineyard families who've found a better approach to early learning. With our convenient location, exceptional facilities, and genuine commitment to your child's development, we're ready to become an essential part of your family's success story.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Book your custom tour today and see why discerning Vineyard families choose our centre for their children's crucial early years. Places are limited and filling quickly; secure your spot before joining another waitlist.</w:t>
      </w:r>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1"/>
        <w:rPr>
          <w:b w:val="1"/>
          <w:bCs w:val="1"/>
        </w:rPr>
      </w:pPr>
      <w:bookmarkStart w:colFirst="0" w:colLast="0" w:name="_6rgtpwmywo6m" w:id="3"/>
      <w:bookmarkEnd w:id="3"/>
      <w:r w:rsidDel="00000000" w:rsidR="00000000" w:rsidRPr="00000000">
        <w:rPr>
          <w:b w:val="1"/>
          <w:bCs w:val="1"/>
          <w:rtl w:val="0"/>
        </w:rPr>
        <w:t xml:space="preserve">Page 4 </w:t>
      </w:r>
    </w:p>
    <w:p w:rsidR="00000000" w:rsidDel="00000000" w:rsidP="00000000" w:rsidRDefault="00000000" w:rsidRPr="00000000" w14:paraId="00000171">
      <w:pPr>
        <w:rPr>
          <w:b w:val="1"/>
          <w:bCs w:val="1"/>
        </w:rPr>
      </w:pPr>
      <w:r w:rsidDel="00000000" w:rsidR="00000000" w:rsidRPr="00000000">
        <w:rPr>
          <w:b w:val="1"/>
          <w:bCs w:val="1"/>
          <w:rtl w:val="0"/>
        </w:rPr>
        <w:t xml:space="preserve">URL: </w:t>
      </w:r>
      <w:hyperlink r:id="rId9">
        <w:r w:rsidDel="00000000" w:rsidR="00000000" w:rsidRPr="00000000">
          <w:rPr>
            <w:b w:val="1"/>
            <w:bCs w:val="1"/>
            <w:color w:val="1155cc"/>
            <w:u w:val="single"/>
            <w:rtl w:val="0"/>
          </w:rPr>
          <w:t xml:space="preserve">https://flourishelc.com.au/daycare-childcare-gables-nsw/</w:t>
        </w:r>
      </w:hyperlink>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Page Type: Location Page</w:t>
      </w:r>
    </w:p>
    <w:p w:rsidR="00000000" w:rsidDel="00000000" w:rsidP="00000000" w:rsidRDefault="00000000" w:rsidRPr="00000000" w14:paraId="00000174">
      <w:pPr>
        <w:rPr/>
      </w:pPr>
      <w:r w:rsidDel="00000000" w:rsidR="00000000" w:rsidRPr="00000000">
        <w:rPr>
          <w:rtl w:val="0"/>
        </w:rPr>
        <w:t xml:space="preserve">Content Type: New Content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Keywords:</w:t>
      </w:r>
    </w:p>
    <w:p w:rsidR="00000000" w:rsidDel="00000000" w:rsidP="00000000" w:rsidRDefault="00000000" w:rsidRPr="00000000" w14:paraId="00000177">
      <w:pPr>
        <w:rPr>
          <w:b w:val="1"/>
          <w:bCs w:val="1"/>
        </w:rPr>
      </w:pPr>
      <w:r w:rsidDel="00000000" w:rsidR="00000000" w:rsidRPr="00000000">
        <w:rPr>
          <w:b w:val="1"/>
          <w:bCs w:val="1"/>
          <w:rtl w:val="0"/>
        </w:rPr>
        <w:t xml:space="preserve">Primary keyword: childcare near gables</w:t>
      </w:r>
    </w:p>
    <w:p w:rsidR="00000000" w:rsidDel="00000000" w:rsidP="00000000" w:rsidRDefault="00000000" w:rsidRPr="00000000" w14:paraId="00000178">
      <w:pPr>
        <w:rPr/>
      </w:pPr>
      <w:r w:rsidDel="00000000" w:rsidR="00000000" w:rsidRPr="00000000">
        <w:rPr>
          <w:rtl w:val="0"/>
        </w:rPr>
        <w:t xml:space="preserve">Secondary keywords: daycare near gables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b w:val="1"/>
          <w:bCs w:val="1"/>
          <w:rtl w:val="0"/>
        </w:rPr>
        <w:t xml:space="preserve">Content: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Meta Title: Premium Childcare Near Gables | Flourish ELC</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Meta Description: Trusted childcare near Gables for busy professionals. Purpose-built centre with premium early learning programs. Secure your child's place today!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tl w:val="0"/>
        </w:rPr>
        <w:t xml:space="preserve">H1: Childcare Near Gables</w:t>
      </w:r>
    </w:p>
    <w:p w:rsidR="00000000" w:rsidDel="00000000" w:rsidP="00000000" w:rsidRDefault="00000000" w:rsidRPr="00000000" w14:paraId="00000182">
      <w:pPr>
        <w:spacing w:after="240" w:before="240" w:lineRule="auto"/>
        <w:rPr/>
      </w:pPr>
      <w:r w:rsidDel="00000000" w:rsidR="00000000" w:rsidRPr="00000000">
        <w:rPr>
          <w:rtl w:val="0"/>
        </w:rPr>
        <w:t xml:space="preserve">At Flourish Early Learning Centre, we believe every child deserves a place where their curiosity, confidence, and potential can truly grow. Our purpose-built facility near Gables brings together qualified educators, premium learning environments, and programs designed to give your child the strongest possible start in life.</w:t>
      </w:r>
    </w:p>
    <w:p w:rsidR="00000000" w:rsidDel="00000000" w:rsidP="00000000" w:rsidRDefault="00000000" w:rsidRPr="00000000" w14:paraId="00000183">
      <w:pPr>
        <w:spacing w:after="240" w:before="240" w:lineRule="auto"/>
        <w:rPr/>
      </w:pPr>
      <w:r w:rsidDel="00000000" w:rsidR="00000000" w:rsidRPr="00000000">
        <w:rPr>
          <w:rtl w:val="0"/>
        </w:rPr>
        <w:t xml:space="preserve">For families in Gables, that means exceptional early education right in your neighbourhood, backed by the reliability and flexibility to support your family's busy life.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b w:val="1"/>
          <w:bCs w:val="1"/>
          <w:rtl w:val="0"/>
        </w:rPr>
        <w:t xml:space="preserve">H2: Understanding the Unique Needs of Gables Families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b w:val="1"/>
          <w:bCs w:val="1"/>
          <w:rtl w:val="0"/>
        </w:rPr>
        <w:t xml:space="preserve">H3: The New Community Challenge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Moving to a brand-new suburb like Gables brings exciting opportunities, but we understand it can feel isolating without your established support network nearby. That's why our childcare near Gables focuses on building a warm, close-knit community where both children and parents form lasting connections.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Our centre serves as more than just a childcare facility. Through regular family events, parent networking opportunities, and collaborative programs, we help you build the village every family needs. Whether you live in The Gables estate or the surrounding master-planned communities, you'll find a welcoming environment that feels like an extension of your family.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Secure Your Child's Place Today</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H3: Supporting Your Professional Life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Long commutes to Sydney CBD or Parramatta are a reality for many Gables professionals. Our daycare near Gables operates with extended hours designed around your schedule, providing reliable care that lets you focus on your career without worry.</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We provide: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numPr>
          <w:ilvl w:val="0"/>
          <w:numId w:val="31"/>
        </w:numPr>
        <w:ind w:left="720" w:hanging="360"/>
        <w:rPr>
          <w:u w:val="none"/>
        </w:rPr>
      </w:pPr>
      <w:r w:rsidDel="00000000" w:rsidR="00000000" w:rsidRPr="00000000">
        <w:rPr>
          <w:rtl w:val="0"/>
        </w:rPr>
        <w:t xml:space="preserve">Early morning drop-off from 7:00am.</w:t>
      </w:r>
    </w:p>
    <w:p w:rsidR="00000000" w:rsidDel="00000000" w:rsidP="00000000" w:rsidRDefault="00000000" w:rsidRPr="00000000" w14:paraId="00000197">
      <w:pPr>
        <w:numPr>
          <w:ilvl w:val="0"/>
          <w:numId w:val="31"/>
        </w:numPr>
        <w:ind w:left="720" w:hanging="360"/>
        <w:rPr>
          <w:u w:val="none"/>
        </w:rPr>
      </w:pPr>
      <w:r w:rsidDel="00000000" w:rsidR="00000000" w:rsidRPr="00000000">
        <w:rPr>
          <w:rtl w:val="0"/>
        </w:rPr>
        <w:t xml:space="preserve">Extended evening care until 6:00pm.</w:t>
      </w:r>
    </w:p>
    <w:p w:rsidR="00000000" w:rsidDel="00000000" w:rsidP="00000000" w:rsidRDefault="00000000" w:rsidRPr="00000000" w14:paraId="00000198">
      <w:pPr>
        <w:numPr>
          <w:ilvl w:val="0"/>
          <w:numId w:val="31"/>
        </w:numPr>
        <w:ind w:left="720" w:hanging="360"/>
        <w:rPr>
          <w:u w:val="none"/>
        </w:rPr>
      </w:pPr>
      <w:r w:rsidDel="00000000" w:rsidR="00000000" w:rsidRPr="00000000">
        <w:rPr>
          <w:rtl w:val="0"/>
        </w:rPr>
        <w:t xml:space="preserve">Flexible booking options for changing work schedules.</w:t>
      </w:r>
    </w:p>
    <w:p w:rsidR="00000000" w:rsidDel="00000000" w:rsidP="00000000" w:rsidRDefault="00000000" w:rsidRPr="00000000" w14:paraId="00000199">
      <w:pPr>
        <w:numPr>
          <w:ilvl w:val="0"/>
          <w:numId w:val="31"/>
        </w:numPr>
        <w:ind w:left="720" w:hanging="360"/>
        <w:rPr>
          <w:u w:val="none"/>
        </w:rPr>
      </w:pPr>
      <w:r w:rsidDel="00000000" w:rsidR="00000000" w:rsidRPr="00000000">
        <w:rPr>
          <w:rtl w:val="0"/>
        </w:rPr>
        <w:t xml:space="preserve">Real-time updates through our parent communication app.</w:t>
      </w:r>
    </w:p>
    <w:p w:rsidR="00000000" w:rsidDel="00000000" w:rsidP="00000000" w:rsidRDefault="00000000" w:rsidRPr="00000000" w14:paraId="0000019A">
      <w:pPr>
        <w:numPr>
          <w:ilvl w:val="0"/>
          <w:numId w:val="31"/>
        </w:numPr>
        <w:ind w:left="720" w:hanging="360"/>
        <w:rPr>
          <w:u w:val="none"/>
        </w:rPr>
      </w:pPr>
      <w:r w:rsidDel="00000000" w:rsidR="00000000" w:rsidRPr="00000000">
        <w:rPr>
          <w:rtl w:val="0"/>
        </w:rPr>
        <w:t xml:space="preserve">Nutritious meals prepared on-site, saving you preparation time.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b w:val="1"/>
          <w:bCs w:val="1"/>
          <w:rtl w:val="0"/>
        </w:rPr>
        <w:t xml:space="preserve">H3: Delivering Premium Educational Outcomes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In a suburb filled with contemporary modern and Hamptons-inspired homes, families expect excellence in every aspect of their lives. Our early learning program exceeds these expectations with:</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numPr>
          <w:ilvl w:val="0"/>
          <w:numId w:val="2"/>
        </w:numPr>
        <w:ind w:left="720" w:hanging="360"/>
        <w:rPr>
          <w:u w:val="none"/>
        </w:rPr>
      </w:pPr>
      <w:r w:rsidDel="00000000" w:rsidR="00000000" w:rsidRPr="00000000">
        <w:rPr>
          <w:rtl w:val="0"/>
        </w:rPr>
        <w:t xml:space="preserve">Play-based curriculum aligned with the Early Years Learning Framework.</w:t>
      </w:r>
    </w:p>
    <w:p w:rsidR="00000000" w:rsidDel="00000000" w:rsidP="00000000" w:rsidRDefault="00000000" w:rsidRPr="00000000" w14:paraId="000001A2">
      <w:pPr>
        <w:numPr>
          <w:ilvl w:val="0"/>
          <w:numId w:val="2"/>
        </w:numPr>
        <w:ind w:left="720" w:hanging="360"/>
        <w:rPr>
          <w:u w:val="none"/>
        </w:rPr>
      </w:pPr>
      <w:r w:rsidDel="00000000" w:rsidR="00000000" w:rsidRPr="00000000">
        <w:rPr>
          <w:rtl w:val="0"/>
        </w:rPr>
        <w:t xml:space="preserve">Qualified educators passionate about child development.</w:t>
      </w:r>
    </w:p>
    <w:p w:rsidR="00000000" w:rsidDel="00000000" w:rsidP="00000000" w:rsidRDefault="00000000" w:rsidRPr="00000000" w14:paraId="000001A3">
      <w:pPr>
        <w:numPr>
          <w:ilvl w:val="0"/>
          <w:numId w:val="2"/>
        </w:numPr>
        <w:ind w:left="720" w:hanging="360"/>
        <w:rPr>
          <w:u w:val="none"/>
        </w:rPr>
      </w:pPr>
      <w:r w:rsidDel="00000000" w:rsidR="00000000" w:rsidRPr="00000000">
        <w:rPr>
          <w:rtl w:val="0"/>
        </w:rPr>
        <w:t xml:space="preserve">Small group sizes </w:t>
      </w:r>
      <w:r w:rsidDel="00000000" w:rsidR="00000000" w:rsidRPr="00000000">
        <w:rPr>
          <w:rtl w:val="0"/>
        </w:rPr>
        <w:t xml:space="preserve">providing</w:t>
      </w:r>
      <w:r w:rsidDel="00000000" w:rsidR="00000000" w:rsidRPr="00000000">
        <w:rPr>
          <w:rtl w:val="0"/>
        </w:rPr>
        <w:t xml:space="preserve"> individual attention.</w:t>
      </w:r>
    </w:p>
    <w:p w:rsidR="00000000" w:rsidDel="00000000" w:rsidP="00000000" w:rsidRDefault="00000000" w:rsidRPr="00000000" w14:paraId="000001A4">
      <w:pPr>
        <w:numPr>
          <w:ilvl w:val="0"/>
          <w:numId w:val="2"/>
        </w:numPr>
        <w:ind w:left="720" w:hanging="360"/>
        <w:rPr>
          <w:u w:val="none"/>
        </w:rPr>
      </w:pPr>
      <w:r w:rsidDel="00000000" w:rsidR="00000000" w:rsidRPr="00000000">
        <w:rPr>
          <w:rtl w:val="0"/>
        </w:rPr>
        <w:t xml:space="preserve">School readiness programs preparing children for success.</w:t>
      </w:r>
    </w:p>
    <w:p w:rsidR="00000000" w:rsidDel="00000000" w:rsidP="00000000" w:rsidRDefault="00000000" w:rsidRPr="00000000" w14:paraId="000001A5">
      <w:pPr>
        <w:numPr>
          <w:ilvl w:val="0"/>
          <w:numId w:val="2"/>
        </w:numPr>
        <w:ind w:left="720" w:hanging="360"/>
        <w:rPr>
          <w:u w:val="none"/>
        </w:rPr>
      </w:pPr>
      <w:r w:rsidDel="00000000" w:rsidR="00000000" w:rsidRPr="00000000">
        <w:rPr>
          <w:rtl w:val="0"/>
        </w:rPr>
        <w:t xml:space="preserve">Purpose-designed learning spaces matching your home's quality standards.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H3: The Foundations of Every Flourish Early Learning Centre</w:t>
      </w:r>
    </w:p>
    <w:p w:rsidR="00000000" w:rsidDel="00000000" w:rsidP="00000000" w:rsidRDefault="00000000" w:rsidRPr="00000000" w14:paraId="000001A9">
      <w:pPr>
        <w:numPr>
          <w:ilvl w:val="0"/>
          <w:numId w:val="24"/>
        </w:numPr>
        <w:spacing w:after="0" w:afterAutospacing="0" w:before="24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1AA">
      <w:pPr>
        <w:numPr>
          <w:ilvl w:val="0"/>
          <w:numId w:val="24"/>
        </w:numPr>
        <w:spacing w:after="0" w:afterAutospacing="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1AB">
      <w:pPr>
        <w:numPr>
          <w:ilvl w:val="0"/>
          <w:numId w:val="24"/>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1AC">
      <w:pPr>
        <w:numPr>
          <w:ilvl w:val="0"/>
          <w:numId w:val="24"/>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1AD">
      <w:pPr>
        <w:numPr>
          <w:ilvl w:val="0"/>
          <w:numId w:val="24"/>
        </w:numPr>
        <w:spacing w:after="24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1AE">
      <w:pPr>
        <w:spacing w:after="240" w:before="240" w:lineRule="auto"/>
        <w:rPr/>
      </w:pPr>
      <w:r w:rsidDel="00000000" w:rsidR="00000000" w:rsidRPr="00000000">
        <w:rPr>
          <w:rtl w:val="0"/>
        </w:rPr>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H2: Searching for Childcare in Gables? Discover the Flourish ELC Difference</w:t>
      </w:r>
    </w:p>
    <w:p w:rsidR="00000000" w:rsidDel="00000000" w:rsidP="00000000" w:rsidRDefault="00000000" w:rsidRPr="00000000" w14:paraId="000001B0">
      <w:pPr>
        <w:numPr>
          <w:ilvl w:val="0"/>
          <w:numId w:val="40"/>
        </w:numPr>
        <w:spacing w:after="0" w:afterAutospacing="0" w:before="24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Educators create learning experiences that reflect each child’s stage of development.</w:t>
      </w:r>
    </w:p>
    <w:p w:rsidR="00000000" w:rsidDel="00000000" w:rsidP="00000000" w:rsidRDefault="00000000" w:rsidRPr="00000000" w14:paraId="000001B1">
      <w:pPr>
        <w:numPr>
          <w:ilvl w:val="0"/>
          <w:numId w:val="40"/>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benefit from a broad program including STEM, Sustainability and School Readiness.</w:t>
      </w:r>
    </w:p>
    <w:p w:rsidR="00000000" w:rsidDel="00000000" w:rsidP="00000000" w:rsidRDefault="00000000" w:rsidRPr="00000000" w14:paraId="000001B2">
      <w:pPr>
        <w:numPr>
          <w:ilvl w:val="0"/>
          <w:numId w:val="40"/>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Families can feel confident knowing the centre is fully insured and staffed by First Aid trained educators.</w:t>
      </w:r>
    </w:p>
    <w:p w:rsidR="00000000" w:rsidDel="00000000" w:rsidP="00000000" w:rsidRDefault="00000000" w:rsidRPr="00000000" w14:paraId="000001B3">
      <w:pPr>
        <w:numPr>
          <w:ilvl w:val="0"/>
          <w:numId w:val="40"/>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We welcome open communication and family participation throughout the year.</w:t>
      </w:r>
    </w:p>
    <w:p w:rsidR="00000000" w:rsidDel="00000000" w:rsidP="00000000" w:rsidRDefault="00000000" w:rsidRPr="00000000" w14:paraId="000001B4">
      <w:pPr>
        <w:numPr>
          <w:ilvl w:val="0"/>
          <w:numId w:val="40"/>
        </w:numPr>
        <w:spacing w:after="0" w:afterAutospacing="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Eligible families may access Child Care Subsidy and Start Strong Funding.</w:t>
      </w:r>
    </w:p>
    <w:p w:rsidR="00000000" w:rsidDel="00000000" w:rsidP="00000000" w:rsidRDefault="00000000" w:rsidRPr="00000000" w14:paraId="000001B5">
      <w:pPr>
        <w:numPr>
          <w:ilvl w:val="0"/>
          <w:numId w:val="40"/>
        </w:numPr>
        <w:spacing w:after="24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Keep up to date with your child’s learning through instant updates sent to your device.</w:t>
      </w: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b w:val="1"/>
          <w:bCs w:val="1"/>
          <w:rtl w:val="0"/>
        </w:rPr>
        <w:t xml:space="preserve">What makes your childcare near Gables different from other centres?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Our centre is specifically designed for the Gables community, understanding the unique needs of professional families in a new suburb. We combine premium facilities with exceptional educational programs, extended hours for commuters, and a strong focus on building community connections.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b w:val="1"/>
          <w:bCs w:val="1"/>
          <w:rtl w:val="0"/>
        </w:rPr>
        <w:t xml:space="preserve">How do you support working parents with long commutes?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We offer extended operating hours from 7:00am to 6:00pm, flexible booking options, and reliable service you can count on. Our parent app keeps you connected throughout the day, and our meal program saves you valuable morning preparation time.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b w:val="1"/>
          <w:bCs w:val="1"/>
          <w:rtl w:val="0"/>
        </w:rPr>
        <w:t xml:space="preserve">What age groups do you cater to?</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We provide end-to-end programs for children from 6 weeks to 5 years, with age-appropriate rooms and curricula designed to support each developmental stage.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b w:val="1"/>
          <w:bCs w:val="1"/>
          <w:rtl w:val="0"/>
        </w:rPr>
        <w:t xml:space="preserve">How do you make sure my child is ready for school?</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Our school readiness program focuses on literacy, numeracy, social skills, and independence. We work closely with local primary schools to achieve smooth transitions and provide regular progress reports to track your child's development.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b w:val="1"/>
          <w:bCs w:val="1"/>
          <w:rtl w:val="0"/>
        </w:rPr>
        <w:t xml:space="preserve">What are your fees and do you offer government subsidies?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We offer competitive fees with a variety of booking options. Most families are eligible for Child Care Subsidy, which can significantly lower out-of-pocket expenses. Our team can help you understand your entitlements during your centre tour.</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b w:val="1"/>
          <w:bCs w:val="1"/>
        </w:rPr>
      </w:pPr>
      <w:r w:rsidDel="00000000" w:rsidR="00000000" w:rsidRPr="00000000">
        <w:rPr>
          <w:b w:val="1"/>
          <w:bCs w:val="1"/>
          <w:rtl w:val="0"/>
        </w:rPr>
        <w:t xml:space="preserve">How can I secure a place for my child?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As one of Sydney's fastest-growing suburbs, quality childcare places in Gables are in high demand. We recommend enquiring early to join our waitlist for upcoming intakes.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b w:val="1"/>
          <w:bCs w:val="1"/>
        </w:rPr>
      </w:pPr>
      <w:r w:rsidDel="00000000" w:rsidR="00000000" w:rsidRPr="00000000">
        <w:rPr>
          <w:b w:val="1"/>
          <w:bCs w:val="1"/>
          <w:rtl w:val="0"/>
        </w:rPr>
        <w:t xml:space="preserve">What is the minimum number of days for enrolment?</w:t>
      </w:r>
    </w:p>
    <w:p w:rsidR="00000000" w:rsidDel="00000000" w:rsidP="00000000" w:rsidRDefault="00000000" w:rsidRPr="00000000" w14:paraId="000001D3">
      <w:pPr>
        <w:rPr>
          <w:b w:val="1"/>
          <w:bCs w:val="1"/>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To ensure children settle into our routine and benefit from our educational programs, we generally require a minimum </w:t>
      </w:r>
      <w:r w:rsidDel="00000000" w:rsidR="00000000" w:rsidRPr="00000000">
        <w:rPr>
          <w:rtl w:val="0"/>
        </w:rPr>
        <w:t xml:space="preserve">enrolment</w:t>
      </w:r>
      <w:r w:rsidDel="00000000" w:rsidR="00000000" w:rsidRPr="00000000">
        <w:rPr>
          <w:rtl w:val="0"/>
        </w:rPr>
        <w:t xml:space="preserve"> of two days per week. This consistency helps children form strong bonds with educators and peers.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rPr>
          <w:b w:val="1"/>
          <w:bCs w:val="1"/>
          <w:rtl w:val="0"/>
        </w:rPr>
        <w:t xml:space="preserve">Are there any extra-curricular programs included?</w:t>
      </w:r>
    </w:p>
    <w:p w:rsidR="00000000" w:rsidDel="00000000" w:rsidP="00000000" w:rsidRDefault="00000000" w:rsidRPr="00000000" w14:paraId="000001D7">
      <w:pPr>
        <w:rPr>
          <w:b w:val="1"/>
          <w:bCs w:val="1"/>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Yes, we integrate several enrichment programs into our weekly curriculum at no extra cost, including fundamental sports programs, music and movement classes, and basic language introduction.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b w:val="1"/>
          <w:bCs w:val="1"/>
        </w:rPr>
      </w:pPr>
      <w:r w:rsidDel="00000000" w:rsidR="00000000" w:rsidRPr="00000000">
        <w:rPr>
          <w:b w:val="1"/>
          <w:bCs w:val="1"/>
          <w:rtl w:val="0"/>
        </w:rPr>
        <w:t xml:space="preserve">H2: Begin Your Child's Journey with Confidence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Choosing childcare near Gables is about more than convenience. It's about finding a partner in your child's development who understands your family's aspirations. At Flourish Early Learning Centre, we provide the premium care, educational excellence, and community connection that Gables families deserve.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Our purpose-built facility, knowledgeable educators, and commitment to this dynamic community make us the natural choice for discerning parents. Don't wait to secure your child's place in our exceptional program.</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Book Your Personal Tour Today</w:t>
      </w:r>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1"/>
        <w:rPr>
          <w:b w:val="1"/>
          <w:bCs w:val="1"/>
        </w:rPr>
      </w:pPr>
      <w:bookmarkStart w:colFirst="0" w:colLast="0" w:name="_sd1trbxag40m" w:id="4"/>
      <w:bookmarkEnd w:id="4"/>
      <w:r w:rsidDel="00000000" w:rsidR="00000000" w:rsidRPr="00000000">
        <w:rPr>
          <w:b w:val="1"/>
          <w:bCs w:val="1"/>
          <w:rtl w:val="0"/>
        </w:rPr>
        <w:t xml:space="preserve">Page 5 </w:t>
      </w:r>
    </w:p>
    <w:p w:rsidR="00000000" w:rsidDel="00000000" w:rsidP="00000000" w:rsidRDefault="00000000" w:rsidRPr="00000000" w14:paraId="000001E2">
      <w:pPr>
        <w:rPr>
          <w:b w:val="1"/>
          <w:bCs w:val="1"/>
        </w:rPr>
      </w:pPr>
      <w:r w:rsidDel="00000000" w:rsidR="00000000" w:rsidRPr="00000000">
        <w:rPr>
          <w:rtl w:val="0"/>
        </w:rPr>
      </w:r>
    </w:p>
    <w:p w:rsidR="00000000" w:rsidDel="00000000" w:rsidP="00000000" w:rsidRDefault="00000000" w:rsidRPr="00000000" w14:paraId="000001E3">
      <w:pPr>
        <w:rPr>
          <w:b w:val="1"/>
          <w:bCs w:val="1"/>
          <w:color w:val="0000ff"/>
          <w:u w:val="single"/>
        </w:rPr>
      </w:pPr>
      <w:r w:rsidDel="00000000" w:rsidR="00000000" w:rsidRPr="00000000">
        <w:rPr>
          <w:b w:val="1"/>
          <w:bCs w:val="1"/>
          <w:rtl w:val="0"/>
        </w:rPr>
        <w:t xml:space="preserve">URL: </w:t>
      </w:r>
      <w:r w:rsidDel="00000000" w:rsidR="00000000" w:rsidRPr="00000000">
        <w:rPr>
          <w:b w:val="1"/>
          <w:bCs w:val="1"/>
          <w:color w:val="0000ff"/>
          <w:u w:val="single"/>
          <w:rtl w:val="0"/>
        </w:rPr>
        <w:t xml:space="preserve">https://flourishelc.com.au/daycare-childcare-grantham farm-nsw/</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Page Type: Location Page</w:t>
      </w:r>
    </w:p>
    <w:p w:rsidR="00000000" w:rsidDel="00000000" w:rsidP="00000000" w:rsidRDefault="00000000" w:rsidRPr="00000000" w14:paraId="000001E6">
      <w:pPr>
        <w:rPr/>
      </w:pPr>
      <w:r w:rsidDel="00000000" w:rsidR="00000000" w:rsidRPr="00000000">
        <w:rPr>
          <w:rtl w:val="0"/>
        </w:rPr>
        <w:t xml:space="preserve">Content Type: New Content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Keywords:</w:t>
      </w:r>
    </w:p>
    <w:p w:rsidR="00000000" w:rsidDel="00000000" w:rsidP="00000000" w:rsidRDefault="00000000" w:rsidRPr="00000000" w14:paraId="000001E9">
      <w:pPr>
        <w:rPr>
          <w:b w:val="1"/>
          <w:bCs w:val="1"/>
        </w:rPr>
      </w:pPr>
      <w:r w:rsidDel="00000000" w:rsidR="00000000" w:rsidRPr="00000000">
        <w:rPr>
          <w:b w:val="1"/>
          <w:bCs w:val="1"/>
          <w:rtl w:val="0"/>
        </w:rPr>
        <w:t xml:space="preserve">Primary keyword: childcare near grantham farm</w:t>
      </w:r>
    </w:p>
    <w:p w:rsidR="00000000" w:rsidDel="00000000" w:rsidP="00000000" w:rsidRDefault="00000000" w:rsidRPr="00000000" w14:paraId="000001EA">
      <w:pPr>
        <w:rPr/>
      </w:pPr>
      <w:r w:rsidDel="00000000" w:rsidR="00000000" w:rsidRPr="00000000">
        <w:rPr>
          <w:rtl w:val="0"/>
        </w:rPr>
        <w:t xml:space="preserve">Secondary keywords: daycare near grantham farm</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b w:val="1"/>
          <w:bCs w:val="1"/>
        </w:rPr>
      </w:pPr>
      <w:r w:rsidDel="00000000" w:rsidR="00000000" w:rsidRPr="00000000">
        <w:rPr>
          <w:b w:val="1"/>
          <w:bCs w:val="1"/>
          <w:rtl w:val="0"/>
        </w:rPr>
        <w:t xml:space="preserve">Content:</w:t>
      </w:r>
    </w:p>
    <w:p w:rsidR="00000000" w:rsidDel="00000000" w:rsidP="00000000" w:rsidRDefault="00000000" w:rsidRPr="00000000" w14:paraId="000001ED">
      <w:pPr>
        <w:rPr/>
      </w:pPr>
      <w:r w:rsidDel="00000000" w:rsidR="00000000" w:rsidRPr="00000000">
        <w:rPr>
          <w:rtl w:val="0"/>
        </w:rPr>
        <w:t xml:space="preserve">Meta Title: Top-Rated Childcare Near Grantham Farm | Flourish ELC</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Meta Description: Searching for premium childcare near Grantham Farm? Secure your child's place at our state-of-the-art early learning centre.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b w:val="1"/>
          <w:bCs w:val="1"/>
        </w:rPr>
      </w:pPr>
      <w:r w:rsidDel="00000000" w:rsidR="00000000" w:rsidRPr="00000000">
        <w:rPr>
          <w:b w:val="1"/>
          <w:bCs w:val="1"/>
          <w:rtl w:val="0"/>
        </w:rPr>
        <w:t xml:space="preserve">H1: Childcare Near Grantham Farm</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Building a new life in Grantham Farm brings both excitement and unique challenges and finding exceptional early learning that matches your family's aspirations becomes vital. Securing a place at a premium childcare centre has become increasingly competitive.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At Flourish Early Learning Centre, our purpose-built facility provides more than daycare near Grantham Farm. We provide an early learning partnership that gives your child genuine educational advantages while offering you complete peace of mind during your busy workday.</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b w:val="1"/>
          <w:bCs w:val="1"/>
        </w:rPr>
      </w:pPr>
      <w:r w:rsidDel="00000000" w:rsidR="00000000" w:rsidRPr="00000000">
        <w:rPr>
          <w:b w:val="1"/>
          <w:bCs w:val="1"/>
          <w:rtl w:val="0"/>
        </w:rPr>
        <w:t xml:space="preserve">H2: Services for Time-Poor Professional Parents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b w:val="1"/>
          <w:bCs w:val="1"/>
          <w:rtl w:val="0"/>
        </w:rPr>
        <w:t xml:space="preserve">H3: Beat the Enrolment Scramble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The rapid growth of Grantham Farm has created unprecedented demand for quality early learning places. We've streamlined our enrolment process specifically for busy families, offering flexible touring options and priority placement systems. Our expanded capacity means more opportunities for local families to secure spots without the stress of endless waitlists.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Book your tour today and secure your child's place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b w:val="1"/>
          <w:bCs w:val="1"/>
        </w:rPr>
      </w:pPr>
      <w:r w:rsidDel="00000000" w:rsidR="00000000" w:rsidRPr="00000000">
        <w:rPr>
          <w:b w:val="1"/>
          <w:bCs w:val="1"/>
          <w:rtl w:val="0"/>
        </w:rPr>
        <w:t xml:space="preserve">H3: Designed for Your Commuter Lifestyle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Understanding the realities of the M7 corridor commute, we've tailored our services to support working families: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numPr>
          <w:ilvl w:val="0"/>
          <w:numId w:val="105"/>
        </w:numPr>
        <w:ind w:left="720" w:hanging="360"/>
        <w:rPr>
          <w:u w:val="none"/>
        </w:rPr>
      </w:pPr>
      <w:r w:rsidDel="00000000" w:rsidR="00000000" w:rsidRPr="00000000">
        <w:rPr>
          <w:rtl w:val="0"/>
        </w:rPr>
        <w:t xml:space="preserve">Extended operating hours accommodating early starts and traffic delays.</w:t>
      </w:r>
    </w:p>
    <w:p w:rsidR="00000000" w:rsidDel="00000000" w:rsidP="00000000" w:rsidRDefault="00000000" w:rsidRPr="00000000" w14:paraId="00000206">
      <w:pPr>
        <w:numPr>
          <w:ilvl w:val="0"/>
          <w:numId w:val="105"/>
        </w:numPr>
        <w:ind w:left="720" w:hanging="360"/>
        <w:rPr>
          <w:u w:val="none"/>
        </w:rPr>
      </w:pPr>
      <w:r w:rsidDel="00000000" w:rsidR="00000000" w:rsidRPr="00000000">
        <w:rPr>
          <w:rtl w:val="0"/>
        </w:rPr>
        <w:t xml:space="preserve">Convenient location near major transport routes.</w:t>
      </w:r>
    </w:p>
    <w:p w:rsidR="00000000" w:rsidDel="00000000" w:rsidP="00000000" w:rsidRDefault="00000000" w:rsidRPr="00000000" w14:paraId="00000207">
      <w:pPr>
        <w:numPr>
          <w:ilvl w:val="0"/>
          <w:numId w:val="105"/>
        </w:numPr>
        <w:ind w:left="720" w:hanging="360"/>
        <w:rPr>
          <w:u w:val="none"/>
        </w:rPr>
      </w:pPr>
      <w:r w:rsidDel="00000000" w:rsidR="00000000" w:rsidRPr="00000000">
        <w:rPr>
          <w:rtl w:val="0"/>
        </w:rPr>
        <w:t xml:space="preserve">Real-time updates through our parent communication app.</w:t>
      </w:r>
    </w:p>
    <w:p w:rsidR="00000000" w:rsidDel="00000000" w:rsidP="00000000" w:rsidRDefault="00000000" w:rsidRPr="00000000" w14:paraId="00000208">
      <w:pPr>
        <w:numPr>
          <w:ilvl w:val="0"/>
          <w:numId w:val="105"/>
        </w:numPr>
        <w:ind w:left="720" w:hanging="360"/>
        <w:rPr>
          <w:u w:val="none"/>
        </w:rPr>
      </w:pPr>
      <w:r w:rsidDel="00000000" w:rsidR="00000000" w:rsidRPr="00000000">
        <w:rPr>
          <w:rtl w:val="0"/>
        </w:rPr>
        <w:t xml:space="preserve">Flexible session options for varying work schedules.</w:t>
      </w:r>
    </w:p>
    <w:p w:rsidR="00000000" w:rsidDel="00000000" w:rsidP="00000000" w:rsidRDefault="00000000" w:rsidRPr="00000000" w14:paraId="00000209">
      <w:pPr>
        <w:numPr>
          <w:ilvl w:val="0"/>
          <w:numId w:val="105"/>
        </w:numPr>
        <w:ind w:left="720" w:hanging="360"/>
        <w:rPr>
          <w:u w:val="none"/>
        </w:rPr>
      </w:pPr>
      <w:r w:rsidDel="00000000" w:rsidR="00000000" w:rsidRPr="00000000">
        <w:rPr>
          <w:rtl w:val="0"/>
        </w:rPr>
        <w:t xml:space="preserve">Emergency care provisions for unexpected meeting overruns.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b w:val="1"/>
          <w:bCs w:val="1"/>
        </w:rPr>
      </w:pPr>
      <w:r w:rsidDel="00000000" w:rsidR="00000000" w:rsidRPr="00000000">
        <w:rPr>
          <w:b w:val="1"/>
          <w:bCs w:val="1"/>
          <w:rtl w:val="0"/>
        </w:rPr>
        <w:t xml:space="preserve">H3: Matching Your Investment in Quality</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Your choice to build in Grantham Farm reflects your commitment to providing the best for your family. Our centre mirrors this standard with:</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numPr>
          <w:ilvl w:val="0"/>
          <w:numId w:val="8"/>
        </w:numPr>
        <w:ind w:left="720" w:hanging="360"/>
        <w:rPr>
          <w:del w:author="Victor McMillan" w:id="10" w:date="2026-06-22T06:10:58Z"/>
          <w:u w:val="none"/>
        </w:rPr>
      </w:pPr>
      <w:del w:author="Victor McMillan" w:id="10" w:date="2026-06-22T06:10:58Z">
        <w:r w:rsidDel="00000000" w:rsidR="00000000" w:rsidRPr="00000000">
          <w:rPr>
            <w:rtl w:val="0"/>
          </w:rPr>
          <w:delText xml:space="preserve">Purpose-built facilities meeting Council's North West Growth Area specifications.</w:delText>
        </w:r>
      </w:del>
    </w:p>
    <w:p w:rsidR="00000000" w:rsidDel="00000000" w:rsidP="00000000" w:rsidRDefault="00000000" w:rsidRPr="00000000" w14:paraId="00000211">
      <w:pPr>
        <w:numPr>
          <w:ilvl w:val="0"/>
          <w:numId w:val="8"/>
        </w:numPr>
        <w:ind w:left="720" w:hanging="360"/>
        <w:rPr>
          <w:u w:val="none"/>
        </w:rPr>
      </w:pPr>
      <w:r w:rsidDel="00000000" w:rsidR="00000000" w:rsidRPr="00000000">
        <w:rPr>
          <w:rtl w:val="0"/>
        </w:rPr>
        <w:t xml:space="preserve">State-of-the-art learning resources and technology.</w:t>
      </w:r>
    </w:p>
    <w:p w:rsidR="00000000" w:rsidDel="00000000" w:rsidP="00000000" w:rsidRDefault="00000000" w:rsidRPr="00000000" w14:paraId="00000212">
      <w:pPr>
        <w:numPr>
          <w:ilvl w:val="0"/>
          <w:numId w:val="8"/>
        </w:numPr>
        <w:ind w:left="720" w:hanging="360"/>
        <w:rPr>
          <w:u w:val="none"/>
        </w:rPr>
      </w:pPr>
      <w:r w:rsidDel="00000000" w:rsidR="00000000" w:rsidRPr="00000000">
        <w:rPr>
          <w:rtl w:val="0"/>
        </w:rPr>
        <w:t xml:space="preserve">Expansive outdoor play areas with proper sun protection.</w:t>
      </w:r>
    </w:p>
    <w:p w:rsidR="00000000" w:rsidDel="00000000" w:rsidP="00000000" w:rsidRDefault="00000000" w:rsidRPr="00000000" w14:paraId="00000213">
      <w:pPr>
        <w:numPr>
          <w:ilvl w:val="0"/>
          <w:numId w:val="8"/>
        </w:numPr>
        <w:ind w:left="720" w:hanging="360"/>
        <w:rPr>
          <w:u w:val="none"/>
        </w:rPr>
      </w:pPr>
      <w:r w:rsidDel="00000000" w:rsidR="00000000" w:rsidRPr="00000000">
        <w:rPr>
          <w:rtl w:val="0"/>
        </w:rPr>
        <w:t xml:space="preserve">Full air-conditioning throughout, vital for Western Sydney's hot summers.</w:t>
      </w:r>
    </w:p>
    <w:p w:rsidR="00000000" w:rsidDel="00000000" w:rsidP="00000000" w:rsidRDefault="00000000" w:rsidRPr="00000000" w14:paraId="00000214">
      <w:pPr>
        <w:numPr>
          <w:ilvl w:val="0"/>
          <w:numId w:val="8"/>
        </w:numPr>
        <w:ind w:left="720" w:hanging="360"/>
        <w:rPr>
          <w:u w:val="none"/>
        </w:rPr>
      </w:pPr>
      <w:r w:rsidDel="00000000" w:rsidR="00000000" w:rsidRPr="00000000">
        <w:rPr>
          <w:rtl w:val="0"/>
        </w:rPr>
        <w:t xml:space="preserve">Modern, hygienic facilities maintained to the highest standards.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H3: Values That Shape Flourish ELC</w:t>
      </w:r>
    </w:p>
    <w:p w:rsidR="00000000" w:rsidDel="00000000" w:rsidP="00000000" w:rsidRDefault="00000000" w:rsidRPr="00000000" w14:paraId="00000217">
      <w:pPr>
        <w:numPr>
          <w:ilvl w:val="0"/>
          <w:numId w:val="57"/>
        </w:numPr>
        <w:spacing w:after="0" w:afterAutospacing="0" w:before="24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218">
      <w:pPr>
        <w:numPr>
          <w:ilvl w:val="0"/>
          <w:numId w:val="57"/>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219">
      <w:pPr>
        <w:numPr>
          <w:ilvl w:val="0"/>
          <w:numId w:val="57"/>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21A">
      <w:pPr>
        <w:numPr>
          <w:ilvl w:val="0"/>
          <w:numId w:val="57"/>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21B">
      <w:pPr>
        <w:numPr>
          <w:ilvl w:val="0"/>
          <w:numId w:val="57"/>
        </w:numPr>
        <w:spacing w:after="0" w:afterAutospacing="0" w:before="0" w:beforeAutospacing="0" w:lineRule="auto"/>
        <w:ind w:left="720" w:hanging="360"/>
        <w:rPr>
          <w:u w:val="none"/>
        </w:rPr>
      </w:pPr>
      <w:r w:rsidDel="00000000" w:rsidR="00000000" w:rsidRPr="00000000">
        <w:rPr>
          <w:rtl w:val="0"/>
        </w:rPr>
        <w:t xml:space="preserve">Nurturing and Supportive Environment</w:t>
      </w:r>
    </w:p>
    <w:p w:rsidR="00000000" w:rsidDel="00000000" w:rsidP="00000000" w:rsidRDefault="00000000" w:rsidRPr="00000000" w14:paraId="0000021C">
      <w:pPr>
        <w:numPr>
          <w:ilvl w:val="0"/>
          <w:numId w:val="57"/>
        </w:numPr>
        <w:spacing w:after="24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b w:val="1"/>
          <w:bCs w:val="1"/>
        </w:rPr>
      </w:pPr>
      <w:r w:rsidDel="00000000" w:rsidR="00000000" w:rsidRPr="00000000">
        <w:rPr>
          <w:b w:val="1"/>
          <w:bCs w:val="1"/>
          <w:rtl w:val="0"/>
        </w:rPr>
        <w:t xml:space="preserve">H2: Your Local Early Learning Experts in Grantham Farm</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As a purpose-built facility, our centre serves as more than an early learning space. We're a community hub where new residents connect and build their village.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Our educators understand the specific needs of Grantham Farm families. We're centrally located to serve all areas of our expanding suburb. We've witnessed firsthand how this master-planned community has attracted ambitious young professionals seeking the perfect balance of modern living and family-friendly amenities.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Our knowledge extends beyond traditional childcare. We specialise in: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numPr>
          <w:ilvl w:val="0"/>
          <w:numId w:val="39"/>
        </w:numPr>
        <w:ind w:left="720" w:hanging="360"/>
        <w:rPr>
          <w:u w:val="none"/>
        </w:rPr>
      </w:pPr>
      <w:r w:rsidDel="00000000" w:rsidR="00000000" w:rsidRPr="00000000">
        <w:rPr>
          <w:rtl w:val="0"/>
        </w:rPr>
        <w:t xml:space="preserve">School readiness programs aligned with local primary schools.</w:t>
      </w:r>
    </w:p>
    <w:p w:rsidR="00000000" w:rsidDel="00000000" w:rsidP="00000000" w:rsidRDefault="00000000" w:rsidRPr="00000000" w14:paraId="00000227">
      <w:pPr>
        <w:numPr>
          <w:ilvl w:val="0"/>
          <w:numId w:val="39"/>
        </w:numPr>
        <w:ind w:left="720" w:hanging="360"/>
        <w:rPr>
          <w:u w:val="none"/>
        </w:rPr>
      </w:pPr>
      <w:r w:rsidDel="00000000" w:rsidR="00000000" w:rsidRPr="00000000">
        <w:rPr>
          <w:rtl w:val="0"/>
        </w:rPr>
        <w:t xml:space="preserve">Early literacy and numeracy foundations.</w:t>
      </w:r>
    </w:p>
    <w:p w:rsidR="00000000" w:rsidDel="00000000" w:rsidP="00000000" w:rsidRDefault="00000000" w:rsidRPr="00000000" w14:paraId="00000228">
      <w:pPr>
        <w:numPr>
          <w:ilvl w:val="0"/>
          <w:numId w:val="39"/>
        </w:numPr>
        <w:ind w:left="720" w:hanging="360"/>
        <w:rPr>
          <w:u w:val="none"/>
        </w:rPr>
      </w:pPr>
      <w:r w:rsidDel="00000000" w:rsidR="00000000" w:rsidRPr="00000000">
        <w:rPr>
          <w:rtl w:val="0"/>
        </w:rPr>
        <w:t xml:space="preserve">Social skills development for children in new communities.</w:t>
      </w:r>
    </w:p>
    <w:p w:rsidR="00000000" w:rsidDel="00000000" w:rsidP="00000000" w:rsidRDefault="00000000" w:rsidRPr="00000000" w14:paraId="00000229">
      <w:pPr>
        <w:numPr>
          <w:ilvl w:val="0"/>
          <w:numId w:val="39"/>
        </w:numPr>
        <w:ind w:left="720" w:hanging="360"/>
        <w:rPr>
          <w:u w:val="none"/>
        </w:rPr>
      </w:pPr>
      <w:r w:rsidDel="00000000" w:rsidR="00000000" w:rsidRPr="00000000">
        <w:rPr>
          <w:rtl w:val="0"/>
        </w:rPr>
        <w:t xml:space="preserve">Cultural diversity programs reflecting our suburb's demographics.</w:t>
      </w:r>
    </w:p>
    <w:p w:rsidR="00000000" w:rsidDel="00000000" w:rsidP="00000000" w:rsidRDefault="00000000" w:rsidRPr="00000000" w14:paraId="0000022A">
      <w:pPr>
        <w:numPr>
          <w:ilvl w:val="0"/>
          <w:numId w:val="39"/>
        </w:numPr>
        <w:ind w:left="720" w:hanging="360"/>
        <w:rPr>
          <w:u w:val="none"/>
        </w:rPr>
      </w:pPr>
      <w:r w:rsidDel="00000000" w:rsidR="00000000" w:rsidRPr="00000000">
        <w:rPr>
          <w:rtl w:val="0"/>
        </w:rPr>
        <w:t xml:space="preserve">STEM-focused activities preparing children for future success.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Check out our innovative curriculum and secure your peace of mind</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b w:val="1"/>
          <w:bCs w:val="1"/>
        </w:rPr>
      </w:pPr>
      <w:r w:rsidDel="00000000" w:rsidR="00000000" w:rsidRPr="00000000">
        <w:rPr>
          <w:b w:val="1"/>
          <w:bCs w:val="1"/>
          <w:rtl w:val="0"/>
        </w:rPr>
        <w:t xml:space="preserve">H2: Why Choose Flourish ELC for Childcare near Grantham Farm?</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numPr>
          <w:ilvl w:val="0"/>
          <w:numId w:val="22"/>
        </w:numPr>
        <w:ind w:left="720" w:hanging="360"/>
        <w:rPr>
          <w:u w:val="none"/>
        </w:rPr>
      </w:pPr>
      <w:r w:rsidDel="00000000" w:rsidR="00000000" w:rsidRPr="00000000">
        <w:rPr>
          <w:b w:val="1"/>
          <w:bCs w:val="1"/>
          <w:rtl w:val="0"/>
        </w:rPr>
        <w:t xml:space="preserve">Interactive Parent App:</w:t>
      </w:r>
      <w:r w:rsidDel="00000000" w:rsidR="00000000" w:rsidRPr="00000000">
        <w:rPr>
          <w:rtl w:val="0"/>
        </w:rPr>
        <w:t xml:space="preserve"> Daily updates, photos, videos and observations help families stay connected.</w:t>
      </w:r>
    </w:p>
    <w:p w:rsidR="00000000" w:rsidDel="00000000" w:rsidP="00000000" w:rsidRDefault="00000000" w:rsidRPr="00000000" w14:paraId="00000232">
      <w:pPr>
        <w:numPr>
          <w:ilvl w:val="0"/>
          <w:numId w:val="22"/>
        </w:numPr>
        <w:ind w:left="720" w:hanging="360"/>
        <w:rPr>
          <w:u w:val="none"/>
        </w:rPr>
      </w:pPr>
      <w:r w:rsidDel="00000000" w:rsidR="00000000" w:rsidRPr="00000000">
        <w:rPr>
          <w:b w:val="1"/>
          <w:bCs w:val="1"/>
          <w:rtl w:val="0"/>
        </w:rPr>
        <w:t xml:space="preserve">Subsidy Support:</w:t>
      </w:r>
      <w:r w:rsidDel="00000000" w:rsidR="00000000" w:rsidRPr="00000000">
        <w:rPr>
          <w:rtl w:val="0"/>
        </w:rPr>
        <w:t xml:space="preserve"> Financial support options are available for eligible families through CCS and Start Strong Funding.</w:t>
      </w:r>
    </w:p>
    <w:p w:rsidR="00000000" w:rsidDel="00000000" w:rsidP="00000000" w:rsidRDefault="00000000" w:rsidRPr="00000000" w14:paraId="00000233">
      <w:pPr>
        <w:numPr>
          <w:ilvl w:val="0"/>
          <w:numId w:val="22"/>
        </w:numPr>
        <w:ind w:left="720" w:hanging="360"/>
        <w:rPr>
          <w:u w:val="none"/>
        </w:rPr>
      </w:pPr>
      <w:r w:rsidDel="00000000" w:rsidR="00000000" w:rsidRPr="00000000">
        <w:rPr>
          <w:b w:val="1"/>
          <w:bCs w:val="1"/>
          <w:rtl w:val="0"/>
        </w:rPr>
        <w:t xml:space="preserve">Flexible Family Involvement:</w:t>
      </w:r>
      <w:r w:rsidDel="00000000" w:rsidR="00000000" w:rsidRPr="00000000">
        <w:rPr>
          <w:rtl w:val="0"/>
        </w:rPr>
        <w:t xml:space="preserve"> Families are encouraged to participate in the centre community in a way that suits them.</w:t>
      </w:r>
    </w:p>
    <w:p w:rsidR="00000000" w:rsidDel="00000000" w:rsidP="00000000" w:rsidRDefault="00000000" w:rsidRPr="00000000" w14:paraId="00000234">
      <w:pPr>
        <w:numPr>
          <w:ilvl w:val="0"/>
          <w:numId w:val="22"/>
        </w:numPr>
        <w:ind w:left="720" w:hanging="360"/>
        <w:rPr>
          <w:u w:val="none"/>
        </w:rPr>
      </w:pPr>
      <w:r w:rsidDel="00000000" w:rsidR="00000000" w:rsidRPr="00000000">
        <w:rPr>
          <w:b w:val="1"/>
          <w:bCs w:val="1"/>
          <w:rtl w:val="0"/>
        </w:rPr>
        <w:t xml:space="preserve">Individualised Learning:</w:t>
      </w:r>
      <w:r w:rsidDel="00000000" w:rsidR="00000000" w:rsidRPr="00000000">
        <w:rPr>
          <w:rtl w:val="0"/>
        </w:rPr>
        <w:t xml:space="preserve"> Each program is tailored around the child’s individual needs, interests and capabilities.</w:t>
      </w:r>
    </w:p>
    <w:p w:rsidR="00000000" w:rsidDel="00000000" w:rsidP="00000000" w:rsidRDefault="00000000" w:rsidRPr="00000000" w14:paraId="00000235">
      <w:pPr>
        <w:numPr>
          <w:ilvl w:val="0"/>
          <w:numId w:val="22"/>
        </w:numPr>
        <w:ind w:left="720" w:hanging="360"/>
        <w:rPr>
          <w:u w:val="none"/>
        </w:rPr>
      </w:pPr>
      <w:r w:rsidDel="00000000" w:rsidR="00000000" w:rsidRPr="00000000">
        <w:rPr>
          <w:b w:val="1"/>
          <w:bCs w:val="1"/>
          <w:rtl w:val="0"/>
        </w:rPr>
        <w:t xml:space="preserve">Insurance Coverage:</w:t>
      </w:r>
      <w:r w:rsidDel="00000000" w:rsidR="00000000" w:rsidRPr="00000000">
        <w:rPr>
          <w:rtl w:val="0"/>
        </w:rPr>
        <w:t xml:space="preserve"> Our centre maintains $20 million Public Liability Insurance and prioritises staff First Aid training.</w:t>
      </w:r>
    </w:p>
    <w:p w:rsidR="00000000" w:rsidDel="00000000" w:rsidP="00000000" w:rsidRDefault="00000000" w:rsidRPr="00000000" w14:paraId="00000236">
      <w:pPr>
        <w:numPr>
          <w:ilvl w:val="0"/>
          <w:numId w:val="22"/>
        </w:numPr>
        <w:ind w:left="720" w:hanging="360"/>
        <w:rPr>
          <w:u w:val="none"/>
        </w:rPr>
      </w:pPr>
      <w:r w:rsidDel="00000000" w:rsidR="00000000" w:rsidRPr="00000000">
        <w:rPr>
          <w:b w:val="1"/>
          <w:bCs w:val="1"/>
          <w:rtl w:val="0"/>
        </w:rPr>
        <w:t xml:space="preserve">Comprehensive Curriculum:</w:t>
      </w:r>
      <w:r w:rsidDel="00000000" w:rsidR="00000000" w:rsidRPr="00000000">
        <w:rPr>
          <w:rtl w:val="0"/>
        </w:rPr>
        <w:t xml:space="preserve"> Learning extends across STEM, Sustainability, Cultural Education, Munch &amp; Move and School Readiness.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b w:val="1"/>
          <w:bCs w:val="1"/>
        </w:rPr>
      </w:pPr>
      <w:r w:rsidDel="00000000" w:rsidR="00000000" w:rsidRPr="00000000">
        <w:rPr>
          <w:rtl w:val="0"/>
        </w:rPr>
      </w:r>
    </w:p>
    <w:p w:rsidR="00000000" w:rsidDel="00000000" w:rsidP="00000000" w:rsidRDefault="00000000" w:rsidRPr="00000000" w14:paraId="0000023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b w:val="1"/>
          <w:bCs w:val="1"/>
        </w:rPr>
      </w:pPr>
      <w:r w:rsidDel="00000000" w:rsidR="00000000" w:rsidRPr="00000000">
        <w:rPr>
          <w:b w:val="1"/>
          <w:bCs w:val="1"/>
          <w:rtl w:val="0"/>
        </w:rPr>
        <w:t xml:space="preserve">What makes your childcare different from others near Grantham Farm?</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We specifically designed our centre for the unique needs of Grantham Farm's growing community. From extended hours supporting M7 commuters to purpose-built facilities matching the quality of local homes, every aspect addresses the specific challenges and aspirations of our local families. Our streamlined </w:t>
      </w:r>
      <w:r w:rsidDel="00000000" w:rsidR="00000000" w:rsidRPr="00000000">
        <w:rPr>
          <w:rtl w:val="0"/>
        </w:rPr>
        <w:t xml:space="preserve">enrolment</w:t>
      </w:r>
      <w:r w:rsidDel="00000000" w:rsidR="00000000" w:rsidRPr="00000000">
        <w:rPr>
          <w:rtl w:val="0"/>
        </w:rPr>
        <w:t xml:space="preserve"> process and expanded capacity help families avoid the stress of the local "enrolment scramble."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b w:val="1"/>
          <w:bCs w:val="1"/>
        </w:rPr>
      </w:pPr>
      <w:r w:rsidDel="00000000" w:rsidR="00000000" w:rsidRPr="00000000">
        <w:rPr>
          <w:b w:val="1"/>
          <w:bCs w:val="1"/>
          <w:rtl w:val="0"/>
        </w:rPr>
        <w:t xml:space="preserve">How do you support working parents with long commutes?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We understand the realities of Western Sydney commutes. Our extended operating hours, flexible session options, and real-time parent communication app make sure that you're always connected and informed. We also offer emergency care provisions for those unexpected traffic delays or extended meetings.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b w:val="1"/>
          <w:bCs w:val="1"/>
        </w:rPr>
      </w:pPr>
      <w:r w:rsidDel="00000000" w:rsidR="00000000" w:rsidRPr="00000000">
        <w:rPr>
          <w:b w:val="1"/>
          <w:bCs w:val="1"/>
          <w:rtl w:val="0"/>
        </w:rPr>
        <w:t xml:space="preserve">What age groups do you cater to?</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We provide extensive programs for children from 6 weeks to school age. Each age group benefits from dedicated spaces and age-appropriate curricula. Our school readiness program specifically prepares children for transition to local primary schools, giving them confidence and foundational skills.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b w:val="1"/>
          <w:bCs w:val="1"/>
          <w:rtl w:val="0"/>
        </w:rPr>
        <w:t xml:space="preserve">How do you handle the hot Western Sydney climate?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Our purpose-built facility features full air-conditioning throughout all indoor spaces and carefully designed outdoor areas with extensive shade protection. Children appreciate outdoor play even during summer months thanks to our weather-conscious design and sun-safety protocols.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b w:val="1"/>
          <w:bCs w:val="1"/>
        </w:rPr>
      </w:pPr>
      <w:r w:rsidDel="00000000" w:rsidR="00000000" w:rsidRPr="00000000">
        <w:rPr>
          <w:b w:val="1"/>
          <w:bCs w:val="1"/>
          <w:rtl w:val="0"/>
        </w:rPr>
        <w:t xml:space="preserve">Do you offer a preschool program within the daycare setting?</w:t>
      </w:r>
    </w:p>
    <w:p w:rsidR="00000000" w:rsidDel="00000000" w:rsidP="00000000" w:rsidRDefault="00000000" w:rsidRPr="00000000" w14:paraId="0000024C">
      <w:pPr>
        <w:rPr>
          <w:b w:val="1"/>
          <w:bCs w:val="1"/>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Yes, our Grantham Farm centre includes a comprehensive Preschool and School Readiness program for children aged 3-5, led by Early Childhood Teachers to ensure they are fully prepared for local primary schools.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b w:val="1"/>
          <w:bCs w:val="1"/>
        </w:rPr>
      </w:pPr>
      <w:r w:rsidDel="00000000" w:rsidR="00000000" w:rsidRPr="00000000">
        <w:rPr>
          <w:b w:val="1"/>
          <w:bCs w:val="1"/>
          <w:rtl w:val="0"/>
        </w:rPr>
        <w:t xml:space="preserve">How secure is the Grantham Farm facility?</w:t>
      </w:r>
    </w:p>
    <w:p w:rsidR="00000000" w:rsidDel="00000000" w:rsidP="00000000" w:rsidRDefault="00000000" w:rsidRPr="00000000" w14:paraId="00000250">
      <w:pPr>
        <w:rPr>
          <w:b w:val="1"/>
          <w:bCs w:val="1"/>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The safety of our children is our top priority. Our centre features secure electronic keypad entry, CCTV in common areas, and rigorous visitor check-in procedures to ensure a protected environment.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b w:val="1"/>
          <w:bCs w:val="1"/>
        </w:rPr>
      </w:pPr>
      <w:r w:rsidDel="00000000" w:rsidR="00000000" w:rsidRPr="00000000">
        <w:rPr>
          <w:b w:val="1"/>
          <w:bCs w:val="1"/>
          <w:rtl w:val="0"/>
        </w:rPr>
        <w:t xml:space="preserve">Can I tour the centre before enrolling?</w:t>
      </w:r>
    </w:p>
    <w:p w:rsidR="00000000" w:rsidDel="00000000" w:rsidP="00000000" w:rsidRDefault="00000000" w:rsidRPr="00000000" w14:paraId="00000254">
      <w:pPr>
        <w:rPr>
          <w:b w:val="1"/>
          <w:bCs w:val="1"/>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We highly encourage tours. We host personalised tours during operating hours so you can see our educators in action and explore our modern learning environments firsthand.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b w:val="1"/>
          <w:bCs w:val="1"/>
        </w:rPr>
      </w:pPr>
      <w:r w:rsidDel="00000000" w:rsidR="00000000" w:rsidRPr="00000000">
        <w:rPr>
          <w:b w:val="1"/>
          <w:bCs w:val="1"/>
          <w:rtl w:val="0"/>
        </w:rPr>
        <w:t xml:space="preserve">What qualifications do your educators hold?</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All our educators hold approved early childhood qualifications and maintain current first aid and child protection certifications. We exceed regulatory requirements for staff-to-child ratios and invest significantly in ongoing professional development to make sure that we deliver cutting-edge educational practices.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With unprecedented demand from young families flooding into Grantham Farm, our 2027 places are filling rapidly. Don't let the </w:t>
      </w:r>
      <w:r w:rsidDel="00000000" w:rsidR="00000000" w:rsidRPr="00000000">
        <w:rPr>
          <w:rtl w:val="0"/>
        </w:rPr>
        <w:t xml:space="preserve">enrolment</w:t>
      </w:r>
      <w:r w:rsidDel="00000000" w:rsidR="00000000" w:rsidRPr="00000000">
        <w:rPr>
          <w:rtl w:val="0"/>
        </w:rPr>
        <w:t xml:space="preserve"> scramble leave your family without premium early learning options. Give your child the educational advantage they deserve while gaining the peace of mind you need for your busy professional life.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Contact us today to arrange your personal tour and secure your child's future</w:t>
      </w:r>
      <w:r w:rsidDel="00000000" w:rsidR="00000000" w:rsidRPr="00000000">
        <w:br w:type="page"/>
      </w:r>
      <w:r w:rsidDel="00000000" w:rsidR="00000000" w:rsidRPr="00000000">
        <w:rPr>
          <w:rtl w:val="0"/>
        </w:rPr>
      </w:r>
    </w:p>
    <w:p w:rsidR="00000000" w:rsidDel="00000000" w:rsidP="00000000" w:rsidRDefault="00000000" w:rsidRPr="00000000" w14:paraId="0000025E">
      <w:pPr>
        <w:pStyle w:val="Heading1"/>
        <w:rPr>
          <w:b w:val="1"/>
          <w:bCs w:val="1"/>
        </w:rPr>
      </w:pPr>
      <w:bookmarkStart w:colFirst="0" w:colLast="0" w:name="_hzpmqtjiovqu" w:id="5"/>
      <w:bookmarkEnd w:id="5"/>
      <w:r w:rsidDel="00000000" w:rsidR="00000000" w:rsidRPr="00000000">
        <w:rPr>
          <w:b w:val="1"/>
          <w:bCs w:val="1"/>
          <w:rtl w:val="0"/>
        </w:rPr>
        <w:t xml:space="preserve">Page 6 </w:t>
      </w:r>
    </w:p>
    <w:p w:rsidR="00000000" w:rsidDel="00000000" w:rsidP="00000000" w:rsidRDefault="00000000" w:rsidRPr="00000000" w14:paraId="0000025F">
      <w:pPr>
        <w:rPr>
          <w:b w:val="1"/>
          <w:bCs w:val="1"/>
        </w:rPr>
      </w:pPr>
      <w:r w:rsidDel="00000000" w:rsidR="00000000" w:rsidRPr="00000000">
        <w:rPr>
          <w:b w:val="1"/>
          <w:bCs w:val="1"/>
          <w:rtl w:val="0"/>
        </w:rPr>
        <w:t xml:space="preserve">URL: </w:t>
      </w:r>
      <w:hyperlink r:id="rId10">
        <w:r w:rsidDel="00000000" w:rsidR="00000000" w:rsidRPr="00000000">
          <w:rPr>
            <w:b w:val="1"/>
            <w:bCs w:val="1"/>
            <w:color w:val="1155cc"/>
            <w:u w:val="single"/>
            <w:rtl w:val="0"/>
          </w:rPr>
          <w:t xml:space="preserve">https://flourishelc.com.au/daycare-childcare-riverstone-nsw/</w:t>
        </w:r>
      </w:hyperlink>
      <w:r w:rsidDel="00000000" w:rsidR="00000000" w:rsidRPr="00000000">
        <w:rPr>
          <w:rtl w:val="0"/>
        </w:rPr>
      </w:r>
    </w:p>
    <w:p w:rsidR="00000000" w:rsidDel="00000000" w:rsidP="00000000" w:rsidRDefault="00000000" w:rsidRPr="00000000" w14:paraId="00000260">
      <w:pPr>
        <w:rPr>
          <w:b w:val="1"/>
          <w:bCs w:val="1"/>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Page Type: Location Page</w:t>
      </w:r>
    </w:p>
    <w:p w:rsidR="00000000" w:rsidDel="00000000" w:rsidP="00000000" w:rsidRDefault="00000000" w:rsidRPr="00000000" w14:paraId="00000262">
      <w:pPr>
        <w:rPr/>
      </w:pPr>
      <w:r w:rsidDel="00000000" w:rsidR="00000000" w:rsidRPr="00000000">
        <w:rPr>
          <w:rtl w:val="0"/>
        </w:rPr>
        <w:t xml:space="preserve">Content Type: New Content</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Keywords:</w:t>
      </w:r>
    </w:p>
    <w:p w:rsidR="00000000" w:rsidDel="00000000" w:rsidP="00000000" w:rsidRDefault="00000000" w:rsidRPr="00000000" w14:paraId="00000265">
      <w:pPr>
        <w:rPr>
          <w:b w:val="1"/>
          <w:bCs w:val="1"/>
        </w:rPr>
      </w:pPr>
      <w:r w:rsidDel="00000000" w:rsidR="00000000" w:rsidRPr="00000000">
        <w:rPr>
          <w:b w:val="1"/>
          <w:bCs w:val="1"/>
          <w:rtl w:val="0"/>
        </w:rPr>
        <w:t xml:space="preserve">Primary keyword: childcare near riverstone</w:t>
      </w:r>
    </w:p>
    <w:p w:rsidR="00000000" w:rsidDel="00000000" w:rsidP="00000000" w:rsidRDefault="00000000" w:rsidRPr="00000000" w14:paraId="00000266">
      <w:pPr>
        <w:rPr/>
      </w:pPr>
      <w:r w:rsidDel="00000000" w:rsidR="00000000" w:rsidRPr="00000000">
        <w:rPr>
          <w:rtl w:val="0"/>
        </w:rPr>
        <w:t xml:space="preserve">Secondary keywords: daycare near riverstone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b w:val="1"/>
          <w:bCs w:val="1"/>
        </w:rPr>
      </w:pPr>
      <w:r w:rsidDel="00000000" w:rsidR="00000000" w:rsidRPr="00000000">
        <w:rPr>
          <w:b w:val="1"/>
          <w:bCs w:val="1"/>
          <w:rtl w:val="0"/>
        </w:rPr>
        <w:t xml:space="preserve">Content:</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Meta Title: Childcare Near Riverstone | Flourish ELC</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Meta Description: Looking for childcare near Riverstone? Flourish ELC is a centre that provides a nurturing environment for every child to develop and grow.</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b w:val="1"/>
          <w:bCs w:val="1"/>
        </w:rPr>
      </w:pPr>
      <w:r w:rsidDel="00000000" w:rsidR="00000000" w:rsidRPr="00000000">
        <w:rPr>
          <w:b w:val="1"/>
          <w:bCs w:val="1"/>
          <w:rtl w:val="0"/>
        </w:rPr>
        <w:t xml:space="preserve">H1: Childcare Near Riverstone</w:t>
      </w:r>
    </w:p>
    <w:p w:rsidR="00000000" w:rsidDel="00000000" w:rsidP="00000000" w:rsidRDefault="00000000" w:rsidRPr="00000000" w14:paraId="0000026F">
      <w:pPr>
        <w:rPr>
          <w:b w:val="1"/>
          <w:bCs w:val="1"/>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At the Flourish Early Centre, we understand that families in Riverstone's rapidly growing community need more than just childcare; they need a place where their children can grow, learn, belong, and develop.</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We've created a nurturing environment led by dedicated and fully qualified early childhood educators. Our purpose-built centre combines educational excellence with the peace of mind that busy, commuting parents desperately need.</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Contact us now to arrange a tour of the Flourish ELC facilities.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b w:val="1"/>
          <w:bCs w:val="1"/>
        </w:rPr>
      </w:pPr>
      <w:r w:rsidDel="00000000" w:rsidR="00000000" w:rsidRPr="00000000">
        <w:rPr>
          <w:b w:val="1"/>
          <w:bCs w:val="1"/>
          <w:rtl w:val="0"/>
        </w:rPr>
        <w:t xml:space="preserve">H2: Understanding Riverstone Families' Unique Needs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The statistics tell a compelling story about our community. Riverstone has an exceptionally high concentration of young families. This demographic reality shapes everything we do at our centre.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b w:val="1"/>
          <w:bCs w:val="1"/>
        </w:rPr>
      </w:pPr>
      <w:r w:rsidDel="00000000" w:rsidR="00000000" w:rsidRPr="00000000">
        <w:rPr>
          <w:b w:val="1"/>
          <w:bCs w:val="1"/>
          <w:rtl w:val="0"/>
        </w:rPr>
        <w:t xml:space="preserve">H3: The Daily Commute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For parents heading towards Parramatta, Norwest, or the CBD each morning, the extended time away creates genuine concern. Our extensive communication system provides: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numPr>
          <w:ilvl w:val="0"/>
          <w:numId w:val="59"/>
        </w:numPr>
        <w:ind w:left="720" w:hanging="360"/>
        <w:rPr>
          <w:u w:val="none"/>
        </w:rPr>
      </w:pPr>
      <w:r w:rsidDel="00000000" w:rsidR="00000000" w:rsidRPr="00000000">
        <w:rPr>
          <w:rtl w:val="0"/>
        </w:rPr>
        <w:t xml:space="preserve">Real-time updates throughout the day via our secure parent app.</w:t>
      </w:r>
    </w:p>
    <w:p w:rsidR="00000000" w:rsidDel="00000000" w:rsidP="00000000" w:rsidRDefault="00000000" w:rsidRPr="00000000" w14:paraId="00000282">
      <w:pPr>
        <w:numPr>
          <w:ilvl w:val="0"/>
          <w:numId w:val="59"/>
        </w:numPr>
        <w:ind w:left="720" w:hanging="360"/>
        <w:rPr>
          <w:u w:val="none"/>
        </w:rPr>
      </w:pPr>
      <w:r w:rsidDel="00000000" w:rsidR="00000000" w:rsidRPr="00000000">
        <w:rPr>
          <w:rtl w:val="0"/>
        </w:rPr>
        <w:t xml:space="preserve">Photo documentation of activities and milestones.</w:t>
      </w:r>
    </w:p>
    <w:p w:rsidR="00000000" w:rsidDel="00000000" w:rsidP="00000000" w:rsidRDefault="00000000" w:rsidRPr="00000000" w14:paraId="00000283">
      <w:pPr>
        <w:numPr>
          <w:ilvl w:val="0"/>
          <w:numId w:val="59"/>
        </w:numPr>
        <w:ind w:left="720" w:hanging="360"/>
        <w:rPr>
          <w:u w:val="none"/>
        </w:rPr>
      </w:pPr>
      <w:r w:rsidDel="00000000" w:rsidR="00000000" w:rsidRPr="00000000">
        <w:rPr>
          <w:rtl w:val="0"/>
        </w:rPr>
        <w:t xml:space="preserve">Direct educator messaging for immediate concerns.</w:t>
      </w:r>
    </w:p>
    <w:p w:rsidR="00000000" w:rsidDel="00000000" w:rsidP="00000000" w:rsidRDefault="00000000" w:rsidRPr="00000000" w14:paraId="00000284">
      <w:pPr>
        <w:numPr>
          <w:ilvl w:val="0"/>
          <w:numId w:val="59"/>
        </w:numPr>
        <w:ind w:left="720" w:hanging="360"/>
        <w:rPr>
          <w:u w:val="none"/>
        </w:rPr>
      </w:pPr>
      <w:r w:rsidDel="00000000" w:rsidR="00000000" w:rsidRPr="00000000">
        <w:rPr>
          <w:rtl w:val="0"/>
        </w:rPr>
        <w:t xml:space="preserve">Flexible drop-off and pick-up times accommodating train schedules.</w:t>
      </w:r>
    </w:p>
    <w:p w:rsidR="00000000" w:rsidDel="00000000" w:rsidP="00000000" w:rsidRDefault="00000000" w:rsidRPr="00000000" w14:paraId="00000285">
      <w:pPr>
        <w:numPr>
          <w:ilvl w:val="0"/>
          <w:numId w:val="59"/>
        </w:numPr>
        <w:ind w:left="720" w:hanging="360"/>
        <w:rPr>
          <w:u w:val="none"/>
        </w:rPr>
      </w:pPr>
      <w:r w:rsidDel="00000000" w:rsidR="00000000" w:rsidRPr="00000000">
        <w:rPr>
          <w:rtl w:val="0"/>
        </w:rPr>
        <w:t xml:space="preserve">Extended hours designed around commuter timetables.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b w:val="1"/>
          <w:bCs w:val="1"/>
          <w:rtl w:val="0"/>
        </w:rPr>
        <w:t xml:space="preserve">H3: Building Your Village in a New Community</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Moving to Riverstone's master-planned estates like Elara or Grantham Farm often means leaving established support networks behind. Our centre actively fosters connections through:</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numPr>
          <w:ilvl w:val="0"/>
          <w:numId w:val="51"/>
        </w:numPr>
        <w:ind w:left="720" w:hanging="360"/>
        <w:rPr>
          <w:u w:val="none"/>
        </w:rPr>
      </w:pPr>
      <w:r w:rsidDel="00000000" w:rsidR="00000000" w:rsidRPr="00000000">
        <w:rPr>
          <w:rtl w:val="0"/>
        </w:rPr>
        <w:t xml:space="preserve">Regular family social events and weekend activities.</w:t>
      </w:r>
    </w:p>
    <w:p w:rsidR="00000000" w:rsidDel="00000000" w:rsidP="00000000" w:rsidRDefault="00000000" w:rsidRPr="00000000" w14:paraId="0000028D">
      <w:pPr>
        <w:numPr>
          <w:ilvl w:val="0"/>
          <w:numId w:val="51"/>
        </w:numPr>
        <w:ind w:left="720" w:hanging="360"/>
        <w:rPr>
          <w:u w:val="none"/>
        </w:rPr>
      </w:pPr>
      <w:r w:rsidDel="00000000" w:rsidR="00000000" w:rsidRPr="00000000">
        <w:rPr>
          <w:rtl w:val="0"/>
        </w:rPr>
        <w:t xml:space="preserve">Parent networking opportunities during drop-off times.</w:t>
      </w:r>
    </w:p>
    <w:p w:rsidR="00000000" w:rsidDel="00000000" w:rsidP="00000000" w:rsidRDefault="00000000" w:rsidRPr="00000000" w14:paraId="0000028E">
      <w:pPr>
        <w:numPr>
          <w:ilvl w:val="0"/>
          <w:numId w:val="51"/>
        </w:numPr>
        <w:ind w:left="720" w:hanging="360"/>
        <w:rPr>
          <w:u w:val="none"/>
        </w:rPr>
      </w:pPr>
      <w:r w:rsidDel="00000000" w:rsidR="00000000" w:rsidRPr="00000000">
        <w:rPr>
          <w:rtl w:val="0"/>
        </w:rPr>
        <w:t xml:space="preserve">Community noticeboards for local recommendations and connections.</w:t>
      </w:r>
    </w:p>
    <w:p w:rsidR="00000000" w:rsidDel="00000000" w:rsidP="00000000" w:rsidRDefault="00000000" w:rsidRPr="00000000" w14:paraId="0000028F">
      <w:pPr>
        <w:numPr>
          <w:ilvl w:val="0"/>
          <w:numId w:val="51"/>
        </w:numPr>
        <w:ind w:left="720" w:hanging="360"/>
        <w:rPr>
          <w:u w:val="none"/>
        </w:rPr>
      </w:pPr>
      <w:r w:rsidDel="00000000" w:rsidR="00000000" w:rsidRPr="00000000">
        <w:rPr>
          <w:rtl w:val="0"/>
        </w:rPr>
        <w:t xml:space="preserve">Partnerships with local businesses and services.</w:t>
      </w:r>
    </w:p>
    <w:p w:rsidR="00000000" w:rsidDel="00000000" w:rsidP="00000000" w:rsidRDefault="00000000" w:rsidRPr="00000000" w14:paraId="00000290">
      <w:pPr>
        <w:numPr>
          <w:ilvl w:val="0"/>
          <w:numId w:val="51"/>
        </w:numPr>
        <w:ind w:left="720" w:hanging="360"/>
        <w:rPr>
          <w:u w:val="none"/>
        </w:rPr>
      </w:pPr>
      <w:r w:rsidDel="00000000" w:rsidR="00000000" w:rsidRPr="00000000">
        <w:rPr>
          <w:rtl w:val="0"/>
        </w:rPr>
        <w:t xml:space="preserve">Playdate facilitation between families in similar situations.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Book a tour today and find how we support Riverstone's commuting families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b w:val="1"/>
          <w:bCs w:val="1"/>
        </w:rPr>
      </w:pPr>
      <w:r w:rsidDel="00000000" w:rsidR="00000000" w:rsidRPr="00000000">
        <w:rPr>
          <w:b w:val="1"/>
          <w:bCs w:val="1"/>
          <w:rtl w:val="0"/>
        </w:rPr>
        <w:t xml:space="preserve">H3: Purpose-Built Facilities for Growing Children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We've maximised our outdoor spaces to provide: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numPr>
          <w:ilvl w:val="0"/>
          <w:numId w:val="9"/>
        </w:numPr>
        <w:ind w:left="720" w:hanging="360"/>
        <w:rPr>
          <w:u w:val="none"/>
        </w:rPr>
      </w:pPr>
      <w:r w:rsidDel="00000000" w:rsidR="00000000" w:rsidRPr="00000000">
        <w:rPr>
          <w:rtl w:val="0"/>
        </w:rPr>
        <w:t xml:space="preserve">Expansive natural play areas with professional-grade equipment.</w:t>
      </w:r>
    </w:p>
    <w:p w:rsidR="00000000" w:rsidDel="00000000" w:rsidP="00000000" w:rsidRDefault="00000000" w:rsidRPr="00000000" w14:paraId="0000029A">
      <w:pPr>
        <w:numPr>
          <w:ilvl w:val="0"/>
          <w:numId w:val="9"/>
        </w:numPr>
        <w:ind w:left="720" w:hanging="360"/>
        <w:rPr>
          <w:u w:val="none"/>
        </w:rPr>
      </w:pPr>
      <w:r w:rsidDel="00000000" w:rsidR="00000000" w:rsidRPr="00000000">
        <w:rPr>
          <w:rtl w:val="0"/>
        </w:rPr>
        <w:t xml:space="preserve">Dedicated zones for different age groups and activities.</w:t>
      </w:r>
    </w:p>
    <w:p w:rsidR="00000000" w:rsidDel="00000000" w:rsidP="00000000" w:rsidRDefault="00000000" w:rsidRPr="00000000" w14:paraId="0000029B">
      <w:pPr>
        <w:numPr>
          <w:ilvl w:val="0"/>
          <w:numId w:val="9"/>
        </w:numPr>
        <w:ind w:left="720" w:hanging="360"/>
        <w:rPr>
          <w:u w:val="none"/>
        </w:rPr>
      </w:pPr>
      <w:r w:rsidDel="00000000" w:rsidR="00000000" w:rsidRPr="00000000">
        <w:rPr>
          <w:rtl w:val="0"/>
        </w:rPr>
        <w:t xml:space="preserve">Sensory gardens and sustainable learning projects.</w:t>
      </w:r>
    </w:p>
    <w:p w:rsidR="00000000" w:rsidDel="00000000" w:rsidP="00000000" w:rsidRDefault="00000000" w:rsidRPr="00000000" w14:paraId="0000029C">
      <w:pPr>
        <w:numPr>
          <w:ilvl w:val="0"/>
          <w:numId w:val="9"/>
        </w:numPr>
        <w:ind w:left="720" w:hanging="360"/>
        <w:rPr>
          <w:u w:val="none"/>
        </w:rPr>
      </w:pPr>
      <w:r w:rsidDel="00000000" w:rsidR="00000000" w:rsidRPr="00000000">
        <w:rPr>
          <w:rtl w:val="0"/>
        </w:rPr>
        <w:t xml:space="preserve">Weather-protected spaces for year-round outdoor learning.</w:t>
      </w:r>
    </w:p>
    <w:p w:rsidR="00000000" w:rsidDel="00000000" w:rsidP="00000000" w:rsidRDefault="00000000" w:rsidRPr="00000000" w14:paraId="0000029D">
      <w:pPr>
        <w:numPr>
          <w:ilvl w:val="0"/>
          <w:numId w:val="9"/>
        </w:numPr>
        <w:ind w:left="720" w:hanging="360"/>
        <w:rPr>
          <w:u w:val="none"/>
        </w:rPr>
      </w:pPr>
      <w:r w:rsidDel="00000000" w:rsidR="00000000" w:rsidRPr="00000000">
        <w:rPr>
          <w:rtl w:val="0"/>
        </w:rPr>
        <w:t xml:space="preserve">Safe, secure perimeters meeting all regulatory standards.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b w:val="1"/>
          <w:bCs w:val="1"/>
        </w:rPr>
      </w:pPr>
      <w:r w:rsidDel="00000000" w:rsidR="00000000" w:rsidRPr="00000000">
        <w:rPr>
          <w:b w:val="1"/>
          <w:bCs w:val="1"/>
          <w:rtl w:val="0"/>
        </w:rPr>
        <w:t xml:space="preserve">H3: Exceeding Local Standards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We designed our centre's safety protocols and educational facilities to meet and exceed the specific standards</w:t>
      </w:r>
      <w:ins w:author="Victor McMillan" w:id="11" w:date="2026-06-22T06:11:11Z">
        <w:r w:rsidDel="00000000" w:rsidR="00000000" w:rsidRPr="00000000">
          <w:rPr>
            <w:rtl w:val="0"/>
          </w:rPr>
          <w:t xml:space="preserve">.</w:t>
        </w:r>
      </w:ins>
      <w:del w:author="Victor McMillan" w:id="11" w:date="2026-06-22T06:11:11Z">
        <w:r w:rsidDel="00000000" w:rsidR="00000000" w:rsidRPr="00000000">
          <w:rPr>
            <w:rtl w:val="0"/>
          </w:rPr>
          <w:delText xml:space="preserve"> outlined in the Blacktown City Council's Development Control Plan (DCP) for child care centres</w:delText>
        </w:r>
      </w:del>
      <w:r w:rsidDel="00000000" w:rsidR="00000000" w:rsidRPr="00000000">
        <w:rPr>
          <w:rtl w:val="0"/>
        </w:rPr>
        <w:t xml:space="preserve">. This commitment includes: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numPr>
          <w:ilvl w:val="0"/>
          <w:numId w:val="98"/>
        </w:numPr>
        <w:ind w:left="720" w:hanging="360"/>
        <w:rPr>
          <w:u w:val="none"/>
        </w:rPr>
      </w:pPr>
      <w:r w:rsidDel="00000000" w:rsidR="00000000" w:rsidRPr="00000000">
        <w:rPr>
          <w:rtl w:val="0"/>
        </w:rPr>
        <w:t xml:space="preserve">State-of-the-art security systems with controlled access.</w:t>
      </w:r>
    </w:p>
    <w:p w:rsidR="00000000" w:rsidDel="00000000" w:rsidP="00000000" w:rsidRDefault="00000000" w:rsidRPr="00000000" w14:paraId="000002A5">
      <w:pPr>
        <w:numPr>
          <w:ilvl w:val="0"/>
          <w:numId w:val="98"/>
        </w:numPr>
        <w:ind w:left="720" w:hanging="360"/>
        <w:rPr>
          <w:u w:val="none"/>
        </w:rPr>
      </w:pPr>
      <w:r w:rsidDel="00000000" w:rsidR="00000000" w:rsidRPr="00000000">
        <w:rPr>
          <w:rtl w:val="0"/>
        </w:rPr>
        <w:t xml:space="preserve">Qualified educators exceeding minimum ratio requirements.</w:t>
      </w:r>
    </w:p>
    <w:p w:rsidR="00000000" w:rsidDel="00000000" w:rsidP="00000000" w:rsidRDefault="00000000" w:rsidRPr="00000000" w14:paraId="000002A6">
      <w:pPr>
        <w:numPr>
          <w:ilvl w:val="0"/>
          <w:numId w:val="98"/>
        </w:numPr>
        <w:ind w:left="720" w:hanging="360"/>
        <w:rPr>
          <w:u w:val="none"/>
        </w:rPr>
      </w:pPr>
      <w:r w:rsidDel="00000000" w:rsidR="00000000" w:rsidRPr="00000000">
        <w:rPr>
          <w:rtl w:val="0"/>
        </w:rPr>
        <w:t xml:space="preserve">Extensive health and safety procedures.</w:t>
      </w:r>
    </w:p>
    <w:p w:rsidR="00000000" w:rsidDel="00000000" w:rsidP="00000000" w:rsidRDefault="00000000" w:rsidRPr="00000000" w14:paraId="000002A7">
      <w:pPr>
        <w:numPr>
          <w:ilvl w:val="0"/>
          <w:numId w:val="98"/>
        </w:numPr>
        <w:ind w:left="720" w:hanging="360"/>
        <w:rPr>
          <w:u w:val="none"/>
        </w:rPr>
      </w:pPr>
      <w:r w:rsidDel="00000000" w:rsidR="00000000" w:rsidRPr="00000000">
        <w:rPr>
          <w:rtl w:val="0"/>
        </w:rPr>
        <w:t xml:space="preserve">Regular professional development aligned with best practices.</w:t>
      </w:r>
    </w:p>
    <w:p w:rsidR="00000000" w:rsidDel="00000000" w:rsidP="00000000" w:rsidRDefault="00000000" w:rsidRPr="00000000" w14:paraId="000002A8">
      <w:pPr>
        <w:numPr>
          <w:ilvl w:val="0"/>
          <w:numId w:val="98"/>
        </w:numPr>
        <w:ind w:left="720" w:hanging="360"/>
        <w:rPr>
          <w:u w:val="none"/>
        </w:rPr>
      </w:pPr>
      <w:r w:rsidDel="00000000" w:rsidR="00000000" w:rsidRPr="00000000">
        <w:rPr>
          <w:rtl w:val="0"/>
        </w:rPr>
        <w:t xml:space="preserve">Transparent reporting to families and regulators.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Secure your child's place in our 2027 programs - spaces filling quickly</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b w:val="1"/>
          <w:bCs w:val="1"/>
        </w:rPr>
      </w:pPr>
      <w:r w:rsidDel="00000000" w:rsidR="00000000" w:rsidRPr="00000000">
        <w:rPr>
          <w:b w:val="1"/>
          <w:bCs w:val="1"/>
          <w:rtl w:val="0"/>
        </w:rPr>
        <w:t xml:space="preserve">H2: Your Local Early Learning Experts in Riverstone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Our educators bring a deep understanding of the Riverstone community's evolution. Our team includes long-term residents who've watched the transformation alongside newer arrivals who chose Riverstone for their own young families.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This local knowledge translates into practical benefits: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numPr>
          <w:ilvl w:val="0"/>
          <w:numId w:val="25"/>
        </w:numPr>
        <w:ind w:left="720" w:hanging="360"/>
        <w:rPr>
          <w:u w:val="none"/>
        </w:rPr>
      </w:pPr>
      <w:r w:rsidDel="00000000" w:rsidR="00000000" w:rsidRPr="00000000">
        <w:rPr>
          <w:rtl w:val="0"/>
        </w:rPr>
        <w:t xml:space="preserve">Programs aligned with local primary school preparations.</w:t>
      </w:r>
    </w:p>
    <w:p w:rsidR="00000000" w:rsidDel="00000000" w:rsidP="00000000" w:rsidRDefault="00000000" w:rsidRPr="00000000" w14:paraId="000002B4">
      <w:pPr>
        <w:numPr>
          <w:ilvl w:val="0"/>
          <w:numId w:val="25"/>
        </w:numPr>
        <w:ind w:left="720" w:hanging="360"/>
        <w:rPr>
          <w:u w:val="none"/>
        </w:rPr>
      </w:pPr>
      <w:r w:rsidDel="00000000" w:rsidR="00000000" w:rsidRPr="00000000">
        <w:rPr>
          <w:rtl w:val="0"/>
        </w:rPr>
        <w:t xml:space="preserve">Understanding of commuter family scheduling needs.</w:t>
      </w:r>
    </w:p>
    <w:p w:rsidR="00000000" w:rsidDel="00000000" w:rsidP="00000000" w:rsidRDefault="00000000" w:rsidRPr="00000000" w14:paraId="000002B5">
      <w:pPr>
        <w:numPr>
          <w:ilvl w:val="0"/>
          <w:numId w:val="25"/>
        </w:numPr>
        <w:ind w:left="720" w:hanging="360"/>
        <w:rPr>
          <w:u w:val="none"/>
        </w:rPr>
      </w:pPr>
      <w:r w:rsidDel="00000000" w:rsidR="00000000" w:rsidRPr="00000000">
        <w:rPr>
          <w:rtl w:val="0"/>
        </w:rPr>
        <w:t xml:space="preserve">Connections with other family services in the area.</w:t>
      </w:r>
    </w:p>
    <w:p w:rsidR="00000000" w:rsidDel="00000000" w:rsidP="00000000" w:rsidRDefault="00000000" w:rsidRPr="00000000" w14:paraId="000002B6">
      <w:pPr>
        <w:numPr>
          <w:ilvl w:val="0"/>
          <w:numId w:val="25"/>
        </w:numPr>
        <w:ind w:left="720" w:hanging="360"/>
        <w:rPr>
          <w:u w:val="none"/>
        </w:rPr>
      </w:pPr>
      <w:r w:rsidDel="00000000" w:rsidR="00000000" w:rsidRPr="00000000">
        <w:rPr>
          <w:rtl w:val="0"/>
        </w:rPr>
        <w:t xml:space="preserve">Knowledge of community resources and opportunities.</w:t>
      </w:r>
    </w:p>
    <w:p w:rsidR="00000000" w:rsidDel="00000000" w:rsidP="00000000" w:rsidRDefault="00000000" w:rsidRPr="00000000" w14:paraId="000002B7">
      <w:pPr>
        <w:numPr>
          <w:ilvl w:val="0"/>
          <w:numId w:val="25"/>
        </w:numPr>
        <w:ind w:left="720" w:hanging="360"/>
        <w:rPr>
          <w:u w:val="none"/>
        </w:rPr>
      </w:pPr>
      <w:r w:rsidDel="00000000" w:rsidR="00000000" w:rsidRPr="00000000">
        <w:rPr>
          <w:rtl w:val="0"/>
        </w:rPr>
        <w:t xml:space="preserve">Genuine investment in Riverstone's future.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Whether you're established in the area or just unpacking boxes in your new home, our centre provides the stable, nurturing environment your child needs while you're managing work commitments. We bridge the gap between your morning goodbye and evening reunion with consistent, quality care.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spacing w:after="240" w:before="240" w:lineRule="auto"/>
        <w:rPr>
          <w:b w:val="1"/>
          <w:bCs w:val="1"/>
        </w:rPr>
      </w:pPr>
      <w:r w:rsidDel="00000000" w:rsidR="00000000" w:rsidRPr="00000000">
        <w:rPr>
          <w:b w:val="1"/>
          <w:bCs w:val="1"/>
          <w:rtl w:val="0"/>
        </w:rPr>
        <w:t xml:space="preserve">H3: Our Commitment to Children and Families</w:t>
      </w:r>
    </w:p>
    <w:p w:rsidR="00000000" w:rsidDel="00000000" w:rsidP="00000000" w:rsidRDefault="00000000" w:rsidRPr="00000000" w14:paraId="000002BC">
      <w:pPr>
        <w:numPr>
          <w:ilvl w:val="0"/>
          <w:numId w:val="6"/>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2BD">
      <w:pPr>
        <w:numPr>
          <w:ilvl w:val="0"/>
          <w:numId w:val="6"/>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2BE">
      <w:pPr>
        <w:numPr>
          <w:ilvl w:val="0"/>
          <w:numId w:val="6"/>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2BF">
      <w:pPr>
        <w:numPr>
          <w:ilvl w:val="0"/>
          <w:numId w:val="6"/>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2C0">
      <w:pPr>
        <w:numPr>
          <w:ilvl w:val="0"/>
          <w:numId w:val="6"/>
        </w:numPr>
        <w:spacing w:after="24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2C1">
      <w:pPr>
        <w:spacing w:after="240" w:before="240" w:lineRule="auto"/>
        <w:rPr>
          <w:b w:val="1"/>
          <w:bCs w:val="1"/>
        </w:rPr>
      </w:pPr>
      <w:r w:rsidDel="00000000" w:rsidR="00000000" w:rsidRPr="00000000">
        <w:rPr>
          <w:rtl w:val="0"/>
        </w:rPr>
      </w:r>
    </w:p>
    <w:p w:rsidR="00000000" w:rsidDel="00000000" w:rsidP="00000000" w:rsidRDefault="00000000" w:rsidRPr="00000000" w14:paraId="000002C2">
      <w:pPr>
        <w:spacing w:after="240" w:before="240" w:lineRule="auto"/>
        <w:rPr/>
      </w:pPr>
      <w:r w:rsidDel="00000000" w:rsidR="00000000" w:rsidRPr="00000000">
        <w:rPr>
          <w:b w:val="1"/>
          <w:bCs w:val="1"/>
          <w:rtl w:val="0"/>
        </w:rPr>
        <w:t xml:space="preserve">H2: Why Turn to Us for Childcare near Riverstone?</w:t>
      </w:r>
      <w:r w:rsidDel="00000000" w:rsidR="00000000" w:rsidRPr="00000000">
        <w:rPr>
          <w:rtl w:val="0"/>
        </w:rPr>
      </w:r>
    </w:p>
    <w:p w:rsidR="00000000" w:rsidDel="00000000" w:rsidP="00000000" w:rsidRDefault="00000000" w:rsidRPr="00000000" w14:paraId="000002C3">
      <w:pPr>
        <w:numPr>
          <w:ilvl w:val="0"/>
          <w:numId w:val="47"/>
        </w:numPr>
        <w:spacing w:after="0" w:afterAutospacing="0" w:before="24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Our programs incorporate STEM learning, sustainability initiatives and school readiness preparation.</w:t>
      </w:r>
    </w:p>
    <w:p w:rsidR="00000000" w:rsidDel="00000000" w:rsidP="00000000" w:rsidRDefault="00000000" w:rsidRPr="00000000" w14:paraId="000002C4">
      <w:pPr>
        <w:numPr>
          <w:ilvl w:val="0"/>
          <w:numId w:val="47"/>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We believe families should feel welcome and connected within our centre.</w:t>
      </w:r>
    </w:p>
    <w:p w:rsidR="00000000" w:rsidDel="00000000" w:rsidP="00000000" w:rsidRDefault="00000000" w:rsidRPr="00000000" w14:paraId="000002C5">
      <w:pPr>
        <w:numPr>
          <w:ilvl w:val="0"/>
          <w:numId w:val="47"/>
        </w:numPr>
        <w:spacing w:after="0" w:afterAutospacing="0" w:before="0" w:beforeAutospacing="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Every child receives learning experiences tailored to their developmental journey.</w:t>
      </w:r>
    </w:p>
    <w:p w:rsidR="00000000" w:rsidDel="00000000" w:rsidP="00000000" w:rsidRDefault="00000000" w:rsidRPr="00000000" w14:paraId="000002C6">
      <w:pPr>
        <w:numPr>
          <w:ilvl w:val="0"/>
          <w:numId w:val="47"/>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Access updates, educational observations and special moments from your phone.</w:t>
      </w:r>
    </w:p>
    <w:p w:rsidR="00000000" w:rsidDel="00000000" w:rsidP="00000000" w:rsidRDefault="00000000" w:rsidRPr="00000000" w14:paraId="000002C7">
      <w:pPr>
        <w:numPr>
          <w:ilvl w:val="0"/>
          <w:numId w:val="47"/>
        </w:numPr>
        <w:spacing w:after="0" w:afterAutospacing="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Child Care Subsidy and Start Strong Funding are available for eligible families.</w:t>
      </w:r>
    </w:p>
    <w:p w:rsidR="00000000" w:rsidDel="00000000" w:rsidP="00000000" w:rsidRDefault="00000000" w:rsidRPr="00000000" w14:paraId="000002C8">
      <w:pPr>
        <w:numPr>
          <w:ilvl w:val="0"/>
          <w:numId w:val="47"/>
        </w:numPr>
        <w:spacing w:after="240" w:before="0" w:beforeAutospacing="0" w:lineRule="auto"/>
        <w:ind w:left="720" w:hanging="360"/>
      </w:pPr>
      <w:r w:rsidDel="00000000" w:rsidR="00000000" w:rsidRPr="00000000">
        <w:rPr>
          <w:b w:val="1"/>
          <w:bCs w:val="1"/>
          <w:rtl w:val="0"/>
        </w:rPr>
        <w:t xml:space="preserve">Fully Insured:</w:t>
      </w:r>
      <w:r w:rsidDel="00000000" w:rsidR="00000000" w:rsidRPr="00000000">
        <w:rPr>
          <w:rtl w:val="0"/>
        </w:rPr>
        <w:t xml:space="preserve"> Families benefit from a secure environment supported by comprehensive insurance and trained educators.</w:t>
      </w:r>
      <w:r w:rsidDel="00000000" w:rsidR="00000000" w:rsidRPr="00000000">
        <w:rPr>
          <w:rtl w:val="0"/>
        </w:rPr>
      </w:r>
    </w:p>
    <w:p w:rsidR="00000000" w:rsidDel="00000000" w:rsidP="00000000" w:rsidRDefault="00000000" w:rsidRPr="00000000" w14:paraId="000002C9">
      <w:pPr>
        <w:ind w:left="0" w:firstLine="0"/>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b w:val="1"/>
          <w:bCs w:val="1"/>
        </w:rPr>
      </w:pPr>
      <w:r w:rsidDel="00000000" w:rsidR="00000000" w:rsidRPr="00000000">
        <w:rPr>
          <w:b w:val="1"/>
          <w:bCs w:val="1"/>
          <w:rtl w:val="0"/>
        </w:rPr>
        <w:t xml:space="preserve">What makes Flourish ELC different from other childcare centres?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We've specifically designed our programs around the lived experience of Riverstone families. From extended hours accommodating commuter schedules to community-building initiatives for new residents, every aspect addresses local needs. Our modern facilities counter Western Sydney's climate challenges while our educators understand the unique dynamics of a rapidly growing suburb.</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b w:val="1"/>
          <w:bCs w:val="1"/>
        </w:rPr>
      </w:pPr>
      <w:r w:rsidDel="00000000" w:rsidR="00000000" w:rsidRPr="00000000">
        <w:rPr>
          <w:b w:val="1"/>
          <w:bCs w:val="1"/>
          <w:rtl w:val="0"/>
        </w:rPr>
        <w:t xml:space="preserve">How do you support families new to the Riverstone area?</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Recognising that many families arrive without local support networks, we function as a community hub. Beyond excellent childcare, we facilitate connections through family events, parent networking, and information sharing. Our centre helps you put down roots in Riverstone while making sure that your child develops friendships and social skills.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b w:val="1"/>
          <w:bCs w:val="1"/>
        </w:rPr>
      </w:pPr>
      <w:r w:rsidDel="00000000" w:rsidR="00000000" w:rsidRPr="00000000">
        <w:rPr>
          <w:b w:val="1"/>
          <w:bCs w:val="1"/>
          <w:rtl w:val="0"/>
        </w:rPr>
        <w:t xml:space="preserve">What are your operating hours for commuting parents?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We understand the reality of the M7/M2 commute and train schedules from Riverstone Station. Our extended hours provide flexibility for early drop-offs and later pick-ups, minimising the stress of racing against closing time. Specific hours accommodate the typical commuter's workday plus travel time.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b w:val="1"/>
          <w:bCs w:val="1"/>
        </w:rPr>
      </w:pPr>
      <w:r w:rsidDel="00000000" w:rsidR="00000000" w:rsidRPr="00000000">
        <w:rPr>
          <w:b w:val="1"/>
          <w:bCs w:val="1"/>
          <w:rtl w:val="0"/>
        </w:rPr>
        <w:t xml:space="preserve">How do you keep parents connected during long work days?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Our extensive communication system includes real-time updates, photos, and direct messaging with educators. You'll receive regular insights into your child's day, from learning achievements to social interactions, providing peace of mind throughout your time away.</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b w:val="1"/>
          <w:bCs w:val="1"/>
        </w:rPr>
      </w:pPr>
      <w:r w:rsidDel="00000000" w:rsidR="00000000" w:rsidRPr="00000000">
        <w:rPr>
          <w:b w:val="1"/>
          <w:bCs w:val="1"/>
          <w:rtl w:val="0"/>
        </w:rPr>
        <w:t xml:space="preserve">How do you support children with allergies?</w:t>
      </w:r>
    </w:p>
    <w:p w:rsidR="00000000" w:rsidDel="00000000" w:rsidP="00000000" w:rsidRDefault="00000000" w:rsidRPr="00000000" w14:paraId="000002DE">
      <w:pPr>
        <w:rPr>
          <w:b w:val="1"/>
          <w:bCs w:val="1"/>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We are a nut-aware and allergy-conscious centre. Our on-site chef prepares alternative meals for children with diagnosed allergies, and all staff are trained in anaphylaxis management and the use of EpiPens.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b w:val="1"/>
          <w:bCs w:val="1"/>
        </w:rPr>
      </w:pPr>
      <w:r w:rsidDel="00000000" w:rsidR="00000000" w:rsidRPr="00000000">
        <w:rPr>
          <w:b w:val="1"/>
          <w:bCs w:val="1"/>
          <w:rtl w:val="0"/>
        </w:rPr>
        <w:t xml:space="preserve">Is there parking available for drop-offs?</w:t>
      </w:r>
    </w:p>
    <w:p w:rsidR="00000000" w:rsidDel="00000000" w:rsidP="00000000" w:rsidRDefault="00000000" w:rsidRPr="00000000" w14:paraId="000002E2">
      <w:pPr>
        <w:rPr>
          <w:b w:val="1"/>
          <w:bCs w:val="1"/>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Yes, our Riverstone location features ample dedicated on-site parking and a safe "Kiss and Drop" zone to make the morning transition as smooth as possible for commuting parents.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b w:val="1"/>
          <w:bCs w:val="1"/>
        </w:rPr>
      </w:pPr>
      <w:r w:rsidDel="00000000" w:rsidR="00000000" w:rsidRPr="00000000">
        <w:rPr>
          <w:b w:val="1"/>
          <w:bCs w:val="1"/>
          <w:rtl w:val="0"/>
        </w:rPr>
        <w:t xml:space="preserve">Do you accept government childcare subsidies (CCS)?</w:t>
      </w:r>
    </w:p>
    <w:p w:rsidR="00000000" w:rsidDel="00000000" w:rsidP="00000000" w:rsidRDefault="00000000" w:rsidRPr="00000000" w14:paraId="000002E6">
      <w:pPr>
        <w:rPr>
          <w:b w:val="1"/>
          <w:bCs w:val="1"/>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Yes, Flourish ELC is a fully registered provider. Eligible families can claim the Child Care Subsidy to help reduce their out-of-pocket tuition costs.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b w:val="1"/>
          <w:bCs w:val="1"/>
        </w:rPr>
      </w:pPr>
      <w:r w:rsidDel="00000000" w:rsidR="00000000" w:rsidRPr="00000000">
        <w:rPr>
          <w:b w:val="1"/>
          <w:bCs w:val="1"/>
          <w:rtl w:val="0"/>
        </w:rPr>
        <w:t xml:space="preserve">Do you cater to the educational standards of local schools?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Absolutely. Our school readiness program aligns with the expectations of Riverstone's primary schools. We focus on developing the academic, social, and emotional skills children need for a successful transition to formal education.</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With many new families moving into Riverstone every month, our 2026 and 2027 places are filling quickly. Don't let another week of commuter anxiety pass without securing the peace of mind you deserve. </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Book a tour today and find why Riverstone families trust us with their children's early learning journey</w:t>
      </w:r>
      <w:r w:rsidDel="00000000" w:rsidR="00000000" w:rsidRPr="00000000">
        <w:br w:type="page"/>
      </w:r>
      <w:r w:rsidDel="00000000" w:rsidR="00000000" w:rsidRPr="00000000">
        <w:rPr>
          <w:rtl w:val="0"/>
        </w:rPr>
      </w:r>
    </w:p>
    <w:p w:rsidR="00000000" w:rsidDel="00000000" w:rsidP="00000000" w:rsidRDefault="00000000" w:rsidRPr="00000000" w14:paraId="000002F0">
      <w:pPr>
        <w:pStyle w:val="Heading1"/>
        <w:rPr>
          <w:b w:val="1"/>
          <w:bCs w:val="1"/>
        </w:rPr>
      </w:pPr>
      <w:bookmarkStart w:colFirst="0" w:colLast="0" w:name="_aexrdmcm8pxr" w:id="6"/>
      <w:bookmarkEnd w:id="6"/>
      <w:r w:rsidDel="00000000" w:rsidR="00000000" w:rsidRPr="00000000">
        <w:rPr>
          <w:b w:val="1"/>
          <w:bCs w:val="1"/>
          <w:rtl w:val="0"/>
        </w:rPr>
        <w:t xml:space="preserve">Page 7 </w:t>
      </w:r>
    </w:p>
    <w:p w:rsidR="00000000" w:rsidDel="00000000" w:rsidP="00000000" w:rsidRDefault="00000000" w:rsidRPr="00000000" w14:paraId="000002F1">
      <w:pPr>
        <w:rPr>
          <w:b w:val="1"/>
          <w:bCs w:val="1"/>
        </w:rPr>
      </w:pPr>
      <w:r w:rsidDel="00000000" w:rsidR="00000000" w:rsidRPr="00000000">
        <w:rPr>
          <w:b w:val="1"/>
          <w:bCs w:val="1"/>
          <w:rtl w:val="0"/>
        </w:rPr>
        <w:t xml:space="preserve">URL: https://flourishelc.com.au/daycare-childcare-mulgrave-nsw/</w:t>
      </w:r>
    </w:p>
    <w:p w:rsidR="00000000" w:rsidDel="00000000" w:rsidP="00000000" w:rsidRDefault="00000000" w:rsidRPr="00000000" w14:paraId="000002F2">
      <w:pPr>
        <w:rPr/>
      </w:pPr>
      <w:r w:rsidDel="00000000" w:rsidR="00000000" w:rsidRPr="00000000">
        <w:rPr>
          <w:rtl w:val="0"/>
        </w:rPr>
        <w:t xml:space="preserve">Page Type: Location Page</w:t>
      </w:r>
    </w:p>
    <w:p w:rsidR="00000000" w:rsidDel="00000000" w:rsidP="00000000" w:rsidRDefault="00000000" w:rsidRPr="00000000" w14:paraId="000002F3">
      <w:pPr>
        <w:rPr/>
      </w:pPr>
      <w:r w:rsidDel="00000000" w:rsidR="00000000" w:rsidRPr="00000000">
        <w:rPr>
          <w:rtl w:val="0"/>
        </w:rPr>
        <w:t xml:space="preserve">Content Type: New Content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Keywords:</w:t>
      </w:r>
    </w:p>
    <w:p w:rsidR="00000000" w:rsidDel="00000000" w:rsidP="00000000" w:rsidRDefault="00000000" w:rsidRPr="00000000" w14:paraId="000002F6">
      <w:pPr>
        <w:rPr>
          <w:b w:val="1"/>
          <w:bCs w:val="1"/>
        </w:rPr>
      </w:pPr>
      <w:r w:rsidDel="00000000" w:rsidR="00000000" w:rsidRPr="00000000">
        <w:rPr>
          <w:b w:val="1"/>
          <w:bCs w:val="1"/>
          <w:rtl w:val="0"/>
        </w:rPr>
        <w:t xml:space="preserve">Primary keyword: childcare near mulgrave</w:t>
      </w:r>
    </w:p>
    <w:p w:rsidR="00000000" w:rsidDel="00000000" w:rsidP="00000000" w:rsidRDefault="00000000" w:rsidRPr="00000000" w14:paraId="000002F7">
      <w:pPr>
        <w:rPr/>
      </w:pPr>
      <w:r w:rsidDel="00000000" w:rsidR="00000000" w:rsidRPr="00000000">
        <w:rPr>
          <w:rtl w:val="0"/>
        </w:rPr>
        <w:t xml:space="preserve">Secondary keywords: daycare near mulgrave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b w:val="1"/>
          <w:bCs w:val="1"/>
        </w:rPr>
      </w:pPr>
      <w:r w:rsidDel="00000000" w:rsidR="00000000" w:rsidRPr="00000000">
        <w:rPr>
          <w:b w:val="1"/>
          <w:bCs w:val="1"/>
          <w:rtl w:val="0"/>
        </w:rPr>
        <w:t xml:space="preserve">Content: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Meta Title: Childcare Near Mulgrave NSW | Flourish ELC</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Meta Description: Find exceptional childcare near Mulgrave in an environment that’s fun, nurturing, and safe. Book your tour today.</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b w:val="1"/>
          <w:bCs w:val="1"/>
        </w:rPr>
      </w:pPr>
      <w:r w:rsidDel="00000000" w:rsidR="00000000" w:rsidRPr="00000000">
        <w:rPr>
          <w:b w:val="1"/>
          <w:bCs w:val="1"/>
          <w:rtl w:val="0"/>
        </w:rPr>
        <w:t xml:space="preserve">H1: Childcare Near Mulgrave</w:t>
      </w:r>
    </w:p>
    <w:p w:rsidR="00000000" w:rsidDel="00000000" w:rsidP="00000000" w:rsidRDefault="00000000" w:rsidRPr="00000000" w14:paraId="00000300">
      <w:pPr>
        <w:spacing w:after="240" w:before="240" w:lineRule="auto"/>
        <w:rPr/>
      </w:pPr>
      <w:r w:rsidDel="00000000" w:rsidR="00000000" w:rsidRPr="00000000">
        <w:rPr>
          <w:rtl w:val="0"/>
        </w:rPr>
        <w:t xml:space="preserve">Searching for a childcare centre in the Mulgrave area? </w:t>
      </w:r>
      <w:r w:rsidDel="00000000" w:rsidR="00000000" w:rsidRPr="00000000">
        <w:rPr>
          <w:rtl w:val="0"/>
        </w:rPr>
        <w:t xml:space="preserve">Our purpose-built centre brings together nature-rich learning environments and qualified educators who nurture your child's curiosity and development every day.</w:t>
      </w:r>
    </w:p>
    <w:p w:rsidR="00000000" w:rsidDel="00000000" w:rsidP="00000000" w:rsidRDefault="00000000" w:rsidRPr="00000000" w14:paraId="00000301">
      <w:pPr>
        <w:spacing w:after="240" w:before="240" w:lineRule="auto"/>
        <w:rPr/>
      </w:pPr>
      <w:r w:rsidDel="00000000" w:rsidR="00000000" w:rsidRPr="00000000">
        <w:rPr>
          <w:rtl w:val="0"/>
        </w:rPr>
        <w:t xml:space="preserve">We've also designed the practical side with busy families in mind. Positioned for easy access along the Windsor Rd corridor, morning drop-offs are smooth and stress-free, so your day starts the right way.</w:t>
      </w:r>
    </w:p>
    <w:p w:rsidR="00000000" w:rsidDel="00000000" w:rsidP="00000000" w:rsidRDefault="00000000" w:rsidRPr="00000000" w14:paraId="00000302">
      <w:pPr>
        <w:spacing w:after="240" w:before="240" w:lineRule="auto"/>
        <w:rPr/>
      </w:pPr>
      <w:r w:rsidDel="00000000" w:rsidR="00000000" w:rsidRPr="00000000">
        <w:rPr>
          <w:rtl w:val="0"/>
        </w:rPr>
      </w:r>
    </w:p>
    <w:p w:rsidR="00000000" w:rsidDel="00000000" w:rsidP="00000000" w:rsidRDefault="00000000" w:rsidRPr="00000000" w14:paraId="00000303">
      <w:pPr>
        <w:rPr>
          <w:b w:val="1"/>
          <w:bCs w:val="1"/>
        </w:rPr>
      </w:pPr>
      <w:r w:rsidDel="00000000" w:rsidR="00000000" w:rsidRPr="00000000">
        <w:rPr>
          <w:b w:val="1"/>
          <w:bCs w:val="1"/>
          <w:rtl w:val="0"/>
        </w:rPr>
        <w:t xml:space="preserve">H2: Programs Designed for Mulgrave Families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b w:val="1"/>
          <w:bCs w:val="1"/>
        </w:rPr>
      </w:pPr>
      <w:r w:rsidDel="00000000" w:rsidR="00000000" w:rsidRPr="00000000">
        <w:rPr>
          <w:b w:val="1"/>
          <w:bCs w:val="1"/>
          <w:rtl w:val="0"/>
        </w:rPr>
        <w:t xml:space="preserve">H3: Early Learning Excellence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Our educational programs blend the best of contemporary early childhood pedagogy with the natural advantages of our Hawkesbury location. Whether your child is beginning their learning journey or preparing for school, our qualified educators deliver age-appropriate programs that foster curiosity, creativity, and confidence.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b w:val="1"/>
          <w:bCs w:val="1"/>
        </w:rPr>
      </w:pPr>
      <w:r w:rsidDel="00000000" w:rsidR="00000000" w:rsidRPr="00000000">
        <w:rPr>
          <w:b w:val="1"/>
          <w:bCs w:val="1"/>
          <w:rtl w:val="0"/>
        </w:rPr>
        <w:t xml:space="preserve">H3: Flexible Care Options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We offer flexible attendance options. Full-time care, part-time programs, and casual bookings to help every family find the support they need.</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b w:val="1"/>
          <w:bCs w:val="1"/>
          <w:rtl w:val="0"/>
        </w:rPr>
        <w:t xml:space="preserve">H3: Nature as Our Co-Educator</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Your child won't spend their days inside watching screens. Our extensive outdoor learning environment becomes an active classroom where mathematical concepts emerge through garden planning, scientific thinking develops through composting projects, and physical development happens naturally through tree climbing and active play.</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Enquire now about available places for 2026 and 2027.</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314">
      <w:pPr>
        <w:numPr>
          <w:ilvl w:val="0"/>
          <w:numId w:val="104"/>
        </w:numPr>
        <w:spacing w:after="0" w:afterAutospacing="0" w:before="240" w:lineRule="auto"/>
        <w:ind w:left="720" w:hanging="360"/>
      </w:pPr>
      <w:r w:rsidDel="00000000" w:rsidR="00000000" w:rsidRPr="00000000">
        <w:rPr>
          <w:rtl w:val="0"/>
        </w:rPr>
        <w:t xml:space="preserve">Belonging and Inclusion</w:t>
      </w:r>
    </w:p>
    <w:p w:rsidR="00000000" w:rsidDel="00000000" w:rsidP="00000000" w:rsidRDefault="00000000" w:rsidRPr="00000000" w14:paraId="00000315">
      <w:pPr>
        <w:numPr>
          <w:ilvl w:val="0"/>
          <w:numId w:val="104"/>
        </w:numPr>
        <w:spacing w:after="0" w:afterAutospacing="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316">
      <w:pPr>
        <w:numPr>
          <w:ilvl w:val="0"/>
          <w:numId w:val="104"/>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317">
      <w:pPr>
        <w:numPr>
          <w:ilvl w:val="0"/>
          <w:numId w:val="104"/>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318">
      <w:pPr>
        <w:numPr>
          <w:ilvl w:val="0"/>
          <w:numId w:val="104"/>
        </w:numPr>
        <w:spacing w:after="24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319">
      <w:pPr>
        <w:spacing w:after="240" w:before="240" w:lineRule="auto"/>
        <w:ind w:left="720" w:firstLine="0"/>
        <w:rPr/>
      </w:pPr>
      <w:r w:rsidDel="00000000" w:rsidR="00000000" w:rsidRPr="00000000">
        <w:rPr>
          <w:rtl w:val="0"/>
        </w:rPr>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H2: Why Flourish ELC is a Leading Childcare Centre near Mulgrave</w:t>
      </w:r>
    </w:p>
    <w:p w:rsidR="00000000" w:rsidDel="00000000" w:rsidP="00000000" w:rsidRDefault="00000000" w:rsidRPr="00000000" w14:paraId="0000031B">
      <w:pPr>
        <w:numPr>
          <w:ilvl w:val="0"/>
          <w:numId w:val="83"/>
        </w:numPr>
        <w:spacing w:after="0" w:afterAutospacing="0" w:before="24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Programs shaped around each child's interests, abilities and developmental stage.</w:t>
      </w:r>
    </w:p>
    <w:p w:rsidR="00000000" w:rsidDel="00000000" w:rsidP="00000000" w:rsidRDefault="00000000" w:rsidRPr="00000000" w14:paraId="0000031C">
      <w:pPr>
        <w:numPr>
          <w:ilvl w:val="0"/>
          <w:numId w:val="83"/>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Photos, videos, observations and educational programming, straight to your phone.</w:t>
      </w:r>
    </w:p>
    <w:p w:rsidR="00000000" w:rsidDel="00000000" w:rsidP="00000000" w:rsidRDefault="00000000" w:rsidRPr="00000000" w14:paraId="0000031D">
      <w:pPr>
        <w:numPr>
          <w:ilvl w:val="0"/>
          <w:numId w:val="83"/>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"Our place is your place." Be as involved as you choose to be.</w:t>
      </w:r>
    </w:p>
    <w:p w:rsidR="00000000" w:rsidDel="00000000" w:rsidP="00000000" w:rsidRDefault="00000000" w:rsidRPr="00000000" w14:paraId="0000031E">
      <w:pPr>
        <w:numPr>
          <w:ilvl w:val="0"/>
          <w:numId w:val="83"/>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STEM, Sustainability, Cultural Education, Munch &amp; Move and School Readiness.</w:t>
      </w:r>
    </w:p>
    <w:p w:rsidR="00000000" w:rsidDel="00000000" w:rsidP="00000000" w:rsidRDefault="00000000" w:rsidRPr="00000000" w14:paraId="0000031F">
      <w:pPr>
        <w:numPr>
          <w:ilvl w:val="0"/>
          <w:numId w:val="83"/>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$20 million Public Liability Insurance, with First Aid trained educators throughout the centre.</w:t>
      </w:r>
    </w:p>
    <w:p w:rsidR="00000000" w:rsidDel="00000000" w:rsidP="00000000" w:rsidRDefault="00000000" w:rsidRPr="00000000" w14:paraId="00000320">
      <w:pPr>
        <w:numPr>
          <w:ilvl w:val="0"/>
          <w:numId w:val="83"/>
        </w:numPr>
        <w:spacing w:after="24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of new enrolments coming through family and community referrals.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b w:val="1"/>
          <w:bCs w:val="1"/>
        </w:rPr>
      </w:pPr>
      <w:r w:rsidDel="00000000" w:rsidR="00000000" w:rsidRPr="00000000">
        <w:rPr>
          <w:b w:val="1"/>
          <w:bCs w:val="1"/>
          <w:rtl w:val="0"/>
        </w:rPr>
        <w:t xml:space="preserve">What makes your childcare near Mulgrave different from other centres?</w:t>
      </w:r>
    </w:p>
    <w:p w:rsidR="00000000" w:rsidDel="00000000" w:rsidP="00000000" w:rsidRDefault="00000000" w:rsidRPr="00000000" w14:paraId="00000325">
      <w:pPr>
        <w:rPr>
          <w:b w:val="1"/>
          <w:bCs w:val="1"/>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We specifically designed our centre for Hawkesbury families who value both professional excellence and natural, spacious environments. Our high-ground location provides reliable year-round operation, while our Windsor Rd position makes drop-offs smooth for commuting parents. Unlike generic centres, we understand and cater to the unique lifestyle choices of Mulgrave families.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b w:val="1"/>
          <w:bCs w:val="1"/>
        </w:rPr>
      </w:pPr>
      <w:r w:rsidDel="00000000" w:rsidR="00000000" w:rsidRPr="00000000">
        <w:rPr>
          <w:b w:val="1"/>
          <w:bCs w:val="1"/>
          <w:rtl w:val="0"/>
        </w:rPr>
        <w:t xml:space="preserve">How do you support working parents with busy schedules?</w:t>
      </w:r>
    </w:p>
    <w:p w:rsidR="00000000" w:rsidDel="00000000" w:rsidP="00000000" w:rsidRDefault="00000000" w:rsidRPr="00000000" w14:paraId="00000329">
      <w:pPr>
        <w:rPr>
          <w:b w:val="1"/>
          <w:bCs w:val="1"/>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Our entire operation considers the realities of the Windsor Rd commute to Norwest or Parramatta. From our efficient drop-off zone to flexible booking options and digital parent communication, every system supports time-pressed families without compromising care quality.</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b w:val="1"/>
          <w:bCs w:val="1"/>
        </w:rPr>
      </w:pPr>
      <w:r w:rsidDel="00000000" w:rsidR="00000000" w:rsidRPr="00000000">
        <w:rPr>
          <w:b w:val="1"/>
          <w:bCs w:val="1"/>
          <w:rtl w:val="0"/>
        </w:rPr>
        <w:t xml:space="preserve">What age groups do you cater for?</w:t>
      </w:r>
    </w:p>
    <w:p w:rsidR="00000000" w:rsidDel="00000000" w:rsidP="00000000" w:rsidRDefault="00000000" w:rsidRPr="00000000" w14:paraId="0000032D">
      <w:pPr>
        <w:rPr>
          <w:b w:val="1"/>
          <w:bCs w:val="1"/>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We provide wide-ranging programs from infancy through to school age, recognising that Mulgrave's growing population of young families needs consistent, quality care throughout their children's early years.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b w:val="1"/>
          <w:bCs w:val="1"/>
        </w:rPr>
      </w:pPr>
      <w:r w:rsidDel="00000000" w:rsidR="00000000" w:rsidRPr="00000000">
        <w:rPr>
          <w:b w:val="1"/>
          <w:bCs w:val="1"/>
          <w:rtl w:val="0"/>
        </w:rPr>
        <w:t xml:space="preserve">How does your outdoor program work in different weather?</w:t>
      </w:r>
    </w:p>
    <w:p w:rsidR="00000000" w:rsidDel="00000000" w:rsidP="00000000" w:rsidRDefault="00000000" w:rsidRPr="00000000" w14:paraId="00000331">
      <w:pPr>
        <w:rPr>
          <w:b w:val="1"/>
          <w:bCs w:val="1"/>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Our extensive covered areas and weather-appropriate clothing policies help children experience outdoor learning year-round. Being on high ground away from flood zones means our outdoor programs continue regardless of regional weather patterns.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b w:val="1"/>
          <w:bCs w:val="1"/>
        </w:rPr>
      </w:pPr>
      <w:r w:rsidDel="00000000" w:rsidR="00000000" w:rsidRPr="00000000">
        <w:rPr>
          <w:b w:val="1"/>
          <w:bCs w:val="1"/>
          <w:rtl w:val="0"/>
        </w:rPr>
        <w:t xml:space="preserve">What happens during extreme weather or flood warnings in Mulgrave?</w:t>
      </w:r>
    </w:p>
    <w:p w:rsidR="00000000" w:rsidDel="00000000" w:rsidP="00000000" w:rsidRDefault="00000000" w:rsidRPr="00000000" w14:paraId="00000335">
      <w:pPr>
        <w:rPr>
          <w:b w:val="1"/>
          <w:bCs w:val="1"/>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Because we are located on high ground, we remain operational when lower areas may be affected. However, we have a comprehensive emergency management plan and will communicate any changes via our parent app immediately.</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b w:val="1"/>
          <w:bCs w:val="1"/>
        </w:rPr>
      </w:pPr>
      <w:r w:rsidDel="00000000" w:rsidR="00000000" w:rsidRPr="00000000">
        <w:rPr>
          <w:b w:val="1"/>
          <w:bCs w:val="1"/>
          <w:rtl w:val="0"/>
        </w:rPr>
        <w:t xml:space="preserve">How do you incorporate sustainability into your Mulgrave program?</w:t>
      </w:r>
    </w:p>
    <w:p w:rsidR="00000000" w:rsidDel="00000000" w:rsidP="00000000" w:rsidRDefault="00000000" w:rsidRPr="00000000" w14:paraId="00000339">
      <w:pPr>
        <w:rPr>
          <w:b w:val="1"/>
          <w:bCs w:val="1"/>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Children participate in "paddock to plate" learning by tending to our veggie patches and composting food scraps, helping them understand the natural cycles of the Hawkesbury region.</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b w:val="1"/>
          <w:bCs w:val="1"/>
        </w:rPr>
      </w:pPr>
      <w:r w:rsidDel="00000000" w:rsidR="00000000" w:rsidRPr="00000000">
        <w:rPr>
          <w:b w:val="1"/>
          <w:bCs w:val="1"/>
          <w:rtl w:val="0"/>
        </w:rPr>
        <w:t xml:space="preserve">Are your educators trained in first aid?</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Yes, all educators at our Mulgrave centre hold current first aid, CPR, asthma, and anaphylaxis certifications, which are updated regularly according to national standards.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b w:val="1"/>
          <w:bCs w:val="1"/>
        </w:rPr>
      </w:pPr>
      <w:r w:rsidDel="00000000" w:rsidR="00000000" w:rsidRPr="00000000">
        <w:rPr>
          <w:b w:val="1"/>
          <w:bCs w:val="1"/>
          <w:rtl w:val="0"/>
        </w:rPr>
        <w:t xml:space="preserve">What qualifications do your educators have?</w:t>
      </w:r>
    </w:p>
    <w:p w:rsidR="00000000" w:rsidDel="00000000" w:rsidP="00000000" w:rsidRDefault="00000000" w:rsidRPr="00000000" w14:paraId="00000341">
      <w:pPr>
        <w:rPr>
          <w:b w:val="1"/>
          <w:bCs w:val="1"/>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All our educators hold recognised early childhood qualifications and participate in ongoing professional development. Many are local residents who understand the Hawkesbury community and share your values around nature-based learning.</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b w:val="1"/>
          <w:bCs w:val="1"/>
        </w:rPr>
      </w:pPr>
      <w:r w:rsidDel="00000000" w:rsidR="00000000" w:rsidRPr="00000000">
        <w:rPr>
          <w:b w:val="1"/>
          <w:bCs w:val="1"/>
          <w:rtl w:val="0"/>
        </w:rPr>
        <w:t xml:space="preserve">H2: Secure Your Child's Place Today</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With many local families planning for the new year and Mulgrave's young population continuing to grow, our 2026 and 2027 places are filling quickly. Give your child the gift of exceptional early learning while simplifying your daily routine.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Our Mulgrave centre offers the perfect service for families seeking quality childcare that aligns with their values and supports their lifestyle. From our stress-free drop-off process to our extensive natural play spaces, every element is designed with local families in mind.</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Don't let another stressful morning pass wondering if you've made the right childcare choice. Join the growing community of Mulgrave families who've found that premium early education and convenient care aren't mutually exclusive.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Book your tour today and see why local families choose us</w:t>
      </w:r>
      <w:r w:rsidDel="00000000" w:rsidR="00000000" w:rsidRPr="00000000">
        <w:br w:type="page"/>
      </w:r>
      <w:r w:rsidDel="00000000" w:rsidR="00000000" w:rsidRPr="00000000">
        <w:rPr>
          <w:rtl w:val="0"/>
        </w:rPr>
      </w:r>
    </w:p>
    <w:p w:rsidR="00000000" w:rsidDel="00000000" w:rsidP="00000000" w:rsidRDefault="00000000" w:rsidRPr="00000000" w14:paraId="0000034D">
      <w:pPr>
        <w:pStyle w:val="Heading1"/>
        <w:rPr>
          <w:b w:val="1"/>
          <w:bCs w:val="1"/>
        </w:rPr>
      </w:pPr>
      <w:bookmarkStart w:colFirst="0" w:colLast="0" w:name="_q1mhtzgyhslj" w:id="7"/>
      <w:bookmarkEnd w:id="7"/>
      <w:r w:rsidDel="00000000" w:rsidR="00000000" w:rsidRPr="00000000">
        <w:rPr>
          <w:b w:val="1"/>
          <w:bCs w:val="1"/>
          <w:rtl w:val="0"/>
        </w:rPr>
        <w:t xml:space="preserve">Page 8 </w:t>
      </w:r>
    </w:p>
    <w:p w:rsidR="00000000" w:rsidDel="00000000" w:rsidP="00000000" w:rsidRDefault="00000000" w:rsidRPr="00000000" w14:paraId="0000034E">
      <w:pPr>
        <w:rPr>
          <w:b w:val="1"/>
          <w:bCs w:val="1"/>
        </w:rPr>
      </w:pPr>
      <w:r w:rsidDel="00000000" w:rsidR="00000000" w:rsidRPr="00000000">
        <w:rPr>
          <w:b w:val="1"/>
          <w:bCs w:val="1"/>
          <w:rtl w:val="0"/>
        </w:rPr>
        <w:t xml:space="preserve">URL: https://flourishelc.com.au/preschool-oakville-nsw/</w:t>
      </w:r>
    </w:p>
    <w:p w:rsidR="00000000" w:rsidDel="00000000" w:rsidP="00000000" w:rsidRDefault="00000000" w:rsidRPr="00000000" w14:paraId="0000034F">
      <w:pPr>
        <w:rPr/>
      </w:pPr>
      <w:r w:rsidDel="00000000" w:rsidR="00000000" w:rsidRPr="00000000">
        <w:rPr>
          <w:rtl w:val="0"/>
        </w:rPr>
        <w:t xml:space="preserve">Page Type: Location Page</w:t>
      </w:r>
    </w:p>
    <w:p w:rsidR="00000000" w:rsidDel="00000000" w:rsidP="00000000" w:rsidRDefault="00000000" w:rsidRPr="00000000" w14:paraId="00000350">
      <w:pPr>
        <w:rPr/>
      </w:pPr>
      <w:r w:rsidDel="00000000" w:rsidR="00000000" w:rsidRPr="00000000">
        <w:rPr>
          <w:rtl w:val="0"/>
        </w:rPr>
        <w:t xml:space="preserve">Content Type: New Content</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Keywords:</w:t>
      </w:r>
    </w:p>
    <w:p w:rsidR="00000000" w:rsidDel="00000000" w:rsidP="00000000" w:rsidRDefault="00000000" w:rsidRPr="00000000" w14:paraId="00000353">
      <w:pPr>
        <w:rPr>
          <w:b w:val="1"/>
          <w:bCs w:val="1"/>
        </w:rPr>
      </w:pPr>
      <w:r w:rsidDel="00000000" w:rsidR="00000000" w:rsidRPr="00000000">
        <w:rPr>
          <w:b w:val="1"/>
          <w:bCs w:val="1"/>
          <w:rtl w:val="0"/>
        </w:rPr>
        <w:t xml:space="preserve">Primary keyword: preschool oakville</w:t>
      </w:r>
    </w:p>
    <w:p w:rsidR="00000000" w:rsidDel="00000000" w:rsidP="00000000" w:rsidRDefault="00000000" w:rsidRPr="00000000" w14:paraId="00000354">
      <w:pPr>
        <w:rPr/>
      </w:pPr>
      <w:r w:rsidDel="00000000" w:rsidR="00000000" w:rsidRPr="00000000">
        <w:rPr>
          <w:rtl w:val="0"/>
        </w:rPr>
        <w:t xml:space="preserve">Secondary keywords: </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b w:val="1"/>
          <w:bCs w:val="1"/>
        </w:rPr>
      </w:pPr>
      <w:r w:rsidDel="00000000" w:rsidR="00000000" w:rsidRPr="00000000">
        <w:rPr>
          <w:b w:val="1"/>
          <w:bCs w:val="1"/>
          <w:rtl w:val="0"/>
        </w:rPr>
        <w:t xml:space="preserve">Content:</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Meta Title: Preschool Oakville NSW | Flourish ELC</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Meta Description: Looking for a preschool in Oakville? Led by qualified educators, we help every child develop, grow, and flourish. Book your tour today.</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rPr>
          <w:b w:val="1"/>
          <w:bCs w:val="1"/>
          <w:rtl w:val="0"/>
        </w:rPr>
        <w:t xml:space="preserve">H1: Preschool in Oakville</w:t>
      </w:r>
    </w:p>
    <w:p w:rsidR="00000000" w:rsidDel="00000000" w:rsidP="00000000" w:rsidRDefault="00000000" w:rsidRPr="00000000" w14:paraId="0000035E">
      <w:pPr>
        <w:spacing w:after="240" w:before="240" w:lineRule="auto"/>
        <w:rPr/>
      </w:pPr>
      <w:r w:rsidDel="00000000" w:rsidR="00000000" w:rsidRPr="00000000">
        <w:rPr>
          <w:rtl w:val="0"/>
        </w:rPr>
        <w:t xml:space="preserve">Oakville's wide open spaces, fresh air, and connection to the land aren't just a backdrop for family life, they're a powerful environment for learning. At Flourish ELC, we’ve created a purpose-built preschool designed to make the most of that natural setting, with expansive outdoor play spaces and nature-rich experiences woven into every day.</w:t>
      </w:r>
    </w:p>
    <w:p w:rsidR="00000000" w:rsidDel="00000000" w:rsidP="00000000" w:rsidRDefault="00000000" w:rsidRPr="00000000" w14:paraId="0000035F">
      <w:pPr>
        <w:spacing w:after="240" w:before="240" w:lineRule="auto"/>
        <w:rPr/>
      </w:pPr>
      <w:r w:rsidDel="00000000" w:rsidR="00000000" w:rsidRPr="00000000">
        <w:rPr>
          <w:rtl w:val="0"/>
        </w:rPr>
        <w:t xml:space="preserve">Inside, modern learning doesn't take a back seat. Rigorous educational programs, qualified educators, and state-of-the-art facilities give your child the structure, safety, and stimulation they need to truly thrive. In Oakville, you don't have to choose between the two.</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b w:val="1"/>
          <w:bCs w:val="1"/>
        </w:rPr>
      </w:pPr>
      <w:r w:rsidDel="00000000" w:rsidR="00000000" w:rsidRPr="00000000">
        <w:rPr>
          <w:b w:val="1"/>
          <w:bCs w:val="1"/>
          <w:rtl w:val="0"/>
        </w:rPr>
        <w:t xml:space="preserve">H2: Understanding Your Oakville Lifestyle Needs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b w:val="1"/>
          <w:bCs w:val="1"/>
        </w:rPr>
      </w:pPr>
      <w:r w:rsidDel="00000000" w:rsidR="00000000" w:rsidRPr="00000000">
        <w:rPr>
          <w:b w:val="1"/>
          <w:bCs w:val="1"/>
          <w:rtl w:val="0"/>
        </w:rPr>
        <w:t xml:space="preserve">H3: Spacious Learning Environments That Mirror Home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Your child deserves the freedom to investigate and grow. Our expansive outdoor areas mirror the spacious properties and modern homes that define the Oakville landscape, giving children the freedom they're accustomed to at home. </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Our curriculum isn't just "inspired by" nature - we built it specifically for the Oakville environment. From investigating native Cumberland Plain Woodland elements to hands-on learning in our extensive gardens, children experience genuine connection with their local environment while developing crucial early learning skills.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b w:val="1"/>
          <w:bCs w:val="1"/>
        </w:rPr>
      </w:pPr>
      <w:r w:rsidDel="00000000" w:rsidR="00000000" w:rsidRPr="00000000">
        <w:rPr>
          <w:b w:val="1"/>
          <w:bCs w:val="1"/>
          <w:rtl w:val="0"/>
        </w:rPr>
        <w:t xml:space="preserve">H3: Premium Education Without the Commute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spacing w:after="240" w:before="240" w:lineRule="auto"/>
        <w:rPr/>
      </w:pPr>
      <w:r w:rsidDel="00000000" w:rsidR="00000000" w:rsidRPr="00000000">
        <w:rPr>
          <w:rtl w:val="0"/>
        </w:rPr>
        <w:t xml:space="preserve">Quality early childhood education shouldn't require a drive into the city. Our Oakville centre brings together qualified educators, evidence-based curricula, and modern learning facilities so your child gets a genuinely premium start, right in your own neighbourhood.</w:t>
      </w:r>
    </w:p>
    <w:p w:rsidR="00000000" w:rsidDel="00000000" w:rsidP="00000000" w:rsidRDefault="00000000" w:rsidRPr="00000000" w14:paraId="0000036D">
      <w:pPr>
        <w:spacing w:after="240" w:before="240" w:lineRule="auto"/>
        <w:rPr/>
      </w:pPr>
      <w:r w:rsidDel="00000000" w:rsidR="00000000" w:rsidRPr="00000000">
        <w:rPr>
          <w:rtl w:val="0"/>
        </w:rPr>
        <w:t xml:space="preserve">We welcome families from across the area, and whether you're just down the road or a little further out, you'll find the same warm, community feel that makes Oakville special, backed by the educational standards you'd expect anywhere.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b w:val="1"/>
          <w:bCs w:val="1"/>
        </w:rPr>
      </w:pPr>
      <w:r w:rsidDel="00000000" w:rsidR="00000000" w:rsidRPr="00000000">
        <w:rPr>
          <w:b w:val="1"/>
          <w:bCs w:val="1"/>
          <w:rtl w:val="0"/>
        </w:rPr>
        <w:t xml:space="preserve">H2: Safety Designed for Semi-Rural Living</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b w:val="1"/>
          <w:bCs w:val="1"/>
        </w:rPr>
      </w:pPr>
      <w:r w:rsidDel="00000000" w:rsidR="00000000" w:rsidRPr="00000000">
        <w:rPr>
          <w:b w:val="1"/>
          <w:bCs w:val="1"/>
          <w:rtl w:val="0"/>
        </w:rPr>
        <w:t xml:space="preserve">H3: Extensive Emergency Planning for Local Conditions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Living in the Hawkesbury-Nepean Valley means understanding specific local risks. We've developed extensive plans that address the unique considerations of our semi-rural setting, giving parents complete confidence while they work or attend to other commitments.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Our facility meets the stringent requirements of the relevant Local Environmental Plan (LEP), particularly concerning safety and environmental standards in semi-rural (RU4) zones. This deep understanding of local compliance makes sure we operate to the highest possible standards.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b w:val="1"/>
          <w:bCs w:val="1"/>
        </w:rPr>
      </w:pPr>
      <w:r w:rsidDel="00000000" w:rsidR="00000000" w:rsidRPr="00000000">
        <w:rPr>
          <w:b w:val="1"/>
          <w:bCs w:val="1"/>
          <w:rtl w:val="0"/>
        </w:rPr>
        <w:t xml:space="preserve">H3: Modern Security in Natural Settings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Our facility features state-of-the-art security systems, controlled access points, and purpose-built safety features - all thoughtfully integrated to maintain the natural, welcoming atmosphere. Parents appreciate direct communication channels and regular updates throughout the day, providing transparency and peace of mind.</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Check out our extensive safety protocols - schedule your visit today</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H3: What We Value Most</w:t>
      </w:r>
    </w:p>
    <w:p w:rsidR="00000000" w:rsidDel="00000000" w:rsidP="00000000" w:rsidRDefault="00000000" w:rsidRPr="00000000" w14:paraId="00000380">
      <w:pPr>
        <w:numPr>
          <w:ilvl w:val="0"/>
          <w:numId w:val="78"/>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381">
      <w:pPr>
        <w:numPr>
          <w:ilvl w:val="0"/>
          <w:numId w:val="78"/>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382">
      <w:pPr>
        <w:numPr>
          <w:ilvl w:val="0"/>
          <w:numId w:val="78"/>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383">
      <w:pPr>
        <w:numPr>
          <w:ilvl w:val="0"/>
          <w:numId w:val="78"/>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384">
      <w:pPr>
        <w:numPr>
          <w:ilvl w:val="0"/>
          <w:numId w:val="78"/>
        </w:numPr>
        <w:spacing w:after="24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385">
      <w:pPr>
        <w:spacing w:after="240" w:before="240" w:lineRule="auto"/>
        <w:rPr>
          <w:b w:val="1"/>
          <w:bCs w:val="1"/>
        </w:rPr>
      </w:pPr>
      <w:r w:rsidDel="00000000" w:rsidR="00000000" w:rsidRPr="00000000">
        <w:rPr>
          <w:rtl w:val="0"/>
        </w:rPr>
      </w:r>
    </w:p>
    <w:p w:rsidR="00000000" w:rsidDel="00000000" w:rsidP="00000000" w:rsidRDefault="00000000" w:rsidRPr="00000000" w14:paraId="00000386">
      <w:pPr>
        <w:spacing w:after="240" w:before="240" w:lineRule="auto"/>
        <w:rPr>
          <w:b w:val="1"/>
          <w:bCs w:val="1"/>
        </w:rPr>
      </w:pPr>
      <w:r w:rsidDel="00000000" w:rsidR="00000000" w:rsidRPr="00000000">
        <w:rPr>
          <w:b w:val="1"/>
          <w:bCs w:val="1"/>
          <w:rtl w:val="0"/>
        </w:rPr>
        <w:t xml:space="preserve">H2: Why Families Choose Flourish ELC in Oakville</w:t>
      </w:r>
    </w:p>
    <w:p w:rsidR="00000000" w:rsidDel="00000000" w:rsidP="00000000" w:rsidRDefault="00000000" w:rsidRPr="00000000" w14:paraId="00000387">
      <w:pPr>
        <w:numPr>
          <w:ilvl w:val="0"/>
          <w:numId w:val="26"/>
        </w:numPr>
        <w:spacing w:after="0" w:afterAutospacing="0" w:before="24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take part in STEM, Sustainability, Cultural Education, Munch &amp; Move and School Readiness programs.</w:t>
      </w:r>
    </w:p>
    <w:p w:rsidR="00000000" w:rsidDel="00000000" w:rsidP="00000000" w:rsidRDefault="00000000" w:rsidRPr="00000000" w14:paraId="00000388">
      <w:pPr>
        <w:numPr>
          <w:ilvl w:val="0"/>
          <w:numId w:val="26"/>
        </w:numPr>
        <w:spacing w:after="0" w:afterAutospacing="0" w:before="0" w:beforeAutospacing="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Experiences are tailored to each child’s interests, strengths and stage of development.</w:t>
      </w:r>
    </w:p>
    <w:p w:rsidR="00000000" w:rsidDel="00000000" w:rsidP="00000000" w:rsidRDefault="00000000" w:rsidRPr="00000000" w14:paraId="00000389">
      <w:pPr>
        <w:numPr>
          <w:ilvl w:val="0"/>
          <w:numId w:val="26"/>
        </w:numPr>
        <w:spacing w:after="0" w:afterAutospacing="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proudly maintain a 4.6-star Google rating from 60 reviews, with around 80% of new enrolments coming through referrals.</w:t>
      </w:r>
    </w:p>
    <w:p w:rsidR="00000000" w:rsidDel="00000000" w:rsidP="00000000" w:rsidRDefault="00000000" w:rsidRPr="00000000" w14:paraId="0000038A">
      <w:pPr>
        <w:numPr>
          <w:ilvl w:val="0"/>
          <w:numId w:val="26"/>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Families receive photos, videos, observations and learning updates directly to their phone.</w:t>
      </w:r>
    </w:p>
    <w:p w:rsidR="00000000" w:rsidDel="00000000" w:rsidP="00000000" w:rsidRDefault="00000000" w:rsidRPr="00000000" w14:paraId="0000038B">
      <w:pPr>
        <w:numPr>
          <w:ilvl w:val="0"/>
          <w:numId w:val="26"/>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Families are always welcome to be involved in the centre community as much as they wish.</w:t>
      </w:r>
    </w:p>
    <w:p w:rsidR="00000000" w:rsidDel="00000000" w:rsidP="00000000" w:rsidRDefault="00000000" w:rsidRPr="00000000" w14:paraId="0000038C">
      <w:pPr>
        <w:numPr>
          <w:ilvl w:val="0"/>
          <w:numId w:val="26"/>
        </w:numPr>
        <w:spacing w:after="0" w:afterAutospacing="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Child Care Subsidy and Start Strong Funding are available for eligible families.</w:t>
      </w:r>
    </w:p>
    <w:p w:rsidR="00000000" w:rsidDel="00000000" w:rsidP="00000000" w:rsidRDefault="00000000" w:rsidRPr="00000000" w14:paraId="0000038D">
      <w:pPr>
        <w:numPr>
          <w:ilvl w:val="0"/>
          <w:numId w:val="26"/>
        </w:numPr>
        <w:spacing w:after="240" w:before="0" w:beforeAutospacing="0" w:lineRule="auto"/>
        <w:ind w:left="720" w:hanging="360"/>
      </w:pPr>
      <w:r w:rsidDel="00000000" w:rsidR="00000000" w:rsidRPr="00000000">
        <w:rPr>
          <w:b w:val="1"/>
          <w:bCs w:val="1"/>
          <w:rtl w:val="0"/>
        </w:rPr>
        <w:t xml:space="preserve">Insurance Coverage:</w:t>
      </w:r>
      <w:r w:rsidDel="00000000" w:rsidR="00000000" w:rsidRPr="00000000">
        <w:rPr>
          <w:rtl w:val="0"/>
        </w:rPr>
        <w:t xml:space="preserve"> Our centre is supported by $20 million Public Liability Insurance and First Aid trained educators throughout the service.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b w:val="1"/>
          <w:bCs w:val="1"/>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b w:val="1"/>
          <w:bCs w:val="1"/>
        </w:rPr>
      </w:pPr>
      <w:r w:rsidDel="00000000" w:rsidR="00000000" w:rsidRPr="00000000">
        <w:rPr>
          <w:b w:val="1"/>
          <w:bCs w:val="1"/>
          <w:rtl w:val="0"/>
        </w:rPr>
        <w:t xml:space="preserve">What makes your preschool different from city centres?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We combine the spacious, nature-based environment that defines Oakville living with the modern facilities and structured programs you'd expect from premium metropolitan centres. Our expansive grounds allow children the freedom to investigate and learn naturally, while our state-of-the-art facilities provide them with exceptional early education.</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b w:val="1"/>
          <w:bCs w:val="1"/>
        </w:rPr>
      </w:pPr>
      <w:r w:rsidDel="00000000" w:rsidR="00000000" w:rsidRPr="00000000">
        <w:rPr>
          <w:b w:val="1"/>
          <w:bCs w:val="1"/>
          <w:rtl w:val="0"/>
        </w:rPr>
        <w:t xml:space="preserve">How do you address safety in a semi-rural location?</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Our extensive safety protocols are specifically designed for our Oakville location. </w:t>
      </w:r>
      <w:del w:author="Victor McMillan" w:id="12" w:date="2026-06-22T06:11:31Z">
        <w:r w:rsidDel="00000000" w:rsidR="00000000" w:rsidRPr="00000000">
          <w:rPr>
            <w:rtl w:val="0"/>
          </w:rPr>
          <w:delText xml:space="preserve">We maintain rigorous standards</w:delText>
        </w:r>
      </w:del>
      <w:ins w:author="Victor McMillan" w:id="13" w:date="2026-06-22T06:11:25Z">
        <w:del w:author="Victor McMillan" w:id="12" w:date="2026-06-22T06:11:31Z">
          <w:r w:rsidDel="00000000" w:rsidR="00000000" w:rsidRPr="00000000">
            <w:rPr>
              <w:rtl w:val="0"/>
            </w:rPr>
            <w:delText xml:space="preserve"> </w:delText>
          </w:r>
          <w:r w:rsidDel="00000000" w:rsidR="00000000" w:rsidRPr="00000000">
            <w:rPr>
              <w:rtl w:val="0"/>
              <w:rPrChange w:author="Victor McMillan" w:id="14" w:date="2026-06-22T06:11:25Z">
                <w:rPr/>
              </w:rPrChange>
            </w:rPr>
            <w:delText xml:space="preserve">and </w:delText>
          </w:r>
          <w:r w:rsidDel="00000000" w:rsidR="00000000" w:rsidRPr="00000000">
            <w:rPr>
              <w:rtl w:val="0"/>
              <w:rPrChange w:author="Victor McMillan" w:id="14" w:date="2026-06-22T06:11:25Z">
                <w:rPr/>
              </w:rPrChange>
            </w:rPr>
            <w:delText xml:space="preserve">and</w:delText>
          </w:r>
        </w:del>
      </w:ins>
      <w:del w:author="Victor McMillan" w:id="12" w:date="2026-06-22T06:11:31Z">
        <w:r w:rsidDel="00000000" w:rsidR="00000000" w:rsidRPr="00000000">
          <w:rPr>
            <w:rtl w:val="0"/>
            <w:rPrChange w:author="Victor McMillan" w:id="14" w:date="2026-06-22T06:11:25Z">
              <w:rPr/>
            </w:rPrChange>
          </w:rPr>
          <w:delText xml:space="preserve"> that exceed council requirements while creating</w:delText>
        </w:r>
        <w:r w:rsidDel="00000000" w:rsidR="00000000" w:rsidRPr="00000000">
          <w:rPr>
            <w:rtl w:val="0"/>
          </w:rPr>
          <w:delText xml:space="preserve"> </w:delText>
        </w:r>
      </w:del>
      <w:ins w:author="Victor McMillan" w:id="12" w:date="2026-06-22T06:11:31Z">
        <w:del w:author="Victor McMillan" w:id="12" w:date="2026-06-22T06:11:31Z">
          <w:r w:rsidDel="00000000" w:rsidR="00000000" w:rsidRPr="00000000">
            <w:rPr>
              <w:rtl w:val="0"/>
            </w:rPr>
            <w:delText xml:space="preserve">employ </w:delText>
          </w:r>
        </w:del>
      </w:ins>
      <w:del w:author="Victor McMillan" w:id="12" w:date="2026-06-22T06:11:31Z">
        <w:r w:rsidDel="00000000" w:rsidR="00000000" w:rsidRPr="00000000">
          <w:rPr>
            <w:rtl w:val="0"/>
          </w:rPr>
          <w:delText xml:space="preserve">detailed emergency procedures for local conditions. </w:delText>
        </w:r>
      </w:del>
      <w:r w:rsidDel="00000000" w:rsidR="00000000" w:rsidRPr="00000000">
        <w:rPr>
          <w:rtl w:val="0"/>
        </w:rPr>
        <w:t xml:space="preserve">Modern security systems and controlled access provide peace of mind without compromising the welcoming, natural atmosphere.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b w:val="1"/>
          <w:bCs w:val="1"/>
        </w:rPr>
      </w:pPr>
      <w:r w:rsidDel="00000000" w:rsidR="00000000" w:rsidRPr="00000000">
        <w:rPr>
          <w:b w:val="1"/>
          <w:bCs w:val="1"/>
          <w:rtl w:val="0"/>
        </w:rPr>
        <w:t xml:space="preserve">Do you cater to families from surrounding areas?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Absolutely. We welcome families from across Oakville and nearby suburbs who value our unique approach to early learning. Whether you're near Old Pitt Town Rd or closer to the Hawkesbury River, our location provides convenient access with ample parking for busy parents.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b w:val="1"/>
          <w:bCs w:val="1"/>
        </w:rPr>
      </w:pPr>
      <w:r w:rsidDel="00000000" w:rsidR="00000000" w:rsidRPr="00000000">
        <w:rPr>
          <w:b w:val="1"/>
          <w:bCs w:val="1"/>
          <w:rtl w:val="0"/>
        </w:rPr>
        <w:t xml:space="preserve">Is there a difference between your preschool and long day care?</w:t>
      </w:r>
    </w:p>
    <w:p w:rsidR="00000000" w:rsidDel="00000000" w:rsidP="00000000" w:rsidRDefault="00000000" w:rsidRPr="00000000" w14:paraId="000003A0">
      <w:pPr>
        <w:rPr>
          <w:b w:val="1"/>
          <w:bCs w:val="1"/>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Our preschool program is integrated into our long day care hours. This allows children to receive high-level Kindergarten education from 3 years old while providing parents with the convenience of extended operating hours.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b w:val="1"/>
          <w:bCs w:val="1"/>
        </w:rPr>
      </w:pPr>
      <w:r w:rsidDel="00000000" w:rsidR="00000000" w:rsidRPr="00000000">
        <w:rPr>
          <w:b w:val="1"/>
          <w:bCs w:val="1"/>
          <w:rtl w:val="0"/>
        </w:rPr>
        <w:t xml:space="preserve">How do you track my child's school readiness?</w:t>
      </w:r>
    </w:p>
    <w:p w:rsidR="00000000" w:rsidDel="00000000" w:rsidP="00000000" w:rsidRDefault="00000000" w:rsidRPr="00000000" w14:paraId="000003A4">
      <w:pPr>
        <w:rPr>
          <w:b w:val="1"/>
          <w:bCs w:val="1"/>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Our Early Childhood Teachers use developmental checklists and portfolios to track progress in literacy, numeracy, and social-emotional skills, providing you with formal transition statements at the end of the year.</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b w:val="1"/>
          <w:bCs w:val="1"/>
        </w:rPr>
      </w:pPr>
      <w:r w:rsidDel="00000000" w:rsidR="00000000" w:rsidRPr="00000000">
        <w:rPr>
          <w:b w:val="1"/>
          <w:bCs w:val="1"/>
          <w:rtl w:val="0"/>
        </w:rPr>
        <w:t xml:space="preserve">Do you take the children on excursions?</w:t>
      </w:r>
    </w:p>
    <w:p w:rsidR="00000000" w:rsidDel="00000000" w:rsidP="00000000" w:rsidRDefault="00000000" w:rsidRPr="00000000" w14:paraId="000003A8">
      <w:pPr>
        <w:rPr>
          <w:b w:val="1"/>
          <w:bCs w:val="1"/>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We frequently utilise our expansive grounds for "on-site excursions" and occasionally organise local community visits to help children connect with the Oakville area.</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b w:val="1"/>
          <w:bCs w:val="1"/>
        </w:rPr>
      </w:pPr>
      <w:r w:rsidDel="00000000" w:rsidR="00000000" w:rsidRPr="00000000">
        <w:rPr>
          <w:b w:val="1"/>
          <w:bCs w:val="1"/>
          <w:rtl w:val="0"/>
        </w:rPr>
        <w:t xml:space="preserve">How does your nature-based curriculum work?</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Our curriculum integrates natural learning experiences throughout the day. Children investigate native plants, engage in outdoor discovery, and develop environmental awareness - all while meeting crucial early learning milestones. This approach reflects Oakville's connection to nature while making sure school readiness.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Choosing the right preschool in Oakville means finding a centre that truly understands and welcomes your family's values. Our purpose-built facility provides expansive natural play spaces, modern educational resources, and the peace of mind that comes from extensive safety planning designed specifically for our location. Don't wait to secure your child's place in Oakville's premier early learning environment.</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Book your tour today and experience the difference</w:t>
      </w:r>
      <w:r w:rsidDel="00000000" w:rsidR="00000000" w:rsidRPr="00000000">
        <w:br w:type="page"/>
      </w:r>
      <w:r w:rsidDel="00000000" w:rsidR="00000000" w:rsidRPr="00000000">
        <w:rPr>
          <w:rtl w:val="0"/>
        </w:rPr>
      </w:r>
    </w:p>
    <w:p w:rsidR="00000000" w:rsidDel="00000000" w:rsidP="00000000" w:rsidRDefault="00000000" w:rsidRPr="00000000" w14:paraId="000003B2">
      <w:pPr>
        <w:pStyle w:val="Heading1"/>
        <w:rPr>
          <w:b w:val="1"/>
          <w:bCs w:val="1"/>
        </w:rPr>
      </w:pPr>
      <w:bookmarkStart w:colFirst="0" w:colLast="0" w:name="_3sgfcqwe1i0j" w:id="8"/>
      <w:bookmarkEnd w:id="8"/>
      <w:r w:rsidDel="00000000" w:rsidR="00000000" w:rsidRPr="00000000">
        <w:rPr>
          <w:b w:val="1"/>
          <w:bCs w:val="1"/>
          <w:rtl w:val="0"/>
        </w:rPr>
        <w:t xml:space="preserve">Page 9 </w:t>
      </w:r>
    </w:p>
    <w:p w:rsidR="00000000" w:rsidDel="00000000" w:rsidP="00000000" w:rsidRDefault="00000000" w:rsidRPr="00000000" w14:paraId="000003B3">
      <w:pPr>
        <w:rPr>
          <w:b w:val="1"/>
          <w:bCs w:val="1"/>
        </w:rPr>
      </w:pPr>
      <w:r w:rsidDel="00000000" w:rsidR="00000000" w:rsidRPr="00000000">
        <w:rPr>
          <w:b w:val="1"/>
          <w:bCs w:val="1"/>
          <w:rtl w:val="0"/>
        </w:rPr>
        <w:t xml:space="preserve">URL: </w:t>
      </w:r>
      <w:hyperlink r:id="rId11">
        <w:r w:rsidDel="00000000" w:rsidR="00000000" w:rsidRPr="00000000">
          <w:rPr>
            <w:b w:val="1"/>
            <w:bCs w:val="1"/>
            <w:color w:val="1155cc"/>
            <w:u w:val="single"/>
            <w:rtl w:val="0"/>
          </w:rPr>
          <w:t xml:space="preserve">https://flourishelc.com.au/preschool-box-hill-nsw/</w:t>
        </w:r>
      </w:hyperlink>
      <w:r w:rsidDel="00000000" w:rsidR="00000000" w:rsidRPr="00000000">
        <w:rPr>
          <w:rtl w:val="0"/>
        </w:rPr>
      </w:r>
    </w:p>
    <w:p w:rsidR="00000000" w:rsidDel="00000000" w:rsidP="00000000" w:rsidRDefault="00000000" w:rsidRPr="00000000" w14:paraId="000003B4">
      <w:pPr>
        <w:rPr>
          <w:b w:val="1"/>
          <w:bCs w:val="1"/>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Page Type: Location Page</w:t>
      </w:r>
    </w:p>
    <w:p w:rsidR="00000000" w:rsidDel="00000000" w:rsidP="00000000" w:rsidRDefault="00000000" w:rsidRPr="00000000" w14:paraId="000003B6">
      <w:pPr>
        <w:rPr/>
      </w:pPr>
      <w:r w:rsidDel="00000000" w:rsidR="00000000" w:rsidRPr="00000000">
        <w:rPr>
          <w:rtl w:val="0"/>
        </w:rPr>
        <w:t xml:space="preserve">Content Type: New Content</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Keywords:</w:t>
      </w:r>
    </w:p>
    <w:p w:rsidR="00000000" w:rsidDel="00000000" w:rsidP="00000000" w:rsidRDefault="00000000" w:rsidRPr="00000000" w14:paraId="000003B9">
      <w:pPr>
        <w:rPr>
          <w:b w:val="1"/>
          <w:bCs w:val="1"/>
        </w:rPr>
      </w:pPr>
      <w:r w:rsidDel="00000000" w:rsidR="00000000" w:rsidRPr="00000000">
        <w:rPr>
          <w:b w:val="1"/>
          <w:bCs w:val="1"/>
          <w:rtl w:val="0"/>
        </w:rPr>
        <w:t xml:space="preserve">Primary keyword: preschool near box hill</w:t>
      </w:r>
    </w:p>
    <w:p w:rsidR="00000000" w:rsidDel="00000000" w:rsidP="00000000" w:rsidRDefault="00000000" w:rsidRPr="00000000" w14:paraId="000003BA">
      <w:pPr>
        <w:rPr/>
      </w:pPr>
      <w:r w:rsidDel="00000000" w:rsidR="00000000" w:rsidRPr="00000000">
        <w:rPr>
          <w:rtl w:val="0"/>
        </w:rPr>
        <w:t xml:space="preserve">Secondary keywords: </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b w:val="1"/>
          <w:bCs w:val="1"/>
        </w:rPr>
      </w:pPr>
      <w:r w:rsidDel="00000000" w:rsidR="00000000" w:rsidRPr="00000000">
        <w:rPr>
          <w:b w:val="1"/>
          <w:bCs w:val="1"/>
          <w:rtl w:val="0"/>
        </w:rPr>
        <w:t xml:space="preserve">Content:</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Meta Title: Preschool Near Box Hill NSW | Flourish ELC</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Meta Description: Secure your child's spot at our preschool near Box Hill. Modern facilities, school readiness programs &amp; community connections for growing families. Enquire today!</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b w:val="1"/>
          <w:bCs w:val="1"/>
        </w:rPr>
      </w:pPr>
      <w:r w:rsidDel="00000000" w:rsidR="00000000" w:rsidRPr="00000000">
        <w:rPr>
          <w:rtl w:val="0"/>
        </w:rPr>
      </w:r>
    </w:p>
    <w:p w:rsidR="00000000" w:rsidDel="00000000" w:rsidP="00000000" w:rsidRDefault="00000000" w:rsidRPr="00000000" w14:paraId="000003C3">
      <w:pPr>
        <w:rPr>
          <w:b w:val="1"/>
          <w:bCs w:val="1"/>
        </w:rPr>
      </w:pPr>
      <w:r w:rsidDel="00000000" w:rsidR="00000000" w:rsidRPr="00000000">
        <w:rPr>
          <w:b w:val="1"/>
          <w:bCs w:val="1"/>
          <w:rtl w:val="0"/>
        </w:rPr>
        <w:t xml:space="preserve">H1: Preschool Near Box Hill</w:t>
      </w:r>
    </w:p>
    <w:p w:rsidR="00000000" w:rsidDel="00000000" w:rsidP="00000000" w:rsidRDefault="00000000" w:rsidRPr="00000000" w14:paraId="000003C4">
      <w:pPr>
        <w:spacing w:after="240" w:before="240" w:lineRule="auto"/>
        <w:rPr/>
      </w:pPr>
      <w:r w:rsidDel="00000000" w:rsidR="00000000" w:rsidRPr="00000000">
        <w:rPr>
          <w:rtl w:val="0"/>
        </w:rPr>
        <w:t xml:space="preserve">Box Hill is a suburb built around families, and our purpose-built preschool is designed to grow with it. We offer premium early learning programs delivered by qualified educators, in a modern facility that gives your child both the educational foundation and the friendships that set them up for life.</w:t>
      </w:r>
    </w:p>
    <w:p w:rsidR="00000000" w:rsidDel="00000000" w:rsidP="00000000" w:rsidRDefault="00000000" w:rsidRPr="00000000" w14:paraId="000003C5">
      <w:pPr>
        <w:spacing w:after="240" w:before="240" w:lineRule="auto"/>
        <w:rPr/>
      </w:pPr>
      <w:r w:rsidDel="00000000" w:rsidR="00000000" w:rsidRPr="00000000">
        <w:rPr>
          <w:rtl w:val="0"/>
        </w:rPr>
        <w:t xml:space="preserve">Beyond the classroom, we know how much community matters when you're putting down roots in a new neighbourhood. Our centre is a place where Box Hill families connect, where children build lasting bonds, and where you can feel genuinely supported through every stage of the early years.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b w:val="1"/>
          <w:bCs w:val="1"/>
        </w:rPr>
      </w:pPr>
      <w:r w:rsidDel="00000000" w:rsidR="00000000" w:rsidRPr="00000000">
        <w:rPr>
          <w:b w:val="1"/>
          <w:bCs w:val="1"/>
          <w:rtl w:val="0"/>
        </w:rPr>
        <w:t xml:space="preserve">H2: Addressing Box Hill's Early Learning Challenges with Premium Services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b w:val="1"/>
          <w:bCs w:val="1"/>
        </w:rPr>
      </w:pPr>
      <w:r w:rsidDel="00000000" w:rsidR="00000000" w:rsidRPr="00000000">
        <w:rPr>
          <w:b w:val="1"/>
          <w:bCs w:val="1"/>
          <w:rtl w:val="0"/>
        </w:rPr>
        <w:t xml:space="preserve">The Waitlist Reality</w:t>
      </w:r>
    </w:p>
    <w:p w:rsidR="00000000" w:rsidDel="00000000" w:rsidP="00000000" w:rsidRDefault="00000000" w:rsidRPr="00000000" w14:paraId="000003CA">
      <w:pPr>
        <w:rPr>
          <w:b w:val="1"/>
          <w:bCs w:val="1"/>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The explosive growth in Box Hill has created intense competition for preschool places. Our preschool near Box Hill has expanded capacity to meet this demand while maintaining our commitment to small class sizes and individualised attention. We offer priority </w:t>
      </w:r>
      <w:r w:rsidDel="00000000" w:rsidR="00000000" w:rsidRPr="00000000">
        <w:rPr>
          <w:rtl w:val="0"/>
        </w:rPr>
        <w:t xml:space="preserve">enrolment</w:t>
      </w:r>
      <w:r w:rsidDel="00000000" w:rsidR="00000000" w:rsidRPr="00000000">
        <w:rPr>
          <w:rtl w:val="0"/>
        </w:rPr>
        <w:t xml:space="preserve"> consultations and transparent waitlist management, so that you always know where you stand. Our flexible enrolment options include both full-time and part-time programs, allowing families to secure their place while accommodating diverse schedules.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b w:val="1"/>
          <w:bCs w:val="1"/>
        </w:rPr>
      </w:pPr>
      <w:r w:rsidDel="00000000" w:rsidR="00000000" w:rsidRPr="00000000">
        <w:rPr>
          <w:b w:val="1"/>
          <w:bCs w:val="1"/>
          <w:rtl w:val="0"/>
        </w:rPr>
        <w:t xml:space="preserve">Building Community Connections</w:t>
      </w:r>
    </w:p>
    <w:p w:rsidR="00000000" w:rsidDel="00000000" w:rsidP="00000000" w:rsidRDefault="00000000" w:rsidRPr="00000000" w14:paraId="000003CE">
      <w:pPr>
        <w:rPr>
          <w:b w:val="1"/>
          <w:bCs w:val="1"/>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As new residents in a master-planned community, many Box Hill families arrive without established social networks. Our centre serves as more than just an educational facility; we're a community hub where families forge lasting friendships. Through regular parent events, collaborative learning celebrations, and our active parent communication app, we help you connect with other local families sharing similar values and aspirations. Our educators facilitate these connections naturally, understanding that your child's social development extends to building your family's community roots.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Secure Your Child's Future and Place in Our Community. Enquire Today.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b w:val="1"/>
          <w:bCs w:val="1"/>
        </w:rPr>
      </w:pPr>
      <w:r w:rsidDel="00000000" w:rsidR="00000000" w:rsidRPr="00000000">
        <w:rPr>
          <w:b w:val="1"/>
          <w:bCs w:val="1"/>
          <w:rtl w:val="0"/>
        </w:rPr>
        <w:t xml:space="preserve">Meeting High Educational Expectations</w:t>
      </w:r>
    </w:p>
    <w:p w:rsidR="00000000" w:rsidDel="00000000" w:rsidP="00000000" w:rsidRDefault="00000000" w:rsidRPr="00000000" w14:paraId="000003D4">
      <w:pPr>
        <w:rPr>
          <w:b w:val="1"/>
          <w:bCs w:val="1"/>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Professional families in Box Hill have invested significantly in their children's future and expect educational excellence from day one. Our evidence-based curriculum exceeds these expectations through:</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numPr>
          <w:ilvl w:val="0"/>
          <w:numId w:val="84"/>
        </w:numPr>
        <w:ind w:left="720" w:hanging="360"/>
        <w:rPr>
          <w:u w:val="none"/>
        </w:rPr>
      </w:pPr>
      <w:r w:rsidDel="00000000" w:rsidR="00000000" w:rsidRPr="00000000">
        <w:rPr>
          <w:rtl w:val="0"/>
        </w:rPr>
        <w:t xml:space="preserve">Structured school readiness programs aligned with Box Hill Public School requirements.</w:t>
      </w:r>
    </w:p>
    <w:p w:rsidR="00000000" w:rsidDel="00000000" w:rsidP="00000000" w:rsidRDefault="00000000" w:rsidRPr="00000000" w14:paraId="000003D8">
      <w:pPr>
        <w:numPr>
          <w:ilvl w:val="0"/>
          <w:numId w:val="84"/>
        </w:numPr>
        <w:ind w:left="720" w:hanging="360"/>
        <w:rPr>
          <w:u w:val="none"/>
        </w:rPr>
      </w:pPr>
      <w:r w:rsidDel="00000000" w:rsidR="00000000" w:rsidRPr="00000000">
        <w:rPr>
          <w:rtl w:val="0"/>
        </w:rPr>
        <w:t xml:space="preserve">Daily literacy and numeracy foundations using play-based learning.</w:t>
      </w:r>
    </w:p>
    <w:p w:rsidR="00000000" w:rsidDel="00000000" w:rsidP="00000000" w:rsidRDefault="00000000" w:rsidRPr="00000000" w14:paraId="000003D9">
      <w:pPr>
        <w:numPr>
          <w:ilvl w:val="0"/>
          <w:numId w:val="84"/>
        </w:numPr>
        <w:ind w:left="720" w:hanging="360"/>
        <w:rPr>
          <w:u w:val="none"/>
        </w:rPr>
      </w:pPr>
      <w:r w:rsidDel="00000000" w:rsidR="00000000" w:rsidRPr="00000000">
        <w:rPr>
          <w:rtl w:val="0"/>
        </w:rPr>
        <w:t xml:space="preserve">STEAM (Science, Technology, Engineering, Arts, Mathematics) exploration zones.</w:t>
      </w:r>
    </w:p>
    <w:p w:rsidR="00000000" w:rsidDel="00000000" w:rsidP="00000000" w:rsidRDefault="00000000" w:rsidRPr="00000000" w14:paraId="000003DA">
      <w:pPr>
        <w:numPr>
          <w:ilvl w:val="0"/>
          <w:numId w:val="84"/>
        </w:numPr>
        <w:ind w:left="720" w:hanging="360"/>
        <w:rPr>
          <w:u w:val="none"/>
        </w:rPr>
      </w:pPr>
      <w:r w:rsidDel="00000000" w:rsidR="00000000" w:rsidRPr="00000000">
        <w:rPr>
          <w:rtl w:val="0"/>
        </w:rPr>
        <w:t xml:space="preserve">Regular progress assessments and detailed parent reporting.</w:t>
      </w:r>
    </w:p>
    <w:p w:rsidR="00000000" w:rsidDel="00000000" w:rsidP="00000000" w:rsidRDefault="00000000" w:rsidRPr="00000000" w14:paraId="000003DB">
      <w:pPr>
        <w:numPr>
          <w:ilvl w:val="0"/>
          <w:numId w:val="84"/>
        </w:numPr>
        <w:ind w:left="720" w:hanging="360"/>
        <w:rPr>
          <w:u w:val="none"/>
        </w:rPr>
      </w:pPr>
      <w:r w:rsidDel="00000000" w:rsidR="00000000" w:rsidRPr="00000000">
        <w:rPr>
          <w:rtl w:val="0"/>
        </w:rPr>
        <w:t xml:space="preserve">Specialised programs including music, movement, and mindfulness.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b w:val="1"/>
          <w:bCs w:val="1"/>
        </w:rPr>
      </w:pPr>
      <w:r w:rsidDel="00000000" w:rsidR="00000000" w:rsidRPr="00000000">
        <w:rPr>
          <w:b w:val="1"/>
          <w:bCs w:val="1"/>
          <w:rtl w:val="0"/>
        </w:rPr>
        <w:t xml:space="preserve">H2: Your Local Early Learning Experts in Box Hill</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Our deep understanding of Box Hill's unique character sets us apart. We're not just located near Box Hill; we're integral to this community's growth story. Our team includes educators who understand the specific transition requirements for local schools, the importance of cultural diversity in our programs, and the aspirations of families who've chosen this dynamic suburb for their future.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All our programs fully comply with the National Quality Framework (NQF) as regulated by the NSW Department of Education, so that we maintain the highest standards of safety and educational outcomes. This compliance extends beyond basic requirements; we've invested in premium shade structures and UV protection systems that exceed NQF standards, recognising the intensity of our Western Sydney climate.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Our location provides convenient access for families throughout Box Hill and The Gables, with secure parking and a welcoming entrance designed for smooth morning transitions. We've created an environment where both children and parents feel valued, supported, and part of something special.</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Join our thriving Box Hill learning community today.</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3EB">
      <w:pPr>
        <w:numPr>
          <w:ilvl w:val="0"/>
          <w:numId w:val="37"/>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3EC">
      <w:pPr>
        <w:numPr>
          <w:ilvl w:val="0"/>
          <w:numId w:val="37"/>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3ED">
      <w:pPr>
        <w:numPr>
          <w:ilvl w:val="0"/>
          <w:numId w:val="37"/>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3EE">
      <w:pPr>
        <w:numPr>
          <w:ilvl w:val="0"/>
          <w:numId w:val="37"/>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3EF">
      <w:pPr>
        <w:numPr>
          <w:ilvl w:val="0"/>
          <w:numId w:val="37"/>
        </w:numPr>
        <w:spacing w:after="24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3F0">
      <w:pPr>
        <w:spacing w:after="240" w:before="240" w:lineRule="auto"/>
        <w:rPr>
          <w:b w:val="1"/>
          <w:bCs w:val="1"/>
        </w:rPr>
      </w:pPr>
      <w:r w:rsidDel="00000000" w:rsidR="00000000" w:rsidRPr="00000000">
        <w:rPr>
          <w:rtl w:val="0"/>
        </w:rPr>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H2: Why Families Choose Flourish ELC for Childcare near Box Hill</w:t>
      </w:r>
    </w:p>
    <w:p w:rsidR="00000000" w:rsidDel="00000000" w:rsidP="00000000" w:rsidRDefault="00000000" w:rsidRPr="00000000" w14:paraId="000003F2">
      <w:pPr>
        <w:numPr>
          <w:ilvl w:val="0"/>
          <w:numId w:val="29"/>
        </w:numPr>
        <w:spacing w:after="0" w:afterAutospacing="0" w:before="24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Programs are designed around each child’s interests, strengths and developmental stage.</w:t>
      </w:r>
    </w:p>
    <w:p w:rsidR="00000000" w:rsidDel="00000000" w:rsidP="00000000" w:rsidRDefault="00000000" w:rsidRPr="00000000" w14:paraId="000003F3">
      <w:pPr>
        <w:numPr>
          <w:ilvl w:val="0"/>
          <w:numId w:val="29"/>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engage in STEM, Sustainability, Cultural Education, Munch &amp; Move and School Readiness learning experiences.</w:t>
      </w:r>
    </w:p>
    <w:p w:rsidR="00000000" w:rsidDel="00000000" w:rsidP="00000000" w:rsidRDefault="00000000" w:rsidRPr="00000000" w14:paraId="000003F4">
      <w:pPr>
        <w:numPr>
          <w:ilvl w:val="0"/>
          <w:numId w:val="29"/>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Families receive photos, videos, observations and learning updates directly to their device.</w:t>
      </w:r>
    </w:p>
    <w:p w:rsidR="00000000" w:rsidDel="00000000" w:rsidP="00000000" w:rsidRDefault="00000000" w:rsidRPr="00000000" w14:paraId="000003F5">
      <w:pPr>
        <w:numPr>
          <w:ilvl w:val="0"/>
          <w:numId w:val="29"/>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“Our place is your place” — families are welcome to be as involved as they choose.</w:t>
      </w:r>
    </w:p>
    <w:p w:rsidR="00000000" w:rsidDel="00000000" w:rsidP="00000000" w:rsidRDefault="00000000" w:rsidRPr="00000000" w14:paraId="000003F6">
      <w:pPr>
        <w:numPr>
          <w:ilvl w:val="0"/>
          <w:numId w:val="29"/>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The centre is supported by $20 million Public Liability Insurance, with First Aid trained educators across the service.</w:t>
      </w:r>
    </w:p>
    <w:p w:rsidR="00000000" w:rsidDel="00000000" w:rsidP="00000000" w:rsidRDefault="00000000" w:rsidRPr="00000000" w14:paraId="000003F7">
      <w:pPr>
        <w:numPr>
          <w:ilvl w:val="0"/>
          <w:numId w:val="29"/>
        </w:numPr>
        <w:spacing w:after="0" w:afterAutospacing="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of new enrolments coming through family and community referrals.</w:t>
      </w:r>
    </w:p>
    <w:p w:rsidR="00000000" w:rsidDel="00000000" w:rsidP="00000000" w:rsidRDefault="00000000" w:rsidRPr="00000000" w14:paraId="000003F8">
      <w:pPr>
        <w:numPr>
          <w:ilvl w:val="0"/>
          <w:numId w:val="29"/>
        </w:numPr>
        <w:spacing w:after="24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Child Care Subsidy and Start Strong Funding are available for eligible Box Hill families.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b w:val="1"/>
          <w:bCs w:val="1"/>
        </w:rPr>
      </w:pPr>
      <w:r w:rsidDel="00000000" w:rsidR="00000000" w:rsidRPr="00000000">
        <w:rPr>
          <w:b w:val="1"/>
          <w:bCs w:val="1"/>
          <w:rtl w:val="0"/>
        </w:rPr>
        <w:t xml:space="preserve">What makes your preschool different from other centres near Box Hill?</w:t>
      </w:r>
    </w:p>
    <w:p w:rsidR="00000000" w:rsidDel="00000000" w:rsidP="00000000" w:rsidRDefault="00000000" w:rsidRPr="00000000" w14:paraId="000003FE">
      <w:pPr>
        <w:rPr>
          <w:b w:val="1"/>
          <w:bCs w:val="1"/>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Our centre specifically caters to Box Hill's rapidly growing community. We understand the unique challenges of securing quality early learning in a high-demand area and have structured our services accordingly. From our modern facilities matching the suburb's contemporary homes to our strong connections with Box Hill Public School, we're truly embedded in this community.</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b w:val="1"/>
          <w:bCs w:val="1"/>
        </w:rPr>
      </w:pPr>
      <w:r w:rsidDel="00000000" w:rsidR="00000000" w:rsidRPr="00000000">
        <w:rPr>
          <w:b w:val="1"/>
          <w:bCs w:val="1"/>
          <w:rtl w:val="0"/>
        </w:rPr>
        <w:t xml:space="preserve">How do you handle the high demand for places?</w:t>
      </w:r>
    </w:p>
    <w:p w:rsidR="00000000" w:rsidDel="00000000" w:rsidP="00000000" w:rsidRDefault="00000000" w:rsidRPr="00000000" w14:paraId="00000402">
      <w:pPr>
        <w:rPr>
          <w:b w:val="1"/>
          <w:bCs w:val="1"/>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We have a transparent waitlist system with priority given to siblings and families who engage early. Our expanded capacity helps meet Box Hill's growing needs, while our variety of attendance options, including 2, 3, 4 or 5-day programs, creates more opportunities for families to secure places.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b w:val="1"/>
          <w:bCs w:val="1"/>
        </w:rPr>
      </w:pPr>
      <w:r w:rsidDel="00000000" w:rsidR="00000000" w:rsidRPr="00000000">
        <w:rPr>
          <w:b w:val="1"/>
          <w:bCs w:val="1"/>
          <w:rtl w:val="0"/>
        </w:rPr>
        <w:t xml:space="preserve">What school readiness programs do you offer?</w:t>
      </w:r>
    </w:p>
    <w:p w:rsidR="00000000" w:rsidDel="00000000" w:rsidP="00000000" w:rsidRDefault="00000000" w:rsidRPr="00000000" w14:paraId="00000406">
      <w:pPr>
        <w:rPr>
          <w:b w:val="1"/>
          <w:bCs w:val="1"/>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Our end-to-end school readiness curriculum begins from age three, progressively building the academic, social, and emotional skills children need for a successful transition to formal schooling. We maintain strong relationships with Box Hill Public School and understand their specific expectations, so that our graduates experience smooth transitions.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b w:val="1"/>
          <w:bCs w:val="1"/>
        </w:rPr>
      </w:pPr>
      <w:r w:rsidDel="00000000" w:rsidR="00000000" w:rsidRPr="00000000">
        <w:rPr>
          <w:b w:val="1"/>
          <w:bCs w:val="1"/>
          <w:rtl w:val="0"/>
        </w:rPr>
        <w:t xml:space="preserve">How do you support new families in the area?</w:t>
      </w:r>
    </w:p>
    <w:p w:rsidR="00000000" w:rsidDel="00000000" w:rsidP="00000000" w:rsidRDefault="00000000" w:rsidRPr="00000000" w14:paraId="0000040A">
      <w:pPr>
        <w:rPr>
          <w:b w:val="1"/>
          <w:bCs w:val="1"/>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Recognising that many Box Hill families are new to the area, we've created multiple touchpoints for community building. These include welcome meetings for new families, parent social events, a buddy system connecting new families with established ones, and regular communication about local family activities and resources.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b w:val="1"/>
          <w:bCs w:val="1"/>
        </w:rPr>
      </w:pPr>
      <w:r w:rsidDel="00000000" w:rsidR="00000000" w:rsidRPr="00000000">
        <w:rPr>
          <w:b w:val="1"/>
          <w:bCs w:val="1"/>
          <w:rtl w:val="0"/>
        </w:rPr>
        <w:t xml:space="preserve">Does the preschool program follow a specific curriculum?</w:t>
      </w:r>
    </w:p>
    <w:p w:rsidR="00000000" w:rsidDel="00000000" w:rsidP="00000000" w:rsidRDefault="00000000" w:rsidRPr="00000000" w14:paraId="0000040E">
      <w:pPr>
        <w:rPr>
          <w:b w:val="1"/>
          <w:bCs w:val="1"/>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We follow the Early Years Learning Framework (EYLF) of Australia, which emphasises "Belonging, Being, and Becoming," tailored with a strong focus on STEAM and school readiness.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b w:val="1"/>
          <w:bCs w:val="1"/>
        </w:rPr>
      </w:pPr>
      <w:r w:rsidDel="00000000" w:rsidR="00000000" w:rsidRPr="00000000">
        <w:rPr>
          <w:b w:val="1"/>
          <w:bCs w:val="1"/>
          <w:rtl w:val="0"/>
        </w:rPr>
        <w:t xml:space="preserve">Can I change my child's preschool days?</w:t>
      </w:r>
    </w:p>
    <w:p w:rsidR="00000000" w:rsidDel="00000000" w:rsidP="00000000" w:rsidRDefault="00000000" w:rsidRPr="00000000" w14:paraId="00000412">
      <w:pPr>
        <w:rPr>
          <w:b w:val="1"/>
          <w:bCs w:val="1"/>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Subject to availability, we allow families to request a change of days. We recommend providing at least two weeks' notice to accommodate these changes within our staffing ratios.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b w:val="1"/>
          <w:bCs w:val="1"/>
        </w:rPr>
      </w:pPr>
      <w:r w:rsidDel="00000000" w:rsidR="00000000" w:rsidRPr="00000000">
        <w:rPr>
          <w:b w:val="1"/>
          <w:bCs w:val="1"/>
          <w:rtl w:val="0"/>
        </w:rPr>
        <w:t xml:space="preserve">What are the transition procedures for Box Hill Public School?</w:t>
      </w:r>
    </w:p>
    <w:p w:rsidR="00000000" w:rsidDel="00000000" w:rsidP="00000000" w:rsidRDefault="00000000" w:rsidRPr="00000000" w14:paraId="00000416">
      <w:pPr>
        <w:rPr>
          <w:b w:val="1"/>
          <w:bCs w:val="1"/>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We maintain a close relationship with Box Hill Public, sharing curriculum insights and organising transition-to-school orientations to ensure our graduates feel confident on their first day.</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b w:val="1"/>
          <w:bCs w:val="1"/>
        </w:rPr>
      </w:pPr>
      <w:r w:rsidDel="00000000" w:rsidR="00000000" w:rsidRPr="00000000">
        <w:rPr>
          <w:b w:val="1"/>
          <w:bCs w:val="1"/>
          <w:rtl w:val="0"/>
        </w:rPr>
        <w:t xml:space="preserve">What are your fees and funding options?</w:t>
      </w:r>
    </w:p>
    <w:p w:rsidR="00000000" w:rsidDel="00000000" w:rsidP="00000000" w:rsidRDefault="00000000" w:rsidRPr="00000000" w14:paraId="0000041A">
      <w:pPr>
        <w:rPr>
          <w:b w:val="1"/>
          <w:bCs w:val="1"/>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We offer competitive fees reflecting our premium service quality, with a variety of attendance options to suit different budgets. All eligible families can access the Child Care Subsidy, and we provide clear fee information during your initial consultation, so that there are no surprises.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Your search for exceptional early learning in one of Sydney's fastest-growing suburbs ends here. Our preschool near Box Hill combines educational excellence with genuine community spirit, housed in facilities that match the quality and aspirations of local families. </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With 2027 primary school enrolments fast approaching and demand continuing to surge, now is the time to secure your child's place in our sought-after program. Don't let the waitlist anxiety that affects so many Box Hill families impact your child's early learning journey.</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Contact us today to arrange your customised tour and find out why discerning Box Hill families choose us for their children's crucial early years.</w:t>
      </w:r>
      <w:r w:rsidDel="00000000" w:rsidR="00000000" w:rsidRPr="00000000">
        <w:br w:type="page"/>
      </w:r>
      <w:r w:rsidDel="00000000" w:rsidR="00000000" w:rsidRPr="00000000">
        <w:rPr>
          <w:rtl w:val="0"/>
        </w:rPr>
      </w:r>
    </w:p>
    <w:p w:rsidR="00000000" w:rsidDel="00000000" w:rsidP="00000000" w:rsidRDefault="00000000" w:rsidRPr="00000000" w14:paraId="00000422">
      <w:pPr>
        <w:pStyle w:val="Heading1"/>
        <w:rPr>
          <w:b w:val="1"/>
          <w:bCs w:val="1"/>
        </w:rPr>
      </w:pPr>
      <w:bookmarkStart w:colFirst="0" w:colLast="0" w:name="_gzs1v2lgkzuc" w:id="9"/>
      <w:bookmarkEnd w:id="9"/>
      <w:r w:rsidDel="00000000" w:rsidR="00000000" w:rsidRPr="00000000">
        <w:rPr>
          <w:b w:val="1"/>
          <w:bCs w:val="1"/>
          <w:rtl w:val="0"/>
        </w:rPr>
        <w:t xml:space="preserve">Page 10 </w:t>
      </w:r>
    </w:p>
    <w:p w:rsidR="00000000" w:rsidDel="00000000" w:rsidP="00000000" w:rsidRDefault="00000000" w:rsidRPr="00000000" w14:paraId="00000423">
      <w:pPr>
        <w:rPr>
          <w:b w:val="1"/>
          <w:bCs w:val="1"/>
        </w:rPr>
      </w:pPr>
      <w:r w:rsidDel="00000000" w:rsidR="00000000" w:rsidRPr="00000000">
        <w:rPr>
          <w:b w:val="1"/>
          <w:bCs w:val="1"/>
          <w:rtl w:val="0"/>
        </w:rPr>
        <w:t xml:space="preserve">URL: </w:t>
      </w:r>
      <w:hyperlink r:id="rId12">
        <w:r w:rsidDel="00000000" w:rsidR="00000000" w:rsidRPr="00000000">
          <w:rPr>
            <w:b w:val="1"/>
            <w:bCs w:val="1"/>
            <w:color w:val="1155cc"/>
            <w:u w:val="single"/>
            <w:rtl w:val="0"/>
          </w:rPr>
          <w:t xml:space="preserve">https://flourishelc.com.au/preschool-vineyard-nsw/</w:t>
        </w:r>
      </w:hyperlink>
      <w:r w:rsidDel="00000000" w:rsidR="00000000" w:rsidRPr="00000000">
        <w:rPr>
          <w:rtl w:val="0"/>
        </w:rPr>
      </w:r>
    </w:p>
    <w:p w:rsidR="00000000" w:rsidDel="00000000" w:rsidP="00000000" w:rsidRDefault="00000000" w:rsidRPr="00000000" w14:paraId="00000424">
      <w:pPr>
        <w:rPr>
          <w:b w:val="1"/>
          <w:bCs w:val="1"/>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Page Type: Location Page</w:t>
      </w:r>
    </w:p>
    <w:p w:rsidR="00000000" w:rsidDel="00000000" w:rsidP="00000000" w:rsidRDefault="00000000" w:rsidRPr="00000000" w14:paraId="00000426">
      <w:pPr>
        <w:rPr/>
      </w:pPr>
      <w:r w:rsidDel="00000000" w:rsidR="00000000" w:rsidRPr="00000000">
        <w:rPr>
          <w:rtl w:val="0"/>
        </w:rPr>
        <w:t xml:space="preserve">Content Type: New Content</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Keywords:</w:t>
      </w:r>
    </w:p>
    <w:p w:rsidR="00000000" w:rsidDel="00000000" w:rsidP="00000000" w:rsidRDefault="00000000" w:rsidRPr="00000000" w14:paraId="00000429">
      <w:pPr>
        <w:rPr>
          <w:b w:val="1"/>
          <w:bCs w:val="1"/>
        </w:rPr>
      </w:pPr>
      <w:r w:rsidDel="00000000" w:rsidR="00000000" w:rsidRPr="00000000">
        <w:rPr>
          <w:b w:val="1"/>
          <w:bCs w:val="1"/>
          <w:rtl w:val="0"/>
        </w:rPr>
        <w:t xml:space="preserve">Primary keyword: preschool near vineyard</w:t>
      </w:r>
    </w:p>
    <w:p w:rsidR="00000000" w:rsidDel="00000000" w:rsidP="00000000" w:rsidRDefault="00000000" w:rsidRPr="00000000" w14:paraId="0000042A">
      <w:pPr>
        <w:rPr/>
      </w:pPr>
      <w:r w:rsidDel="00000000" w:rsidR="00000000" w:rsidRPr="00000000">
        <w:rPr>
          <w:rtl w:val="0"/>
        </w:rPr>
        <w:t xml:space="preserve">Secondary keywords: </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b w:val="1"/>
          <w:bCs w:val="1"/>
        </w:rPr>
      </w:pPr>
      <w:r w:rsidDel="00000000" w:rsidR="00000000" w:rsidRPr="00000000">
        <w:rPr>
          <w:b w:val="1"/>
          <w:bCs w:val="1"/>
          <w:rtl w:val="0"/>
        </w:rPr>
        <w:t xml:space="preserve">Content:</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Meta Title: Preschool Near Vineyard NSW | Flourish ELC</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Meta Description: Looking for a preschool near Vineyard? Join our modern learning community where new families connect, children thrive, and school readiness begins. Book a tour today.</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b w:val="1"/>
          <w:bCs w:val="1"/>
        </w:rPr>
      </w:pPr>
      <w:r w:rsidDel="00000000" w:rsidR="00000000" w:rsidRPr="00000000">
        <w:rPr>
          <w:b w:val="1"/>
          <w:bCs w:val="1"/>
          <w:rtl w:val="0"/>
        </w:rPr>
        <w:t xml:space="preserve">H1: Preschool Near Vineyard</w:t>
      </w:r>
    </w:p>
    <w:p w:rsidR="00000000" w:rsidDel="00000000" w:rsidP="00000000" w:rsidRDefault="00000000" w:rsidRPr="00000000" w14:paraId="00000434">
      <w:pPr>
        <w:spacing w:after="240" w:before="240" w:lineRule="auto"/>
        <w:rPr/>
      </w:pPr>
      <w:r w:rsidDel="00000000" w:rsidR="00000000" w:rsidRPr="00000000">
        <w:rPr>
          <w:rtl w:val="0"/>
        </w:rPr>
        <w:t xml:space="preserve">Every child's learning journey starts somewhere, and we've built Flourish Early Learning to make that beginning count. Our purpose-built centre near Vineyard offers rich, play-based programs delivered by qualified educators who take the time to understand each child, nurturing curiosity and a genuine love of learning from the very first day.</w:t>
      </w:r>
    </w:p>
    <w:p w:rsidR="00000000" w:rsidDel="00000000" w:rsidP="00000000" w:rsidRDefault="00000000" w:rsidRPr="00000000" w14:paraId="00000435">
      <w:pPr>
        <w:spacing w:after="240" w:before="240" w:lineRule="auto"/>
        <w:rPr/>
      </w:pPr>
      <w:r w:rsidDel="00000000" w:rsidR="00000000" w:rsidRPr="00000000">
        <w:rPr>
          <w:rtl w:val="0"/>
        </w:rPr>
        <w:t xml:space="preserve">Flourish is where Vineyard children make their first friends, where parents connect with one another, and where your family starts to feel truly at home. Contact us now and chat with our friendly team to learn more.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b w:val="1"/>
          <w:bCs w:val="1"/>
        </w:rPr>
      </w:pPr>
      <w:r w:rsidDel="00000000" w:rsidR="00000000" w:rsidRPr="00000000">
        <w:rPr>
          <w:b w:val="1"/>
          <w:bCs w:val="1"/>
          <w:rtl w:val="0"/>
        </w:rPr>
        <w:t xml:space="preserve">H2: Understanding Your Vineyard Family's Needs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Moving into one of Vineyard's modern, open-plan homes represents a significant investment in your family's future. We understand that with this new beginning comes unique challenges that go beyond finding quality early education.</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b w:val="1"/>
          <w:bCs w:val="1"/>
        </w:rPr>
      </w:pPr>
      <w:r w:rsidDel="00000000" w:rsidR="00000000" w:rsidRPr="00000000">
        <w:rPr>
          <w:b w:val="1"/>
          <w:bCs w:val="1"/>
          <w:rtl w:val="0"/>
        </w:rPr>
        <w:t xml:space="preserve">H3: Building Community Connections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At Flourish Early Learning, we serve as more than an educational facility. We're a community anchor where lasting local connections begin. Our regular family events, parent coffee mornings, and collaborative learning programmes create natural opportunities for families to meet and build their support networks.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b w:val="1"/>
          <w:bCs w:val="1"/>
        </w:rPr>
      </w:pPr>
      <w:r w:rsidDel="00000000" w:rsidR="00000000" w:rsidRPr="00000000">
        <w:rPr>
          <w:b w:val="1"/>
          <w:bCs w:val="1"/>
          <w:rtl w:val="0"/>
        </w:rPr>
        <w:t xml:space="preserve">H3: Making Sure Your Child Is School Ready</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With long commutes to business parks like Norwest or the CBD, dual-income households need confidence that their children are receiving structured, high-quality learning experiences. Our extensive curriculum focuses on school readiness, incorporating literacy, numeracy, and social skills development that prepares children for their next educational milestone. </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Book a tour today and check out how we're helping Vineyard families build connections while preparing children for academic success.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b w:val="1"/>
          <w:bCs w:val="1"/>
        </w:rPr>
      </w:pPr>
      <w:r w:rsidDel="00000000" w:rsidR="00000000" w:rsidRPr="00000000">
        <w:rPr>
          <w:b w:val="1"/>
          <w:bCs w:val="1"/>
          <w:rtl w:val="0"/>
        </w:rPr>
        <w:t xml:space="preserve">H2: Our Programmes and Approach</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Whether you're preparing a toddler for their first social experiences or making sure your pre-schooler is ready for kindergarten, our programmes adapt to each developmental stage: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b w:val="1"/>
          <w:bCs w:val="1"/>
        </w:rPr>
      </w:pPr>
      <w:r w:rsidDel="00000000" w:rsidR="00000000" w:rsidRPr="00000000">
        <w:rPr>
          <w:b w:val="1"/>
          <w:bCs w:val="1"/>
          <w:rtl w:val="0"/>
        </w:rPr>
        <w:t xml:space="preserve">H3: Toddler Programmes (18 months - 3 years)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Our toddler rooms focus on exploration and discovery, with sensory play areas and structured activities that build foundational skills. Small group sizes make sure we provide targeted attention while encouraging social development.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b w:val="1"/>
          <w:bCs w:val="1"/>
        </w:rPr>
      </w:pPr>
      <w:r w:rsidDel="00000000" w:rsidR="00000000" w:rsidRPr="00000000">
        <w:rPr>
          <w:b w:val="1"/>
          <w:bCs w:val="1"/>
          <w:rtl w:val="0"/>
        </w:rPr>
        <w:t xml:space="preserve">H3: Preschool Programmes (3-5 years)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School readiness sits at the heart of our preschool curriculum. Through play-based learning integrated with formal educational elements, children develop the academic and social skills needed for a successful transition to primary school.</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b w:val="1"/>
          <w:bCs w:val="1"/>
        </w:rPr>
      </w:pPr>
      <w:r w:rsidDel="00000000" w:rsidR="00000000" w:rsidRPr="00000000">
        <w:rPr>
          <w:b w:val="1"/>
          <w:bCs w:val="1"/>
          <w:rtl w:val="0"/>
        </w:rPr>
        <w:t xml:space="preserve">H2: Your Local Early Learning Experts in Vineyard</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del w:author="Victor McMillan" w:id="15" w:date="2026-06-22T06:12:03Z"/>
        </w:rPr>
      </w:pPr>
      <w:del w:author="Victor McMillan" w:id="15" w:date="2026-06-22T06:12:03Z">
        <w:r w:rsidDel="00000000" w:rsidR="00000000" w:rsidRPr="00000000">
          <w:rPr>
            <w:rtl w:val="0"/>
          </w:rPr>
          <w:delText xml:space="preserve">Operating in easy commuting distance to Vineyard means understanding the specific Development Control Plans for childcare across Hawkesbury, Blacktown, and The Hills councils. Our facility fully complies with the stringent safety, parking, and noise requirements of the relevant local authority, making sure we meet and exceed all regulatory standards.</w:delText>
        </w:r>
      </w:del>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Located moments from the new parklands along the Killarney Chain of Ponds, our preschool near Vineyard is perfectly positioned for local families. We've created bright, modern classrooms that complement the contemporary lifestyle of Vineyard's new estates, providing a stress-free transition between home and learning environments.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The high percentage of children aged 0-4 in Vineyard means competition for quality places is high. We designed our purpose-built centre from the ground up to accommodate this demand while maintaining the intimate, nurturing environment vital for early learning.</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Secure your child's place in Vineyard's premier early learning community before spaces fill.</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b w:val="1"/>
          <w:bCs w:val="1"/>
        </w:rPr>
      </w:pPr>
      <w:r w:rsidDel="00000000" w:rsidR="00000000" w:rsidRPr="00000000">
        <w:rPr>
          <w:rtl w:val="0"/>
        </w:rPr>
      </w:r>
    </w:p>
    <w:p w:rsidR="00000000" w:rsidDel="00000000" w:rsidP="00000000" w:rsidRDefault="00000000" w:rsidRPr="00000000" w14:paraId="00000461">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462">
      <w:pPr>
        <w:numPr>
          <w:ilvl w:val="0"/>
          <w:numId w:val="61"/>
        </w:numPr>
        <w:spacing w:after="0" w:afterAutospacing="0" w:before="240" w:lineRule="auto"/>
        <w:ind w:left="720" w:hanging="360"/>
      </w:pPr>
      <w:r w:rsidDel="00000000" w:rsidR="00000000" w:rsidRPr="00000000">
        <w:rPr>
          <w:rtl w:val="0"/>
        </w:rPr>
        <w:t xml:space="preserve">Belonging and Inclusion</w:t>
      </w:r>
    </w:p>
    <w:p w:rsidR="00000000" w:rsidDel="00000000" w:rsidP="00000000" w:rsidRDefault="00000000" w:rsidRPr="00000000" w14:paraId="00000463">
      <w:pPr>
        <w:numPr>
          <w:ilvl w:val="0"/>
          <w:numId w:val="61"/>
        </w:numPr>
        <w:spacing w:after="0" w:afterAutospacing="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464">
      <w:pPr>
        <w:numPr>
          <w:ilvl w:val="0"/>
          <w:numId w:val="61"/>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465">
      <w:pPr>
        <w:numPr>
          <w:ilvl w:val="0"/>
          <w:numId w:val="61"/>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466">
      <w:pPr>
        <w:numPr>
          <w:ilvl w:val="0"/>
          <w:numId w:val="61"/>
        </w:numPr>
        <w:spacing w:after="24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467">
      <w:pPr>
        <w:spacing w:after="240" w:before="240" w:lineRule="auto"/>
        <w:rPr>
          <w:b w:val="1"/>
          <w:bCs w:val="1"/>
        </w:rPr>
      </w:pPr>
      <w:r w:rsidDel="00000000" w:rsidR="00000000" w:rsidRPr="00000000">
        <w:rPr>
          <w:rtl w:val="0"/>
        </w:rPr>
      </w:r>
    </w:p>
    <w:p w:rsidR="00000000" w:rsidDel="00000000" w:rsidP="00000000" w:rsidRDefault="00000000" w:rsidRPr="00000000" w14:paraId="00000468">
      <w:pPr>
        <w:spacing w:after="240" w:before="240" w:lineRule="auto"/>
        <w:rPr>
          <w:b w:val="1"/>
          <w:bCs w:val="1"/>
        </w:rPr>
      </w:pPr>
      <w:r w:rsidDel="00000000" w:rsidR="00000000" w:rsidRPr="00000000">
        <w:rPr>
          <w:b w:val="1"/>
          <w:bCs w:val="1"/>
          <w:rtl w:val="0"/>
        </w:rPr>
        <w:t xml:space="preserve">H2: Why Families Choose Flourish ELC for Childcare near Vineyard</w:t>
      </w:r>
    </w:p>
    <w:p w:rsidR="00000000" w:rsidDel="00000000" w:rsidP="00000000" w:rsidRDefault="00000000" w:rsidRPr="00000000" w14:paraId="00000469">
      <w:pPr>
        <w:numPr>
          <w:ilvl w:val="0"/>
          <w:numId w:val="100"/>
        </w:numPr>
        <w:spacing w:after="0" w:afterAutospacing="0" w:before="24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Programs are tailored to each child’s interests, abilities and developmental stage.</w:t>
      </w:r>
    </w:p>
    <w:p w:rsidR="00000000" w:rsidDel="00000000" w:rsidP="00000000" w:rsidRDefault="00000000" w:rsidRPr="00000000" w14:paraId="0000046A">
      <w:pPr>
        <w:numPr>
          <w:ilvl w:val="0"/>
          <w:numId w:val="100"/>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participate in STEM, Sustainability, Cultural Education, Munch &amp; Move and School Readiness programs.</w:t>
      </w:r>
    </w:p>
    <w:p w:rsidR="00000000" w:rsidDel="00000000" w:rsidP="00000000" w:rsidRDefault="00000000" w:rsidRPr="00000000" w14:paraId="0000046B">
      <w:pPr>
        <w:numPr>
          <w:ilvl w:val="0"/>
          <w:numId w:val="100"/>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Families stay connected with photos, videos, observations and learning updates sent directly to their device.</w:t>
      </w:r>
    </w:p>
    <w:p w:rsidR="00000000" w:rsidDel="00000000" w:rsidP="00000000" w:rsidRDefault="00000000" w:rsidRPr="00000000" w14:paraId="0000046C">
      <w:pPr>
        <w:numPr>
          <w:ilvl w:val="0"/>
          <w:numId w:val="100"/>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“Our place is your place” — families are welcome to engage with the centre in whatever way suits them.</w:t>
      </w:r>
    </w:p>
    <w:p w:rsidR="00000000" w:rsidDel="00000000" w:rsidP="00000000" w:rsidRDefault="00000000" w:rsidRPr="00000000" w14:paraId="0000046D">
      <w:pPr>
        <w:numPr>
          <w:ilvl w:val="0"/>
          <w:numId w:val="100"/>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The centre is supported by $20 million Public Liability Insurance, with First Aid trained educators throughout the service.</w:t>
      </w:r>
    </w:p>
    <w:p w:rsidR="00000000" w:rsidDel="00000000" w:rsidP="00000000" w:rsidRDefault="00000000" w:rsidRPr="00000000" w14:paraId="0000046E">
      <w:pPr>
        <w:numPr>
          <w:ilvl w:val="0"/>
          <w:numId w:val="100"/>
        </w:numPr>
        <w:spacing w:after="0" w:afterAutospacing="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of new enrolments coming through family and community referrals.</w:t>
      </w:r>
    </w:p>
    <w:p w:rsidR="00000000" w:rsidDel="00000000" w:rsidP="00000000" w:rsidRDefault="00000000" w:rsidRPr="00000000" w14:paraId="0000046F">
      <w:pPr>
        <w:numPr>
          <w:ilvl w:val="0"/>
          <w:numId w:val="100"/>
        </w:numPr>
        <w:spacing w:after="24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Child Care Subsidy and Start Strong Funding are available for eligible Vineyard families.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b w:val="1"/>
          <w:bCs w:val="1"/>
        </w:rPr>
      </w:pPr>
      <w:r w:rsidDel="00000000" w:rsidR="00000000" w:rsidRPr="00000000">
        <w:rPr>
          <w:b w:val="1"/>
          <w:bCs w:val="1"/>
          <w:rtl w:val="0"/>
        </w:rPr>
        <w:t xml:space="preserve">What makes your preschool near Vineyard different from other centres?</w:t>
      </w:r>
    </w:p>
    <w:p w:rsidR="00000000" w:rsidDel="00000000" w:rsidP="00000000" w:rsidRDefault="00000000" w:rsidRPr="00000000" w14:paraId="00000475">
      <w:pPr>
        <w:rPr>
          <w:b w:val="1"/>
          <w:bCs w:val="1"/>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We specifically designed our centre for Vineyard's unique community needs. We are a modestly sized centre which lends itself to a more homely learning environment with the benefit of large and expansive outdoor play and learning spaces. From our bushfire safety protocols to our focus on building family connections in a new suburb, every aspect of our service addresses local challenges while delivering exceptional early education.</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b w:val="1"/>
          <w:bCs w:val="1"/>
        </w:rPr>
      </w:pPr>
      <w:r w:rsidDel="00000000" w:rsidR="00000000" w:rsidRPr="00000000">
        <w:rPr>
          <w:b w:val="1"/>
          <w:bCs w:val="1"/>
          <w:rtl w:val="0"/>
        </w:rPr>
        <w:t xml:space="preserve">How do you make sure my child will be ready for school?</w:t>
      </w:r>
    </w:p>
    <w:p w:rsidR="00000000" w:rsidDel="00000000" w:rsidP="00000000" w:rsidRDefault="00000000" w:rsidRPr="00000000" w14:paraId="00000479">
      <w:pPr>
        <w:rPr>
          <w:b w:val="1"/>
          <w:bCs w:val="1"/>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Our structured curriculum incorporates NSW Early Years Learning Framework guidelines with specific school readiness indicators. Regular assessments and parent communication keep you informed of your child's progress throughout their learning journey.</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b w:val="1"/>
          <w:bCs w:val="1"/>
        </w:rPr>
      </w:pPr>
      <w:r w:rsidDel="00000000" w:rsidR="00000000" w:rsidRPr="00000000">
        <w:rPr>
          <w:b w:val="1"/>
          <w:bCs w:val="1"/>
          <w:rtl w:val="0"/>
        </w:rPr>
        <w:t xml:space="preserve">What safety measures do you have in place?</w:t>
      </w:r>
    </w:p>
    <w:p w:rsidR="00000000" w:rsidDel="00000000" w:rsidP="00000000" w:rsidRDefault="00000000" w:rsidRPr="00000000" w14:paraId="0000047D">
      <w:pPr>
        <w:rPr>
          <w:b w:val="1"/>
          <w:bCs w:val="1"/>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Beyond standard childcare regulations, we maintain an extensive RFS-compliant bushfire emergency plan specific to Vineyard's designation as a Bush Fire Prone Area. Our modern facility includes secure entry systems, CCTV monitoring, and regular safety drills.</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b w:val="1"/>
          <w:bCs w:val="1"/>
        </w:rPr>
      </w:pPr>
      <w:r w:rsidDel="00000000" w:rsidR="00000000" w:rsidRPr="00000000">
        <w:rPr>
          <w:b w:val="1"/>
          <w:bCs w:val="1"/>
          <w:rtl w:val="0"/>
        </w:rPr>
        <w:t xml:space="preserve">How do you help new families connect with the community?</w:t>
      </w:r>
    </w:p>
    <w:p w:rsidR="00000000" w:rsidDel="00000000" w:rsidP="00000000" w:rsidRDefault="00000000" w:rsidRPr="00000000" w14:paraId="00000481">
      <w:pPr>
        <w:rPr>
          <w:b w:val="1"/>
          <w:bCs w:val="1"/>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We host monthly family events, parent information sessions, and collaborative projects that bring families together. Many parents tell us they've met their closest friends through our centre, creating the village every family needs.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b w:val="1"/>
          <w:bCs w:val="1"/>
        </w:rPr>
      </w:pPr>
      <w:r w:rsidDel="00000000" w:rsidR="00000000" w:rsidRPr="00000000">
        <w:rPr>
          <w:b w:val="1"/>
          <w:bCs w:val="1"/>
          <w:rtl w:val="0"/>
        </w:rPr>
        <w:t xml:space="preserve">How does the preschool program handle nap times?</w:t>
      </w:r>
    </w:p>
    <w:p w:rsidR="00000000" w:rsidDel="00000000" w:rsidP="00000000" w:rsidRDefault="00000000" w:rsidRPr="00000000" w14:paraId="00000485">
      <w:pPr>
        <w:rPr>
          <w:b w:val="1"/>
          <w:bCs w:val="1"/>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While we provide rest periods for all children, we recognise that many preschoolers are phasing out naps. We offer "quiet time" with books or puzzles for those who no longer sleep during the day.</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b w:val="1"/>
          <w:bCs w:val="1"/>
        </w:rPr>
      </w:pPr>
      <w:r w:rsidDel="00000000" w:rsidR="00000000" w:rsidRPr="00000000">
        <w:rPr>
          <w:b w:val="1"/>
          <w:bCs w:val="1"/>
          <w:rtl w:val="0"/>
        </w:rPr>
        <w:t xml:space="preserve">Is technology used in the preschool classroom?</w:t>
      </w:r>
    </w:p>
    <w:p w:rsidR="00000000" w:rsidDel="00000000" w:rsidP="00000000" w:rsidRDefault="00000000" w:rsidRPr="00000000" w14:paraId="00000489">
      <w:pPr>
        <w:rPr>
          <w:b w:val="1"/>
          <w:bCs w:val="1"/>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We use age-appropriate technology, such as interactive tablets and smartboards, as tools for research and creative projects, ensuring children develop digital literacy in a controlled, educational way.</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b w:val="1"/>
          <w:bCs w:val="1"/>
        </w:rPr>
      </w:pPr>
      <w:r w:rsidDel="00000000" w:rsidR="00000000" w:rsidRPr="00000000">
        <w:rPr>
          <w:b w:val="1"/>
          <w:bCs w:val="1"/>
          <w:rtl w:val="0"/>
        </w:rPr>
        <w:t xml:space="preserve">What are your hours of operation?</w:t>
      </w:r>
    </w:p>
    <w:p w:rsidR="00000000" w:rsidDel="00000000" w:rsidP="00000000" w:rsidRDefault="00000000" w:rsidRPr="00000000" w14:paraId="0000048D">
      <w:pPr>
        <w:rPr>
          <w:b w:val="1"/>
          <w:bCs w:val="1"/>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W</w:t>
      </w:r>
      <w:r w:rsidDel="00000000" w:rsidR="00000000" w:rsidRPr="00000000">
        <w:rPr>
          <w:rtl w:val="0"/>
        </w:rPr>
        <w:t xml:space="preserve">e offer extended hours from 7:00am to 6:00pm, with flexible attendance options to suit your work schedule.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b w:val="1"/>
          <w:bCs w:val="1"/>
        </w:rPr>
      </w:pPr>
      <w:r w:rsidDel="00000000" w:rsidR="00000000" w:rsidRPr="00000000">
        <w:rPr>
          <w:b w:val="1"/>
          <w:bCs w:val="1"/>
          <w:rtl w:val="0"/>
        </w:rPr>
        <w:t xml:space="preserve">Do you have availability for new enrolments?</w:t>
      </w:r>
    </w:p>
    <w:p w:rsidR="00000000" w:rsidDel="00000000" w:rsidP="00000000" w:rsidRDefault="00000000" w:rsidRPr="00000000" w14:paraId="00000491">
      <w:pPr>
        <w:rPr>
          <w:b w:val="1"/>
          <w:bCs w:val="1"/>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With new families moving into Vineyard every week, our 2026 and 2027 enrolments are filling faster than ever. We recommend booking a tour promptly to discuss current availability and secure your child's place.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b w:val="1"/>
          <w:bCs w:val="1"/>
        </w:rPr>
      </w:pPr>
      <w:r w:rsidDel="00000000" w:rsidR="00000000" w:rsidRPr="00000000">
        <w:rPr>
          <w:b w:val="1"/>
          <w:bCs w:val="1"/>
          <w:rtl w:val="0"/>
        </w:rPr>
        <w:t xml:space="preserve">H2: Join Our Vineyard Family Today</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Your investment in a Vineyard home represents your commitment to your family's future. Make the next crucial investment in your child's education and your family's community connections at Flourish Early Learning. Our preschool near Vineyard offers more than exceptional early education – we provide the foundation for lifelong learning and lasting local friendships.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With Vineyard's continued growth and high demand for quality early learning places, securing your child's </w:t>
      </w:r>
      <w:r w:rsidDel="00000000" w:rsidR="00000000" w:rsidRPr="00000000">
        <w:rPr>
          <w:rtl w:val="0"/>
        </w:rPr>
        <w:t xml:space="preserve">enrolment</w:t>
      </w:r>
      <w:r w:rsidDel="00000000" w:rsidR="00000000" w:rsidRPr="00000000">
        <w:rPr>
          <w:rtl w:val="0"/>
        </w:rPr>
        <w:t xml:space="preserve"> makes sure they'll benefit from our purpose-built facilities, industry experts, and vibrant community atmosphere. </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Don't let another day pass wondering about your child's educational future or feeling disconnected from your new community. Book a tour today and find out why Vineyard families trust Flourish Early Learning as their premier choice for early education and community connection. Join us in creating the thriving, connected future your family deserves </w:t>
      </w:r>
      <w:r w:rsidDel="00000000" w:rsidR="00000000" w:rsidRPr="00000000">
        <w:rPr>
          <w:rtl w:val="0"/>
        </w:rPr>
        <w:t xml:space="preserve">in beautiful</w:t>
      </w:r>
      <w:r w:rsidDel="00000000" w:rsidR="00000000" w:rsidRPr="00000000">
        <w:rPr>
          <w:rtl w:val="0"/>
        </w:rPr>
        <w:t xml:space="preserve"> Vineyard.</w:t>
      </w:r>
      <w:r w:rsidDel="00000000" w:rsidR="00000000" w:rsidRPr="00000000">
        <w:br w:type="page"/>
      </w:r>
      <w:r w:rsidDel="00000000" w:rsidR="00000000" w:rsidRPr="00000000">
        <w:rPr>
          <w:rtl w:val="0"/>
        </w:rPr>
      </w:r>
    </w:p>
    <w:p w:rsidR="00000000" w:rsidDel="00000000" w:rsidP="00000000" w:rsidRDefault="00000000" w:rsidRPr="00000000" w14:paraId="0000049B">
      <w:pPr>
        <w:pStyle w:val="Heading1"/>
        <w:rPr>
          <w:b w:val="1"/>
          <w:bCs w:val="1"/>
        </w:rPr>
      </w:pPr>
      <w:bookmarkStart w:colFirst="0" w:colLast="0" w:name="_8qqgqw97st7s" w:id="10"/>
      <w:bookmarkEnd w:id="10"/>
      <w:r w:rsidDel="00000000" w:rsidR="00000000" w:rsidRPr="00000000">
        <w:rPr>
          <w:b w:val="1"/>
          <w:bCs w:val="1"/>
          <w:rtl w:val="0"/>
        </w:rPr>
        <w:t xml:space="preserve">Page 11 </w:t>
      </w:r>
    </w:p>
    <w:p w:rsidR="00000000" w:rsidDel="00000000" w:rsidP="00000000" w:rsidRDefault="00000000" w:rsidRPr="00000000" w14:paraId="0000049C">
      <w:pPr>
        <w:rPr>
          <w:b w:val="1"/>
          <w:bCs w:val="1"/>
        </w:rPr>
      </w:pPr>
      <w:r w:rsidDel="00000000" w:rsidR="00000000" w:rsidRPr="00000000">
        <w:rPr>
          <w:b w:val="1"/>
          <w:bCs w:val="1"/>
          <w:rtl w:val="0"/>
        </w:rPr>
        <w:t xml:space="preserve">URL: </w:t>
      </w:r>
      <w:hyperlink r:id="rId13">
        <w:r w:rsidDel="00000000" w:rsidR="00000000" w:rsidRPr="00000000">
          <w:rPr>
            <w:b w:val="1"/>
            <w:bCs w:val="1"/>
            <w:color w:val="1155cc"/>
            <w:u w:val="single"/>
            <w:rtl w:val="0"/>
          </w:rPr>
          <w:t xml:space="preserve">https://flourishelc.com.au/preschool-gables-nsw/</w:t>
        </w:r>
      </w:hyperlink>
      <w:r w:rsidDel="00000000" w:rsidR="00000000" w:rsidRPr="00000000">
        <w:rPr>
          <w:rtl w:val="0"/>
        </w:rPr>
      </w:r>
    </w:p>
    <w:p w:rsidR="00000000" w:rsidDel="00000000" w:rsidP="00000000" w:rsidRDefault="00000000" w:rsidRPr="00000000" w14:paraId="0000049D">
      <w:pPr>
        <w:rPr>
          <w:b w:val="1"/>
          <w:bCs w:val="1"/>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Page Type: Location Page</w:t>
      </w:r>
    </w:p>
    <w:p w:rsidR="00000000" w:rsidDel="00000000" w:rsidP="00000000" w:rsidRDefault="00000000" w:rsidRPr="00000000" w14:paraId="0000049F">
      <w:pPr>
        <w:rPr/>
      </w:pPr>
      <w:r w:rsidDel="00000000" w:rsidR="00000000" w:rsidRPr="00000000">
        <w:rPr>
          <w:rtl w:val="0"/>
        </w:rPr>
        <w:t xml:space="preserve">Content Type: New Content</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Keywords:</w:t>
      </w:r>
    </w:p>
    <w:p w:rsidR="00000000" w:rsidDel="00000000" w:rsidP="00000000" w:rsidRDefault="00000000" w:rsidRPr="00000000" w14:paraId="000004A2">
      <w:pPr>
        <w:rPr>
          <w:b w:val="1"/>
          <w:bCs w:val="1"/>
        </w:rPr>
      </w:pPr>
      <w:r w:rsidDel="00000000" w:rsidR="00000000" w:rsidRPr="00000000">
        <w:rPr>
          <w:b w:val="1"/>
          <w:bCs w:val="1"/>
          <w:rtl w:val="0"/>
        </w:rPr>
        <w:t xml:space="preserve">Primary keyword: preschool near gables</w:t>
      </w:r>
    </w:p>
    <w:p w:rsidR="00000000" w:rsidDel="00000000" w:rsidP="00000000" w:rsidRDefault="00000000" w:rsidRPr="00000000" w14:paraId="000004A3">
      <w:pPr>
        <w:rPr/>
      </w:pPr>
      <w:r w:rsidDel="00000000" w:rsidR="00000000" w:rsidRPr="00000000">
        <w:rPr>
          <w:rtl w:val="0"/>
        </w:rPr>
        <w:t xml:space="preserve">Secondary keywords: </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b w:val="1"/>
          <w:bCs w:val="1"/>
        </w:rPr>
      </w:pPr>
      <w:r w:rsidDel="00000000" w:rsidR="00000000" w:rsidRPr="00000000">
        <w:rPr>
          <w:b w:val="1"/>
          <w:bCs w:val="1"/>
          <w:rtl w:val="0"/>
        </w:rPr>
        <w:t xml:space="preserve">Content:</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Meta Title: Preschool Near Gables NSW | Flourish ELC</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Meta Description: Looking for a preschool near Gables? Flourish ELC is a nurturing environment where every child is given the chance to grow, learn, and develop.</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b w:val="1"/>
          <w:bCs w:val="1"/>
        </w:rPr>
      </w:pPr>
      <w:r w:rsidDel="00000000" w:rsidR="00000000" w:rsidRPr="00000000">
        <w:rPr>
          <w:b w:val="1"/>
          <w:bCs w:val="1"/>
          <w:rtl w:val="0"/>
        </w:rPr>
        <w:t xml:space="preserve">H1: Preschool Near Gables</w:t>
      </w:r>
    </w:p>
    <w:p w:rsidR="00000000" w:rsidDel="00000000" w:rsidP="00000000" w:rsidRDefault="00000000" w:rsidRPr="00000000" w14:paraId="000004AD">
      <w:pPr>
        <w:spacing w:after="240" w:before="240" w:lineRule="auto"/>
        <w:rPr/>
      </w:pPr>
      <w:r w:rsidDel="00000000" w:rsidR="00000000" w:rsidRPr="00000000">
        <w:rPr>
          <w:rtl w:val="0"/>
        </w:rPr>
        <w:t xml:space="preserve">Educational excellence doesn't happen by accident. It begins with qualified educators who are genuinely invested in each child, purposeful programs built on evidence-based practice, and an environment designed to inspire curiosity from the very first day.</w:t>
      </w:r>
    </w:p>
    <w:p w:rsidR="00000000" w:rsidDel="00000000" w:rsidP="00000000" w:rsidRDefault="00000000" w:rsidRPr="00000000" w14:paraId="000004AE">
      <w:pPr>
        <w:spacing w:after="240" w:before="240" w:lineRule="auto"/>
        <w:rPr/>
      </w:pPr>
      <w:r w:rsidDel="00000000" w:rsidR="00000000" w:rsidRPr="00000000">
        <w:rPr>
          <w:rtl w:val="0"/>
        </w:rPr>
        <w:t xml:space="preserve">At our purpose-built centre near Gables, that's exactly what we've created. Whether your child is taking their first steps into early learning or building on foundations already laid, we're here to make sure those beginnings are the best they can be.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b w:val="1"/>
          <w:bCs w:val="1"/>
        </w:rPr>
      </w:pPr>
      <w:r w:rsidDel="00000000" w:rsidR="00000000" w:rsidRPr="00000000">
        <w:rPr>
          <w:b w:val="1"/>
          <w:bCs w:val="1"/>
          <w:rtl w:val="0"/>
        </w:rPr>
        <w:t xml:space="preserve">H2: Addressing Your Family's Educational Priorities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b w:val="1"/>
          <w:bCs w:val="1"/>
        </w:rPr>
      </w:pPr>
      <w:r w:rsidDel="00000000" w:rsidR="00000000" w:rsidRPr="00000000">
        <w:rPr>
          <w:b w:val="1"/>
          <w:bCs w:val="1"/>
          <w:rtl w:val="0"/>
        </w:rPr>
        <w:t xml:space="preserve">H3: Premium Facilities That Match Your Lifestyle Standards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Our early learning facility features bright, modern, light-filled interiors designed specifically to complement the aesthetic excellence of the Gables community. Every detail, from our contemporary learning spaces to our state-of-the-art playground equipment, has been carefully selected to provide an environment worthy of your investment in your family's future.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Our centre </w:t>
      </w:r>
      <w:del w:author="Victor McMillan" w:id="16" w:date="2026-06-22T06:26:02Z">
        <w:r w:rsidDel="00000000" w:rsidR="00000000" w:rsidRPr="00000000">
          <w:rPr>
            <w:rtl w:val="0"/>
          </w:rPr>
          <w:delText xml:space="preserve">exceeds Local Development Control Plan requirements for educational establishments,</w:delText>
        </w:r>
      </w:del>
      <w:r w:rsidDel="00000000" w:rsidR="00000000" w:rsidRPr="00000000">
        <w:rPr>
          <w:rtl w:val="0"/>
        </w:rPr>
        <w:t xml:space="preserve"> featur</w:t>
      </w:r>
      <w:ins w:author="Victor McMillan" w:id="17" w:date="2026-06-22T06:26:05Z">
        <w:r w:rsidDel="00000000" w:rsidR="00000000" w:rsidRPr="00000000">
          <w:rPr>
            <w:rtl w:val="0"/>
          </w:rPr>
          <w:t xml:space="preserve">es</w:t>
        </w:r>
      </w:ins>
      <w:del w:author="Victor McMillan" w:id="18" w:date="2026-06-22T06:26:07Z">
        <w:r w:rsidDel="00000000" w:rsidR="00000000" w:rsidRPr="00000000">
          <w:rPr>
            <w:rtl w:val="0"/>
          </w:rPr>
          <w:delText xml:space="preserve">ing</w:delText>
        </w:r>
      </w:del>
      <w:r w:rsidDel="00000000" w:rsidR="00000000" w:rsidRPr="00000000">
        <w:rPr>
          <w:rtl w:val="0"/>
        </w:rPr>
        <w:t xml:space="preserve">:</w:t>
        <w:br w:type="textWrapping"/>
      </w:r>
    </w:p>
    <w:p w:rsidR="00000000" w:rsidDel="00000000" w:rsidP="00000000" w:rsidRDefault="00000000" w:rsidRPr="00000000" w14:paraId="000004B7">
      <w:pPr>
        <w:numPr>
          <w:ilvl w:val="0"/>
          <w:numId w:val="32"/>
        </w:numPr>
        <w:ind w:left="720" w:hanging="360"/>
        <w:rPr>
          <w:u w:val="none"/>
        </w:rPr>
      </w:pPr>
      <w:r w:rsidDel="00000000" w:rsidR="00000000" w:rsidRPr="00000000">
        <w:rPr>
          <w:rtl w:val="0"/>
        </w:rPr>
        <w:t xml:space="preserve">Generous on-site parking for stress-free morning drop-offs.</w:t>
      </w:r>
    </w:p>
    <w:p w:rsidR="00000000" w:rsidDel="00000000" w:rsidP="00000000" w:rsidRDefault="00000000" w:rsidRPr="00000000" w14:paraId="000004B8">
      <w:pPr>
        <w:numPr>
          <w:ilvl w:val="0"/>
          <w:numId w:val="32"/>
        </w:numPr>
        <w:ind w:left="720" w:hanging="360"/>
        <w:rPr>
          <w:u w:val="none"/>
        </w:rPr>
      </w:pPr>
      <w:r w:rsidDel="00000000" w:rsidR="00000000" w:rsidRPr="00000000">
        <w:rPr>
          <w:rtl w:val="0"/>
        </w:rPr>
        <w:t xml:space="preserve">Expansive, secure outdoor play spaces designed for exploration and growth.</w:t>
      </w:r>
    </w:p>
    <w:p w:rsidR="00000000" w:rsidDel="00000000" w:rsidP="00000000" w:rsidRDefault="00000000" w:rsidRPr="00000000" w14:paraId="000004B9">
      <w:pPr>
        <w:numPr>
          <w:ilvl w:val="0"/>
          <w:numId w:val="32"/>
        </w:numPr>
        <w:ind w:left="720" w:hanging="360"/>
        <w:rPr>
          <w:u w:val="none"/>
        </w:rPr>
      </w:pPr>
      <w:r w:rsidDel="00000000" w:rsidR="00000000" w:rsidRPr="00000000">
        <w:rPr>
          <w:rtl w:val="0"/>
        </w:rPr>
        <w:t xml:space="preserve">Modern facilities that reflect Gables' architectural vision.</w:t>
      </w:r>
    </w:p>
    <w:p w:rsidR="00000000" w:rsidDel="00000000" w:rsidP="00000000" w:rsidRDefault="00000000" w:rsidRPr="00000000" w14:paraId="000004BA">
      <w:pPr>
        <w:numPr>
          <w:ilvl w:val="0"/>
          <w:numId w:val="32"/>
        </w:numPr>
        <w:ind w:left="720" w:hanging="360"/>
        <w:rPr>
          <w:u w:val="none"/>
        </w:rPr>
      </w:pPr>
      <w:r w:rsidDel="00000000" w:rsidR="00000000" w:rsidRPr="00000000">
        <w:rPr>
          <w:rtl w:val="0"/>
        </w:rPr>
        <w:t xml:space="preserve">Purpose-built learning environments that inspire young minds.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Book a tour today to see how our facilities set the standard for early education in Sydney's North West Growth Area.</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b w:val="1"/>
          <w:bCs w:val="1"/>
        </w:rPr>
      </w:pPr>
      <w:r w:rsidDel="00000000" w:rsidR="00000000" w:rsidRPr="00000000">
        <w:rPr>
          <w:b w:val="1"/>
          <w:bCs w:val="1"/>
          <w:rtl w:val="0"/>
        </w:rPr>
        <w:t xml:space="preserve">H3: Building Community Connections in a Growing Suburb</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Moving to a new area like Gables means building your social networks from scratch. Our preschool serves as more than an educational facility. We're a community hub designed to connect families who are all experiencing the exciting journey of establishing roots in this vibrant new suburb. Through regular family events, parent workshops, and community gatherings, we help you build the meaningful connections that transform a new development into a true neighbourhood.</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Our community programs include: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numPr>
          <w:ilvl w:val="0"/>
          <w:numId w:val="62"/>
        </w:numPr>
        <w:ind w:left="720" w:hanging="360"/>
        <w:rPr>
          <w:u w:val="none"/>
        </w:rPr>
      </w:pPr>
      <w:r w:rsidDel="00000000" w:rsidR="00000000" w:rsidRPr="00000000">
        <w:rPr>
          <w:rtl w:val="0"/>
        </w:rPr>
        <w:t xml:space="preserve">Monthly family social events in our welcoming spaces.</w:t>
      </w:r>
    </w:p>
    <w:p w:rsidR="00000000" w:rsidDel="00000000" w:rsidP="00000000" w:rsidRDefault="00000000" w:rsidRPr="00000000" w14:paraId="000004C6">
      <w:pPr>
        <w:numPr>
          <w:ilvl w:val="0"/>
          <w:numId w:val="62"/>
        </w:numPr>
        <w:ind w:left="720" w:hanging="360"/>
        <w:rPr>
          <w:u w:val="none"/>
        </w:rPr>
      </w:pPr>
      <w:r w:rsidDel="00000000" w:rsidR="00000000" w:rsidRPr="00000000">
        <w:rPr>
          <w:rtl w:val="0"/>
        </w:rPr>
        <w:t xml:space="preserve">Parent education workshops on child development and school readiness.</w:t>
      </w:r>
    </w:p>
    <w:p w:rsidR="00000000" w:rsidDel="00000000" w:rsidP="00000000" w:rsidRDefault="00000000" w:rsidRPr="00000000" w14:paraId="000004C7">
      <w:pPr>
        <w:numPr>
          <w:ilvl w:val="0"/>
          <w:numId w:val="62"/>
        </w:numPr>
        <w:ind w:left="720" w:hanging="360"/>
        <w:rPr>
          <w:u w:val="none"/>
        </w:rPr>
      </w:pPr>
      <w:r w:rsidDel="00000000" w:rsidR="00000000" w:rsidRPr="00000000">
        <w:rPr>
          <w:rtl w:val="0"/>
        </w:rPr>
        <w:t xml:space="preserve">Networking opportunities with other Gables families.</w:t>
      </w:r>
    </w:p>
    <w:p w:rsidR="00000000" w:rsidDel="00000000" w:rsidP="00000000" w:rsidRDefault="00000000" w:rsidRPr="00000000" w14:paraId="000004C8">
      <w:pPr>
        <w:numPr>
          <w:ilvl w:val="0"/>
          <w:numId w:val="62"/>
        </w:numPr>
        <w:ind w:left="720" w:hanging="360"/>
        <w:rPr>
          <w:u w:val="none"/>
        </w:rPr>
      </w:pPr>
      <w:r w:rsidDel="00000000" w:rsidR="00000000" w:rsidRPr="00000000">
        <w:rPr>
          <w:rtl w:val="0"/>
        </w:rPr>
        <w:t xml:space="preserve">Collaborative projects that strengthen suburb connections.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b w:val="1"/>
          <w:bCs w:val="1"/>
        </w:rPr>
      </w:pPr>
      <w:r w:rsidDel="00000000" w:rsidR="00000000" w:rsidRPr="00000000">
        <w:rPr>
          <w:b w:val="1"/>
          <w:bCs w:val="1"/>
          <w:rtl w:val="0"/>
        </w:rPr>
        <w:t xml:space="preserve">H3: School Readiness Programs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Prestigious schools like Santa Sophia Catholic College set high academic standards in the area. Our structured, evidence-based curriculum specifically addresses the skills and knowledge children need to excel in local primary schools. We don't just supervise play, we provide purposeful learning experiences that give your child a distinct advantage for their entire educational journey.</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Our school readiness approach includes: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numPr>
          <w:ilvl w:val="0"/>
          <w:numId w:val="94"/>
        </w:numPr>
        <w:ind w:left="720" w:hanging="360"/>
        <w:rPr>
          <w:u w:val="none"/>
        </w:rPr>
      </w:pPr>
      <w:r w:rsidDel="00000000" w:rsidR="00000000" w:rsidRPr="00000000">
        <w:rPr>
          <w:rtl w:val="0"/>
        </w:rPr>
        <w:t xml:space="preserve">Literacy and numeracy foundations aligned with NSW curriculum.</w:t>
      </w:r>
    </w:p>
    <w:p w:rsidR="00000000" w:rsidDel="00000000" w:rsidP="00000000" w:rsidRDefault="00000000" w:rsidRPr="00000000" w14:paraId="000004D2">
      <w:pPr>
        <w:numPr>
          <w:ilvl w:val="0"/>
          <w:numId w:val="94"/>
        </w:numPr>
        <w:ind w:left="720" w:hanging="360"/>
        <w:rPr>
          <w:u w:val="none"/>
        </w:rPr>
      </w:pPr>
      <w:r w:rsidDel="00000000" w:rsidR="00000000" w:rsidRPr="00000000">
        <w:rPr>
          <w:rtl w:val="0"/>
        </w:rPr>
        <w:t xml:space="preserve">Social and emotional development programs.</w:t>
      </w:r>
    </w:p>
    <w:p w:rsidR="00000000" w:rsidDel="00000000" w:rsidP="00000000" w:rsidRDefault="00000000" w:rsidRPr="00000000" w14:paraId="000004D3">
      <w:pPr>
        <w:numPr>
          <w:ilvl w:val="0"/>
          <w:numId w:val="94"/>
        </w:numPr>
        <w:ind w:left="720" w:hanging="360"/>
        <w:rPr>
          <w:u w:val="none"/>
        </w:rPr>
      </w:pPr>
      <w:r w:rsidDel="00000000" w:rsidR="00000000" w:rsidRPr="00000000">
        <w:rPr>
          <w:rtl w:val="0"/>
        </w:rPr>
        <w:t xml:space="preserve">Critical thinking and problem-solving skills.</w:t>
      </w:r>
    </w:p>
    <w:p w:rsidR="00000000" w:rsidDel="00000000" w:rsidP="00000000" w:rsidRDefault="00000000" w:rsidRPr="00000000" w14:paraId="000004D4">
      <w:pPr>
        <w:numPr>
          <w:ilvl w:val="0"/>
          <w:numId w:val="94"/>
        </w:numPr>
        <w:ind w:left="720" w:hanging="360"/>
        <w:rPr>
          <w:u w:val="none"/>
        </w:rPr>
      </w:pPr>
      <w:r w:rsidDel="00000000" w:rsidR="00000000" w:rsidRPr="00000000">
        <w:rPr>
          <w:rtl w:val="0"/>
        </w:rPr>
        <w:t xml:space="preserve">Technology integration for 21st-century learning.</w:t>
      </w:r>
    </w:p>
    <w:p w:rsidR="00000000" w:rsidDel="00000000" w:rsidP="00000000" w:rsidRDefault="00000000" w:rsidRPr="00000000" w14:paraId="000004D5">
      <w:pPr>
        <w:numPr>
          <w:ilvl w:val="0"/>
          <w:numId w:val="94"/>
        </w:numPr>
        <w:ind w:left="720" w:hanging="360"/>
        <w:rPr>
          <w:u w:val="none"/>
        </w:rPr>
      </w:pPr>
      <w:r w:rsidDel="00000000" w:rsidR="00000000" w:rsidRPr="00000000">
        <w:rPr>
          <w:rtl w:val="0"/>
        </w:rPr>
        <w:t xml:space="preserve">Regular progress assessments and parent communication.</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b w:val="1"/>
          <w:bCs w:val="1"/>
        </w:rPr>
      </w:pPr>
      <w:r w:rsidDel="00000000" w:rsidR="00000000" w:rsidRPr="00000000">
        <w:rPr>
          <w:b w:val="1"/>
          <w:bCs w:val="1"/>
          <w:rtl w:val="0"/>
        </w:rPr>
        <w:t xml:space="preserve">H2: Your Local Early Learning Experts in Gables</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We recognise that Gables families are pioneers in a new community, actively shaping its culture and future. Our team brings deep knowledge of local educational pathways and the unique considerations of raising children in a rapidly developing suburb.</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Our local insight means we understand:</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numPr>
          <w:ilvl w:val="0"/>
          <w:numId w:val="3"/>
        </w:numPr>
        <w:ind w:left="720" w:hanging="360"/>
        <w:rPr>
          <w:u w:val="none"/>
        </w:rPr>
      </w:pPr>
      <w:r w:rsidDel="00000000" w:rsidR="00000000" w:rsidRPr="00000000">
        <w:rPr>
          <w:rtl w:val="0"/>
        </w:rPr>
        <w:t xml:space="preserve">The importance of smooth drop-off processes</w:t>
      </w:r>
    </w:p>
    <w:p w:rsidR="00000000" w:rsidDel="00000000" w:rsidP="00000000" w:rsidRDefault="00000000" w:rsidRPr="00000000" w14:paraId="000004DF">
      <w:pPr>
        <w:numPr>
          <w:ilvl w:val="0"/>
          <w:numId w:val="3"/>
        </w:numPr>
        <w:ind w:left="720" w:hanging="360"/>
        <w:rPr>
          <w:u w:val="none"/>
        </w:rPr>
      </w:pPr>
      <w:r w:rsidDel="00000000" w:rsidR="00000000" w:rsidRPr="00000000">
        <w:rPr>
          <w:rtl w:val="0"/>
        </w:rPr>
        <w:t xml:space="preserve">The educational expectations of nearby schools.</w:t>
      </w:r>
    </w:p>
    <w:p w:rsidR="00000000" w:rsidDel="00000000" w:rsidP="00000000" w:rsidRDefault="00000000" w:rsidRPr="00000000" w14:paraId="000004E0">
      <w:pPr>
        <w:numPr>
          <w:ilvl w:val="0"/>
          <w:numId w:val="3"/>
        </w:numPr>
        <w:ind w:left="720" w:hanging="360"/>
        <w:rPr>
          <w:u w:val="none"/>
        </w:rPr>
      </w:pPr>
      <w:r w:rsidDel="00000000" w:rsidR="00000000" w:rsidRPr="00000000">
        <w:rPr>
          <w:rtl w:val="0"/>
        </w:rPr>
        <w:t xml:space="preserve">The premium standards expected by Gables families.</w:t>
      </w:r>
    </w:p>
    <w:p w:rsidR="00000000" w:rsidDel="00000000" w:rsidP="00000000" w:rsidRDefault="00000000" w:rsidRPr="00000000" w14:paraId="000004E1">
      <w:pPr>
        <w:numPr>
          <w:ilvl w:val="0"/>
          <w:numId w:val="3"/>
        </w:numPr>
        <w:ind w:left="720" w:hanging="360"/>
        <w:rPr>
          <w:u w:val="none"/>
        </w:rPr>
      </w:pPr>
      <w:r w:rsidDel="00000000" w:rsidR="00000000" w:rsidRPr="00000000">
        <w:rPr>
          <w:rtl w:val="0"/>
        </w:rPr>
        <w:t xml:space="preserve">The specific requirements for bushfire-prone land emergency management.</w:t>
      </w:r>
    </w:p>
    <w:p w:rsidR="00000000" w:rsidDel="00000000" w:rsidP="00000000" w:rsidRDefault="00000000" w:rsidRPr="00000000" w14:paraId="000004E2">
      <w:pPr>
        <w:numPr>
          <w:ilvl w:val="0"/>
          <w:numId w:val="3"/>
        </w:numPr>
        <w:ind w:left="720" w:hanging="360"/>
        <w:rPr>
          <w:u w:val="none"/>
        </w:rPr>
      </w:pPr>
      <w:r w:rsidDel="00000000" w:rsidR="00000000" w:rsidRPr="00000000">
        <w:rPr>
          <w:rtl w:val="0"/>
        </w:rPr>
        <w:t xml:space="preserve">The vision for this master-planned community's future.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As your neighbours in the Gables area, we're invested in the long-term success of every child in our care. Our proximity to local parklands and the developing town centre means we can integrate real community experiences into your child's learning journey.</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Enquire now about available positions - with such high demand in our area, places are strictly limited.</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4E9">
      <w:pPr>
        <w:numPr>
          <w:ilvl w:val="0"/>
          <w:numId w:val="90"/>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4EA">
      <w:pPr>
        <w:numPr>
          <w:ilvl w:val="0"/>
          <w:numId w:val="90"/>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4EB">
      <w:pPr>
        <w:numPr>
          <w:ilvl w:val="0"/>
          <w:numId w:val="90"/>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4EC">
      <w:pPr>
        <w:numPr>
          <w:ilvl w:val="0"/>
          <w:numId w:val="90"/>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4ED">
      <w:pPr>
        <w:numPr>
          <w:ilvl w:val="0"/>
          <w:numId w:val="90"/>
        </w:numPr>
        <w:spacing w:after="24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4EE">
      <w:pPr>
        <w:spacing w:after="240" w:before="240" w:lineRule="auto"/>
        <w:rPr>
          <w:b w:val="1"/>
          <w:bCs w:val="1"/>
        </w:rPr>
      </w:pPr>
      <w:r w:rsidDel="00000000" w:rsidR="00000000" w:rsidRPr="00000000">
        <w:rPr>
          <w:rtl w:val="0"/>
        </w:rPr>
      </w:r>
    </w:p>
    <w:p w:rsidR="00000000" w:rsidDel="00000000" w:rsidP="00000000" w:rsidRDefault="00000000" w:rsidRPr="00000000" w14:paraId="000004EF">
      <w:pPr>
        <w:spacing w:after="240" w:before="240" w:lineRule="auto"/>
        <w:rPr>
          <w:b w:val="1"/>
          <w:bCs w:val="1"/>
        </w:rPr>
      </w:pPr>
      <w:r w:rsidDel="00000000" w:rsidR="00000000" w:rsidRPr="00000000">
        <w:rPr>
          <w:b w:val="1"/>
          <w:bCs w:val="1"/>
          <w:rtl w:val="0"/>
        </w:rPr>
        <w:t xml:space="preserve">H2: Why Families Choose Flourish ELC for Childcare in Gables</w:t>
      </w:r>
    </w:p>
    <w:p w:rsidR="00000000" w:rsidDel="00000000" w:rsidP="00000000" w:rsidRDefault="00000000" w:rsidRPr="00000000" w14:paraId="000004F0">
      <w:pPr>
        <w:numPr>
          <w:ilvl w:val="0"/>
          <w:numId w:val="52"/>
        </w:numPr>
        <w:spacing w:after="0" w:afterAutospacing="0" w:before="24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Each child’s program is shaped around their interests, strengths and stage of development so learning feels meaningful and engaging.</w:t>
      </w:r>
    </w:p>
    <w:p w:rsidR="00000000" w:rsidDel="00000000" w:rsidP="00000000" w:rsidRDefault="00000000" w:rsidRPr="00000000" w14:paraId="000004F1">
      <w:pPr>
        <w:numPr>
          <w:ilvl w:val="0"/>
          <w:numId w:val="52"/>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Our learning program includes STEM, Sustainability, Cultural Education, Munch &amp; Move and School Readiness experiences.</w:t>
      </w:r>
    </w:p>
    <w:p w:rsidR="00000000" w:rsidDel="00000000" w:rsidP="00000000" w:rsidRDefault="00000000" w:rsidRPr="00000000" w14:paraId="000004F2">
      <w:pPr>
        <w:numPr>
          <w:ilvl w:val="0"/>
          <w:numId w:val="52"/>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Families stay connected through regular photos, videos, learning observations and updates shared straight to their device.</w:t>
      </w:r>
    </w:p>
    <w:p w:rsidR="00000000" w:rsidDel="00000000" w:rsidP="00000000" w:rsidRDefault="00000000" w:rsidRPr="00000000" w14:paraId="000004F3">
      <w:pPr>
        <w:numPr>
          <w:ilvl w:val="0"/>
          <w:numId w:val="52"/>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Families are welcome to participate in centre life in whatever way suits them and their routine.</w:t>
      </w:r>
    </w:p>
    <w:p w:rsidR="00000000" w:rsidDel="00000000" w:rsidP="00000000" w:rsidRDefault="00000000" w:rsidRPr="00000000" w14:paraId="000004F4">
      <w:pPr>
        <w:numPr>
          <w:ilvl w:val="0"/>
          <w:numId w:val="52"/>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The service is backed by $20 million Public Liability Insurance and supported by educators trained in First Aid.</w:t>
      </w:r>
    </w:p>
    <w:p w:rsidR="00000000" w:rsidDel="00000000" w:rsidP="00000000" w:rsidRDefault="00000000" w:rsidRPr="00000000" w14:paraId="000004F5">
      <w:pPr>
        <w:numPr>
          <w:ilvl w:val="0"/>
          <w:numId w:val="52"/>
        </w:numPr>
        <w:spacing w:after="0" w:afterAutospacing="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percent of new enrolments coming through family and community referrals.</w:t>
      </w:r>
    </w:p>
    <w:p w:rsidR="00000000" w:rsidDel="00000000" w:rsidP="00000000" w:rsidRDefault="00000000" w:rsidRPr="00000000" w14:paraId="000004F6">
      <w:pPr>
        <w:numPr>
          <w:ilvl w:val="0"/>
          <w:numId w:val="52"/>
        </w:numPr>
        <w:spacing w:after="24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Eligible Gables families can access Child Care Subsidy and Start Strong Funding to help with childcare costs.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b w:val="1"/>
          <w:bCs w:val="1"/>
        </w:rPr>
      </w:pPr>
      <w:r w:rsidDel="00000000" w:rsidR="00000000" w:rsidRPr="00000000">
        <w:rPr>
          <w:rtl w:val="0"/>
        </w:rPr>
      </w:r>
    </w:p>
    <w:p w:rsidR="00000000" w:rsidDel="00000000" w:rsidP="00000000" w:rsidRDefault="00000000" w:rsidRPr="00000000" w14:paraId="000004F9">
      <w:pPr>
        <w:rPr>
          <w:b w:val="1"/>
          <w:bCs w:val="1"/>
        </w:rPr>
      </w:pPr>
      <w:r w:rsidDel="00000000" w:rsidR="00000000" w:rsidRPr="00000000">
        <w:rPr>
          <w:rtl w:val="0"/>
        </w:rPr>
      </w:r>
    </w:p>
    <w:p w:rsidR="00000000" w:rsidDel="00000000" w:rsidP="00000000" w:rsidRDefault="00000000" w:rsidRPr="00000000" w14:paraId="000004FA">
      <w:pPr>
        <w:rPr>
          <w:b w:val="1"/>
          <w:bCs w:val="1"/>
        </w:rPr>
      </w:pPr>
      <w:r w:rsidDel="00000000" w:rsidR="00000000" w:rsidRPr="00000000">
        <w:rPr>
          <w:rtl w:val="0"/>
        </w:rPr>
      </w:r>
    </w:p>
    <w:p w:rsidR="00000000" w:rsidDel="00000000" w:rsidP="00000000" w:rsidRDefault="00000000" w:rsidRPr="00000000" w14:paraId="000004FB">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b w:val="1"/>
          <w:bCs w:val="1"/>
        </w:rPr>
      </w:pPr>
      <w:r w:rsidDel="00000000" w:rsidR="00000000" w:rsidRPr="00000000">
        <w:rPr>
          <w:b w:val="1"/>
          <w:bCs w:val="1"/>
          <w:rtl w:val="0"/>
        </w:rPr>
        <w:t xml:space="preserve">What Makes Your Preschool Different from Others Near Gables?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Our academy was specifically designed to meet the needs of Gables' growing community. We understand that families here have invested significantly in their lifestyle and expect the same level of quality in their children's education. Our modern facilities, evidence-based curriculum, and community-building programs directly address the unique challenges of raising children in a new, premium suburb.</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b w:val="1"/>
          <w:bCs w:val="1"/>
        </w:rPr>
      </w:pPr>
      <w:r w:rsidDel="00000000" w:rsidR="00000000" w:rsidRPr="00000000">
        <w:rPr>
          <w:b w:val="1"/>
          <w:bCs w:val="1"/>
          <w:rtl w:val="0"/>
        </w:rPr>
        <w:t xml:space="preserve">How Do You Prepare Children for Local Schools?</w:t>
      </w:r>
    </w:p>
    <w:p w:rsidR="00000000" w:rsidDel="00000000" w:rsidP="00000000" w:rsidRDefault="00000000" w:rsidRPr="00000000" w14:paraId="00000502">
      <w:pPr>
        <w:rPr>
          <w:del w:author="Victor McMillan" w:id="19" w:date="2026-06-22T06:13:38Z"/>
        </w:rPr>
      </w:pPr>
      <w:ins w:author="Victor McMillan" w:id="19" w:date="2026-06-22T06:13:38Z">
        <w:del w:author="Victor McMillan" w:id="19" w:date="2026-06-22T06:13:38Z">
          <w:r w:rsidDel="00000000" w:rsidR="00000000" w:rsidRPr="00000000">
            <w:rPr>
              <w:rtl w:val="0"/>
              <w:rPrChange w:author="Victor McMillan" w:id="20" w:date="2026-06-22T06:13:38Z">
                <w:rPr>
                  <w:b w:val="1"/>
                  <w:bCs w:val="1"/>
                </w:rPr>
              </w:rPrChange>
            </w:rPr>
            <w:delText xml:space="preserve">We maintain close awareness of the educational standards at schools throughout The Hills Shire</w:delText>
          </w:r>
        </w:del>
      </w:ins>
      <w:del w:author="Victor McMillan" w:id="19" w:date="2026-06-22T06:13:38Z">
        <w:r w:rsidDel="00000000" w:rsidR="00000000" w:rsidRPr="00000000">
          <w:rPr>
            <w:rtl w:val="0"/>
          </w:rPr>
        </w:r>
      </w:del>
    </w:p>
    <w:p w:rsidR="00000000" w:rsidDel="00000000" w:rsidP="00000000" w:rsidRDefault="00000000" w:rsidRPr="00000000" w14:paraId="00000503">
      <w:pPr>
        <w:rPr/>
      </w:pPr>
      <w:del w:author="Victor McMillan" w:id="19" w:date="2026-06-22T06:13:38Z">
        <w:r w:rsidDel="00000000" w:rsidR="00000000" w:rsidRPr="00000000">
          <w:rPr>
            <w:rtl w:val="0"/>
          </w:rPr>
          <w:delText xml:space="preserve">We maintain close awareness of the educational standards at schools throughout The Hills Shire, including Santa Sophia Catholic College. </w:delText>
        </w:r>
      </w:del>
      <w:r w:rsidDel="00000000" w:rsidR="00000000" w:rsidRPr="00000000">
        <w:rPr>
          <w:rtl w:val="0"/>
        </w:rPr>
        <w:t xml:space="preserve">Our curriculum aligns with NSW Early Years Learning Framework while incorporating additional school readiness components that give children confidence and competence for their transition to formal education.</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b w:val="1"/>
          <w:bCs w:val="1"/>
        </w:rPr>
      </w:pPr>
      <w:r w:rsidDel="00000000" w:rsidR="00000000" w:rsidRPr="00000000">
        <w:rPr>
          <w:b w:val="1"/>
          <w:bCs w:val="1"/>
          <w:rtl w:val="0"/>
        </w:rPr>
        <w:t xml:space="preserve">What Age Groups Do You Accept?</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We welcome children from 6 weeks to school age, with dedicated programs for each developmental stage. Our age-appropriate rooms and curricula confirm every child receives targeted support for their specific learning needs.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b w:val="1"/>
          <w:bCs w:val="1"/>
        </w:rPr>
      </w:pPr>
      <w:r w:rsidDel="00000000" w:rsidR="00000000" w:rsidRPr="00000000">
        <w:rPr>
          <w:b w:val="1"/>
          <w:bCs w:val="1"/>
          <w:rtl w:val="0"/>
        </w:rPr>
        <w:t xml:space="preserve">Are uniforms required for the Gables preschool?</w:t>
      </w:r>
    </w:p>
    <w:p w:rsidR="00000000" w:rsidDel="00000000" w:rsidP="00000000" w:rsidRDefault="00000000" w:rsidRPr="00000000" w14:paraId="0000050A">
      <w:pPr>
        <w:rPr>
          <w:b w:val="1"/>
          <w:bCs w:val="1"/>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While not mandatory, we offer Flourish ELC branded t-shirts and hats. Most families find these helpful for creating a sense of belonging and protecting "home clothes" during messy play.</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b w:val="1"/>
          <w:bCs w:val="1"/>
        </w:rPr>
      </w:pPr>
      <w:r w:rsidDel="00000000" w:rsidR="00000000" w:rsidRPr="00000000">
        <w:rPr>
          <w:b w:val="1"/>
          <w:bCs w:val="1"/>
          <w:rtl w:val="0"/>
        </w:rPr>
        <w:t xml:space="preserve">How do you handle behavioral challenges in the classroom?</w:t>
      </w:r>
    </w:p>
    <w:p w:rsidR="00000000" w:rsidDel="00000000" w:rsidP="00000000" w:rsidRDefault="00000000" w:rsidRPr="00000000" w14:paraId="0000050E">
      <w:pPr>
        <w:rPr>
          <w:b w:val="1"/>
          <w:bCs w:val="1"/>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We use positive reinforcement and redirection strategies. Our educators work closely with parents to develop consistent approaches that support a child's social and emotional growth.</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b w:val="1"/>
          <w:bCs w:val="1"/>
        </w:rPr>
      </w:pPr>
      <w:r w:rsidDel="00000000" w:rsidR="00000000" w:rsidRPr="00000000">
        <w:rPr>
          <w:b w:val="1"/>
          <w:bCs w:val="1"/>
          <w:rtl w:val="0"/>
        </w:rPr>
        <w:t xml:space="preserve">Does the preschool include a lunch program?</w:t>
      </w:r>
    </w:p>
    <w:p w:rsidR="00000000" w:rsidDel="00000000" w:rsidP="00000000" w:rsidRDefault="00000000" w:rsidRPr="00000000" w14:paraId="00000512">
      <w:pPr>
        <w:rPr>
          <w:b w:val="1"/>
          <w:bCs w:val="1"/>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Yes, our preschool program includes full meal service (breakfast, lunch, and snacks) so parents don't have to worry about packing lunchboxes.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b w:val="1"/>
          <w:bCs w:val="1"/>
        </w:rPr>
      </w:pPr>
      <w:r w:rsidDel="00000000" w:rsidR="00000000" w:rsidRPr="00000000">
        <w:rPr>
          <w:b w:val="1"/>
          <w:bCs w:val="1"/>
          <w:rtl w:val="0"/>
        </w:rPr>
        <w:t xml:space="preserve">How Do You Handle the High Demand for Places?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We maintain a transparent waitlist system and encourage families to enquire early. Priority consideration is given based on application date and specific family needs.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b w:val="1"/>
          <w:bCs w:val="1"/>
        </w:rPr>
      </w:pPr>
      <w:r w:rsidDel="00000000" w:rsidR="00000000" w:rsidRPr="00000000">
        <w:rPr>
          <w:b w:val="1"/>
          <w:bCs w:val="1"/>
          <w:rtl w:val="0"/>
        </w:rPr>
        <w:t xml:space="preserve">What Safety Measures Are in Place?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Our centre exceeds all regulatory requirements, including specific provisions for bushfire-prone area management. We maintain wide-ranging emergency procedures, secure access systems, and regular safety audits to ensure your child's protection at all times.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Investing in your child's early education at our preschool near Gables means choosing a partner who understands your aspirations and shares your commitment to excellence. In a suburb where families are building their futures, we provide the educational foundation that makes sure no child is left behind. With limited places available and exceptional demand from our growing community, now is the time to secure your child's position at Gables' premier early learning academy.</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Contact us today to book your tour and find how we're shaping the educational future of Sydney's newest premium suburb.</w:t>
      </w:r>
      <w:r w:rsidDel="00000000" w:rsidR="00000000" w:rsidRPr="00000000">
        <w:br w:type="page"/>
      </w:r>
      <w:r w:rsidDel="00000000" w:rsidR="00000000" w:rsidRPr="00000000">
        <w:rPr>
          <w:rtl w:val="0"/>
        </w:rPr>
      </w:r>
    </w:p>
    <w:p w:rsidR="00000000" w:rsidDel="00000000" w:rsidP="00000000" w:rsidRDefault="00000000" w:rsidRPr="00000000" w14:paraId="00000520">
      <w:pPr>
        <w:pStyle w:val="Heading1"/>
        <w:rPr>
          <w:b w:val="1"/>
          <w:bCs w:val="1"/>
        </w:rPr>
      </w:pPr>
      <w:bookmarkStart w:colFirst="0" w:colLast="0" w:name="_vc28kcwi9k21" w:id="11"/>
      <w:bookmarkEnd w:id="11"/>
      <w:r w:rsidDel="00000000" w:rsidR="00000000" w:rsidRPr="00000000">
        <w:rPr>
          <w:b w:val="1"/>
          <w:bCs w:val="1"/>
          <w:rtl w:val="0"/>
        </w:rPr>
        <w:t xml:space="preserve">Page 12 </w:t>
      </w:r>
    </w:p>
    <w:p w:rsidR="00000000" w:rsidDel="00000000" w:rsidP="00000000" w:rsidRDefault="00000000" w:rsidRPr="00000000" w14:paraId="00000521">
      <w:pPr>
        <w:rPr>
          <w:b w:val="1"/>
          <w:bCs w:val="1"/>
        </w:rPr>
      </w:pPr>
      <w:r w:rsidDel="00000000" w:rsidR="00000000" w:rsidRPr="00000000">
        <w:rPr>
          <w:b w:val="1"/>
          <w:bCs w:val="1"/>
          <w:rtl w:val="0"/>
        </w:rPr>
        <w:t xml:space="preserve">URL: </w:t>
      </w:r>
      <w:hyperlink r:id="rId14">
        <w:r w:rsidDel="00000000" w:rsidR="00000000" w:rsidRPr="00000000">
          <w:rPr>
            <w:b w:val="1"/>
            <w:bCs w:val="1"/>
            <w:color w:val="1155cc"/>
            <w:u w:val="single"/>
            <w:rtl w:val="0"/>
          </w:rPr>
          <w:t xml:space="preserve">https://flourishelc.com.au/preschool-grantham-farm-nsw/</w:t>
        </w:r>
      </w:hyperlink>
      <w:r w:rsidDel="00000000" w:rsidR="00000000" w:rsidRPr="00000000">
        <w:rPr>
          <w:rtl w:val="0"/>
        </w:rPr>
      </w:r>
    </w:p>
    <w:p w:rsidR="00000000" w:rsidDel="00000000" w:rsidP="00000000" w:rsidRDefault="00000000" w:rsidRPr="00000000" w14:paraId="00000522">
      <w:pPr>
        <w:rPr>
          <w:b w:val="1"/>
          <w:bCs w:val="1"/>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Page Type: Location Page</w:t>
      </w:r>
    </w:p>
    <w:p w:rsidR="00000000" w:rsidDel="00000000" w:rsidP="00000000" w:rsidRDefault="00000000" w:rsidRPr="00000000" w14:paraId="00000524">
      <w:pPr>
        <w:rPr/>
      </w:pPr>
      <w:r w:rsidDel="00000000" w:rsidR="00000000" w:rsidRPr="00000000">
        <w:rPr>
          <w:rtl w:val="0"/>
        </w:rPr>
        <w:t xml:space="preserve">Content Type: New Content</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Keywords:</w:t>
      </w:r>
    </w:p>
    <w:p w:rsidR="00000000" w:rsidDel="00000000" w:rsidP="00000000" w:rsidRDefault="00000000" w:rsidRPr="00000000" w14:paraId="00000527">
      <w:pPr>
        <w:rPr>
          <w:b w:val="1"/>
          <w:bCs w:val="1"/>
        </w:rPr>
      </w:pPr>
      <w:r w:rsidDel="00000000" w:rsidR="00000000" w:rsidRPr="00000000">
        <w:rPr>
          <w:b w:val="1"/>
          <w:bCs w:val="1"/>
          <w:rtl w:val="0"/>
        </w:rPr>
        <w:t xml:space="preserve">Primary keyword: preschool near grantham farm</w:t>
      </w:r>
    </w:p>
    <w:p w:rsidR="00000000" w:rsidDel="00000000" w:rsidP="00000000" w:rsidRDefault="00000000" w:rsidRPr="00000000" w14:paraId="00000528">
      <w:pPr>
        <w:rPr/>
      </w:pPr>
      <w:r w:rsidDel="00000000" w:rsidR="00000000" w:rsidRPr="00000000">
        <w:rPr>
          <w:rtl w:val="0"/>
        </w:rPr>
        <w:t xml:space="preserve">Secondary keywords: </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b w:val="1"/>
          <w:bCs w:val="1"/>
        </w:rPr>
      </w:pPr>
      <w:r w:rsidDel="00000000" w:rsidR="00000000" w:rsidRPr="00000000">
        <w:rPr>
          <w:b w:val="1"/>
          <w:bCs w:val="1"/>
          <w:rtl w:val="0"/>
        </w:rPr>
        <w:t xml:space="preserve">Content:</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Meta Title: Preschool Near Grantham Farm | Flourish ELC</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Meta Description: Looking for a preschool near Grantham Farm? Purpose-built centre matching your quality standards. Modern facilities, school readiness focus. Book your tour today.</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b w:val="1"/>
          <w:bCs w:val="1"/>
        </w:rPr>
      </w:pPr>
      <w:r w:rsidDel="00000000" w:rsidR="00000000" w:rsidRPr="00000000">
        <w:rPr>
          <w:b w:val="1"/>
          <w:bCs w:val="1"/>
          <w:rtl w:val="0"/>
        </w:rPr>
        <w:t xml:space="preserve">H1: Premium Preschool near Grantham Farm</w:t>
      </w:r>
    </w:p>
    <w:p w:rsidR="00000000" w:rsidDel="00000000" w:rsidP="00000000" w:rsidRDefault="00000000" w:rsidRPr="00000000" w14:paraId="00000532">
      <w:pPr>
        <w:spacing w:after="240" w:before="240" w:lineRule="auto"/>
        <w:rPr/>
      </w:pPr>
      <w:r w:rsidDel="00000000" w:rsidR="00000000" w:rsidRPr="00000000">
        <w:rPr>
          <w:rtl w:val="0"/>
        </w:rPr>
        <w:t xml:space="preserve">Excellence in early learning means more than a modern building. It means qualified educators who bring out the best in every child, thoughtfully designed programs that balance structured learning with joyful play, and a warm environment where your child feels safe to grow and explore.</w:t>
      </w:r>
    </w:p>
    <w:p w:rsidR="00000000" w:rsidDel="00000000" w:rsidP="00000000" w:rsidRDefault="00000000" w:rsidRPr="00000000" w14:paraId="00000533">
      <w:pPr>
        <w:spacing w:after="240" w:before="240" w:lineRule="auto"/>
        <w:rPr/>
      </w:pPr>
      <w:r w:rsidDel="00000000" w:rsidR="00000000" w:rsidRPr="00000000">
        <w:rPr>
          <w:rtl w:val="0"/>
        </w:rPr>
        <w:t xml:space="preserve">Our purpose-built preschool near Grantham Farm delivers all of that, giving children in this community the strong educational foundation they deserve right from the start.</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b w:val="1"/>
          <w:bCs w:val="1"/>
        </w:rPr>
      </w:pPr>
      <w:r w:rsidDel="00000000" w:rsidR="00000000" w:rsidRPr="00000000">
        <w:rPr>
          <w:b w:val="1"/>
          <w:bCs w:val="1"/>
          <w:rtl w:val="0"/>
        </w:rPr>
        <w:t xml:space="preserve">H2: Understanding Your Family's Needs in Grantham Farm</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You need more than just childcare. You need a trusted partner in your child's development that makes drop-offs stress-free and gives you complete peace of mind throughout your workday. We designed our centre to meet that expectation, creating a learning environment that prepares children for success while building strong community connections.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We create a warm, welcoming hub where families connect, children build lasting friendships, and everyone feels at home in their new community.</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b w:val="1"/>
          <w:bCs w:val="1"/>
        </w:rPr>
      </w:pPr>
      <w:r w:rsidDel="00000000" w:rsidR="00000000" w:rsidRPr="00000000">
        <w:rPr>
          <w:b w:val="1"/>
          <w:bCs w:val="1"/>
          <w:rtl w:val="0"/>
        </w:rPr>
        <w:t xml:space="preserve">H2: Our Premium Facilities and Programs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b w:val="1"/>
          <w:bCs w:val="1"/>
        </w:rPr>
      </w:pPr>
      <w:r w:rsidDel="00000000" w:rsidR="00000000" w:rsidRPr="00000000">
        <w:rPr>
          <w:b w:val="1"/>
          <w:bCs w:val="1"/>
          <w:rtl w:val="0"/>
        </w:rPr>
        <w:t xml:space="preserve">H3: State-of-the-Art Learning Spaces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Our purpose-built facility features modern, resource-rich classrooms flooded with natural light. Each space is thoughtfully designed with clean lines and high-quality finishes that echo the contemporary aesthetics of Grantham Farm's two-storey brick and Colorbond homes. We've invested in premium educational resources and technology so that your child has access to the best learning tools available.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Our expansive outdoor play areas feature UV-rated shade structures and high-performance air conditioning systems, essential for managing Western Sydney's intense summer heat. This allows children to appreciate active outdoor learning year-round, developing gross motor skills and a love for nature regardless of weather conditions.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Book a tour to experience our premium facilities firsthand.</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b w:val="1"/>
          <w:bCs w:val="1"/>
        </w:rPr>
      </w:pPr>
      <w:r w:rsidDel="00000000" w:rsidR="00000000" w:rsidRPr="00000000">
        <w:rPr>
          <w:b w:val="1"/>
          <w:bCs w:val="1"/>
          <w:rtl w:val="0"/>
        </w:rPr>
        <w:t xml:space="preserve">H3: Extensive School Readiness Program</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We go beyond basic care to actively prepare your child for their transition to primary school. Our curriculum focuses on:</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numPr>
          <w:ilvl w:val="0"/>
          <w:numId w:val="19"/>
        </w:numPr>
        <w:ind w:left="720" w:hanging="360"/>
        <w:rPr>
          <w:u w:val="none"/>
        </w:rPr>
      </w:pPr>
      <w:r w:rsidDel="00000000" w:rsidR="00000000" w:rsidRPr="00000000">
        <w:rPr>
          <w:rtl w:val="0"/>
        </w:rPr>
        <w:t xml:space="preserve">Literacy and numeracy foundations through play-based learning.</w:t>
      </w:r>
    </w:p>
    <w:p w:rsidR="00000000" w:rsidDel="00000000" w:rsidP="00000000" w:rsidRDefault="00000000" w:rsidRPr="00000000" w14:paraId="0000054D">
      <w:pPr>
        <w:numPr>
          <w:ilvl w:val="0"/>
          <w:numId w:val="19"/>
        </w:numPr>
        <w:ind w:left="720" w:hanging="360"/>
        <w:rPr>
          <w:u w:val="none"/>
        </w:rPr>
      </w:pPr>
      <w:r w:rsidDel="00000000" w:rsidR="00000000" w:rsidRPr="00000000">
        <w:rPr>
          <w:rtl w:val="0"/>
        </w:rPr>
        <w:t xml:space="preserve">Social and emotional development for confident interactions.</w:t>
      </w:r>
    </w:p>
    <w:p w:rsidR="00000000" w:rsidDel="00000000" w:rsidP="00000000" w:rsidRDefault="00000000" w:rsidRPr="00000000" w14:paraId="0000054E">
      <w:pPr>
        <w:numPr>
          <w:ilvl w:val="0"/>
          <w:numId w:val="19"/>
        </w:numPr>
        <w:ind w:left="720" w:hanging="360"/>
        <w:rPr>
          <w:u w:val="none"/>
        </w:rPr>
      </w:pPr>
      <w:r w:rsidDel="00000000" w:rsidR="00000000" w:rsidRPr="00000000">
        <w:rPr>
          <w:rtl w:val="0"/>
        </w:rPr>
        <w:t xml:space="preserve">Critical thinking and problem-solving skills.</w:t>
      </w:r>
    </w:p>
    <w:p w:rsidR="00000000" w:rsidDel="00000000" w:rsidP="00000000" w:rsidRDefault="00000000" w:rsidRPr="00000000" w14:paraId="0000054F">
      <w:pPr>
        <w:numPr>
          <w:ilvl w:val="0"/>
          <w:numId w:val="19"/>
        </w:numPr>
        <w:ind w:left="720" w:hanging="360"/>
        <w:rPr>
          <w:u w:val="none"/>
        </w:rPr>
      </w:pPr>
      <w:r w:rsidDel="00000000" w:rsidR="00000000" w:rsidRPr="00000000">
        <w:rPr>
          <w:rtl w:val="0"/>
        </w:rPr>
        <w:t xml:space="preserve">Creative expression through art, music, and dramatic play.</w:t>
      </w:r>
    </w:p>
    <w:p w:rsidR="00000000" w:rsidDel="00000000" w:rsidP="00000000" w:rsidRDefault="00000000" w:rsidRPr="00000000" w14:paraId="00000550">
      <w:pPr>
        <w:numPr>
          <w:ilvl w:val="0"/>
          <w:numId w:val="19"/>
        </w:numPr>
        <w:ind w:left="720" w:hanging="360"/>
        <w:rPr>
          <w:u w:val="none"/>
        </w:rPr>
      </w:pPr>
      <w:r w:rsidDel="00000000" w:rsidR="00000000" w:rsidRPr="00000000">
        <w:rPr>
          <w:rtl w:val="0"/>
        </w:rPr>
        <w:t xml:space="preserve">Physical development and healthy lifestyle habits.</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Bachelor and Qualified early childhood educators deliver each program. They understand the high aspirations Grantham Farm families have for their children's education.</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b w:val="1"/>
          <w:bCs w:val="1"/>
        </w:rPr>
      </w:pPr>
      <w:r w:rsidDel="00000000" w:rsidR="00000000" w:rsidRPr="00000000">
        <w:rPr>
          <w:b w:val="1"/>
          <w:bCs w:val="1"/>
          <w:rtl w:val="0"/>
        </w:rPr>
        <w:t xml:space="preserve">H2: Your Local Early Learning Experts in Grantham Farm</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Flourish Early Learning Centres are specialists in creating supportive community networks for new residents. Our team understands the unique journey of putting down roots in Grantham Farm and actively helps families build meaningful connections.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del w:author="Victor McMillan" w:id="21" w:date="2026-06-22T06:12:24Z">
        <w:r w:rsidDel="00000000" w:rsidR="00000000" w:rsidRPr="00000000">
          <w:rPr>
            <w:rtl w:val="0"/>
          </w:rPr>
          <w:delText xml:space="preserve">Working closely with the Local City Council, we've made sure that our facility exceeds all requirements for new developments. This includes ample off-street parking and a safe, streamlined drop-off zone that alleviates the traffic congestion. Our design prioritises both functionality and aesthetics, creating a welcoming space that feels like an extension of your quality home environment.</w:delText>
        </w:r>
      </w:del>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Our educators bring fresh innovation and modern teaching approaches to early learning. We're committed to continuous professional development, confirming our methods reflect the latest research in child development and education. This dedication to excellence means your child receives cutting-edge educational experiences tailored to their individual needs.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Secure your child's place in our 2026 or 2027 school readiness program.</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560">
      <w:pPr>
        <w:numPr>
          <w:ilvl w:val="0"/>
          <w:numId w:val="18"/>
        </w:numPr>
        <w:spacing w:after="0" w:afterAutospacing="0" w:before="240" w:lineRule="auto"/>
        <w:ind w:left="720" w:hanging="360"/>
      </w:pPr>
      <w:r w:rsidDel="00000000" w:rsidR="00000000" w:rsidRPr="00000000">
        <w:rPr>
          <w:rtl w:val="0"/>
        </w:rPr>
        <w:t xml:space="preserve">Belonging and Inclusion</w:t>
      </w:r>
    </w:p>
    <w:p w:rsidR="00000000" w:rsidDel="00000000" w:rsidP="00000000" w:rsidRDefault="00000000" w:rsidRPr="00000000" w14:paraId="00000561">
      <w:pPr>
        <w:numPr>
          <w:ilvl w:val="0"/>
          <w:numId w:val="18"/>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562">
      <w:pPr>
        <w:numPr>
          <w:ilvl w:val="0"/>
          <w:numId w:val="18"/>
        </w:numPr>
        <w:spacing w:after="0" w:afterAutospacing="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563">
      <w:pPr>
        <w:numPr>
          <w:ilvl w:val="0"/>
          <w:numId w:val="18"/>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564">
      <w:pPr>
        <w:numPr>
          <w:ilvl w:val="0"/>
          <w:numId w:val="18"/>
        </w:numPr>
        <w:spacing w:after="24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565">
      <w:pPr>
        <w:spacing w:after="240" w:before="240" w:lineRule="auto"/>
        <w:rPr>
          <w:b w:val="1"/>
          <w:bCs w:val="1"/>
        </w:rPr>
      </w:pPr>
      <w:r w:rsidDel="00000000" w:rsidR="00000000" w:rsidRPr="00000000">
        <w:rPr>
          <w:rtl w:val="0"/>
        </w:rPr>
      </w:r>
    </w:p>
    <w:p w:rsidR="00000000" w:rsidDel="00000000" w:rsidP="00000000" w:rsidRDefault="00000000" w:rsidRPr="00000000" w14:paraId="00000566">
      <w:pPr>
        <w:spacing w:after="240" w:before="240" w:lineRule="auto"/>
        <w:rPr>
          <w:b w:val="1"/>
          <w:bCs w:val="1"/>
        </w:rPr>
      </w:pPr>
      <w:r w:rsidDel="00000000" w:rsidR="00000000" w:rsidRPr="00000000">
        <w:rPr>
          <w:b w:val="1"/>
          <w:bCs w:val="1"/>
          <w:rtl w:val="0"/>
        </w:rPr>
        <w:t xml:space="preserve">H2: Why Families Choose Us for Childcare near Grantham Farm</w:t>
      </w:r>
    </w:p>
    <w:p w:rsidR="00000000" w:rsidDel="00000000" w:rsidP="00000000" w:rsidRDefault="00000000" w:rsidRPr="00000000" w14:paraId="00000567">
      <w:pPr>
        <w:numPr>
          <w:ilvl w:val="0"/>
          <w:numId w:val="14"/>
        </w:numPr>
        <w:spacing w:after="0" w:afterAutospacing="0" w:before="24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Families receive regular updates including photos, videos, observations and learning moments directly to their device.</w:t>
      </w:r>
    </w:p>
    <w:p w:rsidR="00000000" w:rsidDel="00000000" w:rsidP="00000000" w:rsidRDefault="00000000" w:rsidRPr="00000000" w14:paraId="00000568">
      <w:pPr>
        <w:numPr>
          <w:ilvl w:val="0"/>
          <w:numId w:val="14"/>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Families are welcome to participate in centre life in a way that suits their needs and routine.</w:t>
      </w:r>
    </w:p>
    <w:p w:rsidR="00000000" w:rsidDel="00000000" w:rsidP="00000000" w:rsidRDefault="00000000" w:rsidRPr="00000000" w14:paraId="00000569">
      <w:pPr>
        <w:numPr>
          <w:ilvl w:val="0"/>
          <w:numId w:val="14"/>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Our service is backed by $20 million Public Liability Insurance and supported by First Aid trained educators.</w:t>
      </w:r>
    </w:p>
    <w:p w:rsidR="00000000" w:rsidDel="00000000" w:rsidP="00000000" w:rsidRDefault="00000000" w:rsidRPr="00000000" w14:paraId="0000056A">
      <w:pPr>
        <w:numPr>
          <w:ilvl w:val="0"/>
          <w:numId w:val="14"/>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engage in STEM, Sustainability, Cultural Education, Munch &amp; Move and School Readiness programs.</w:t>
      </w:r>
    </w:p>
    <w:p w:rsidR="00000000" w:rsidDel="00000000" w:rsidP="00000000" w:rsidRDefault="00000000" w:rsidRPr="00000000" w14:paraId="0000056B">
      <w:pPr>
        <w:numPr>
          <w:ilvl w:val="0"/>
          <w:numId w:val="14"/>
        </w:numPr>
        <w:spacing w:after="0" w:afterAutospacing="0" w:before="0" w:beforeAutospacing="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Each child’s learning journey is tailored to their interests, strengths and developmental stage.</w:t>
      </w:r>
    </w:p>
    <w:p w:rsidR="00000000" w:rsidDel="00000000" w:rsidP="00000000" w:rsidRDefault="00000000" w:rsidRPr="00000000" w14:paraId="0000056C">
      <w:pPr>
        <w:numPr>
          <w:ilvl w:val="0"/>
          <w:numId w:val="14"/>
        </w:numPr>
        <w:spacing w:after="0" w:afterAutospacing="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Eligible Grantham Farm families can access Child Care Subsidy and Start Strong Funding.</w:t>
      </w:r>
    </w:p>
    <w:p w:rsidR="00000000" w:rsidDel="00000000" w:rsidP="00000000" w:rsidRDefault="00000000" w:rsidRPr="00000000" w14:paraId="0000056D">
      <w:pPr>
        <w:numPr>
          <w:ilvl w:val="0"/>
          <w:numId w:val="14"/>
        </w:numPr>
        <w:spacing w:after="24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percent of enrolments coming through family and community referrals.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b w:val="1"/>
          <w:bCs w:val="1"/>
        </w:rPr>
      </w:pPr>
      <w:r w:rsidDel="00000000" w:rsidR="00000000" w:rsidRPr="00000000">
        <w:rPr>
          <w:b w:val="1"/>
          <w:bCs w:val="1"/>
          <w:rtl w:val="0"/>
        </w:rPr>
        <w:t xml:space="preserve">What makes your preschool different from others in the area?</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As a purpose-built facility in Grantham Farm, we've designed specifically for the needs of local families. Our modern infrastructure, premium resources, and community-building focus set us apart. We're not adapting an old building or bringing a one-size-fits-all franchise model. We're creating something special for Grantham Farm families.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b w:val="1"/>
          <w:bCs w:val="1"/>
        </w:rPr>
      </w:pPr>
      <w:r w:rsidDel="00000000" w:rsidR="00000000" w:rsidRPr="00000000">
        <w:rPr>
          <w:b w:val="1"/>
          <w:bCs w:val="1"/>
          <w:rtl w:val="0"/>
        </w:rPr>
        <w:t xml:space="preserve">What is the "Boutique Service Model" mentioned?</w:t>
      </w:r>
    </w:p>
    <w:p w:rsidR="00000000" w:rsidDel="00000000" w:rsidP="00000000" w:rsidRDefault="00000000" w:rsidRPr="00000000" w14:paraId="00000577">
      <w:pPr>
        <w:rPr>
          <w:b w:val="1"/>
          <w:bCs w:val="1"/>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It means we focus on maintaining a smaller, more intimate feel where every educator knows every family, allowing for highly personalised care and education that larger chains can't provide.</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b w:val="1"/>
          <w:bCs w:val="1"/>
        </w:rPr>
      </w:pPr>
      <w:r w:rsidDel="00000000" w:rsidR="00000000" w:rsidRPr="00000000">
        <w:rPr>
          <w:b w:val="1"/>
          <w:bCs w:val="1"/>
          <w:rtl w:val="0"/>
        </w:rPr>
        <w:t xml:space="preserve">Do you help with toilet training?</w:t>
      </w:r>
    </w:p>
    <w:p w:rsidR="00000000" w:rsidDel="00000000" w:rsidP="00000000" w:rsidRDefault="00000000" w:rsidRPr="00000000" w14:paraId="0000057B">
      <w:pPr>
        <w:rPr>
          <w:b w:val="1"/>
          <w:bCs w:val="1"/>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Yes, our educators work in partnership with parents to support toilet training once a child shows signs of readiness, ensuring a consistent approach between home and the centre.</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b w:val="1"/>
          <w:bCs w:val="1"/>
        </w:rPr>
      </w:pPr>
      <w:r w:rsidDel="00000000" w:rsidR="00000000" w:rsidRPr="00000000">
        <w:rPr>
          <w:b w:val="1"/>
          <w:bCs w:val="1"/>
          <w:rtl w:val="0"/>
        </w:rPr>
        <w:t xml:space="preserve">Is the preschool open during school holidays?</w:t>
      </w:r>
    </w:p>
    <w:p w:rsidR="00000000" w:rsidDel="00000000" w:rsidP="00000000" w:rsidRDefault="00000000" w:rsidRPr="00000000" w14:paraId="0000057F">
      <w:pPr>
        <w:rPr>
          <w:b w:val="1"/>
          <w:bCs w:val="1"/>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Yes, we operate 50 weeks a year, closing only for public holidays and a brief period over Christmas, providing year-round support for working families.</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b w:val="1"/>
          <w:bCs w:val="1"/>
        </w:rPr>
      </w:pPr>
      <w:r w:rsidDel="00000000" w:rsidR="00000000" w:rsidRPr="00000000">
        <w:rPr>
          <w:b w:val="1"/>
          <w:bCs w:val="1"/>
          <w:rtl w:val="0"/>
        </w:rPr>
        <w:t xml:space="preserve">How do you cater to busy professional families?</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We understand the demands of commuting via major arterials like Richmond Road. Our streamlined drop-off procedures, flexible hours, and efficient communication systems respect your time. We also offer convenient online platforms for updates, bookings, and administrative tasks, fitting smoothly into your busy lifestyle.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b w:val="1"/>
          <w:bCs w:val="1"/>
        </w:rPr>
      </w:pPr>
      <w:r w:rsidDel="00000000" w:rsidR="00000000" w:rsidRPr="00000000">
        <w:rPr>
          <w:b w:val="1"/>
          <w:bCs w:val="1"/>
          <w:rtl w:val="0"/>
        </w:rPr>
        <w:t xml:space="preserve">What age groups do you accept?</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We provide premium early learning programs for children from 6 weeks to school age. Each age group has dedicated spaces and curricula designed for their developmental stage, so that every child receives age-appropriate challenges and support.</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b w:val="1"/>
          <w:bCs w:val="1"/>
        </w:rPr>
      </w:pPr>
      <w:r w:rsidDel="00000000" w:rsidR="00000000" w:rsidRPr="00000000">
        <w:rPr>
          <w:b w:val="1"/>
          <w:bCs w:val="1"/>
          <w:rtl w:val="0"/>
        </w:rPr>
        <w:t xml:space="preserve">How do you support school readiness?</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Our extensive school readiness program goes beyond academic basics. We focus on developing confident, curious learners who are socially, emotionally, and intellectually prepared for primary school. Regular assessments and parent partnerships achieve each child's progress at their highest pace.</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Don't wait. Enrolments for our 2026 and 2027 school readiness program are filling fast. Book your personalised tour today and find how we're redefining early childhood education in Grantham Farm. </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Experience firsthand why local families trust us to provide the exceptional start their children deserve in this thriving new community.</w:t>
      </w:r>
      <w:r w:rsidDel="00000000" w:rsidR="00000000" w:rsidRPr="00000000">
        <w:br w:type="page"/>
      </w:r>
      <w:r w:rsidDel="00000000" w:rsidR="00000000" w:rsidRPr="00000000">
        <w:rPr>
          <w:rtl w:val="0"/>
        </w:rPr>
      </w:r>
    </w:p>
    <w:p w:rsidR="00000000" w:rsidDel="00000000" w:rsidP="00000000" w:rsidRDefault="00000000" w:rsidRPr="00000000" w14:paraId="00000591">
      <w:pPr>
        <w:pStyle w:val="Heading1"/>
        <w:rPr>
          <w:b w:val="1"/>
          <w:bCs w:val="1"/>
        </w:rPr>
      </w:pPr>
      <w:bookmarkStart w:colFirst="0" w:colLast="0" w:name="_g4a41mlnfkl8" w:id="12"/>
      <w:bookmarkEnd w:id="12"/>
      <w:r w:rsidDel="00000000" w:rsidR="00000000" w:rsidRPr="00000000">
        <w:rPr>
          <w:b w:val="1"/>
          <w:bCs w:val="1"/>
          <w:rtl w:val="0"/>
        </w:rPr>
        <w:t xml:space="preserve">Page 13 </w:t>
      </w:r>
    </w:p>
    <w:p w:rsidR="00000000" w:rsidDel="00000000" w:rsidP="00000000" w:rsidRDefault="00000000" w:rsidRPr="00000000" w14:paraId="00000592">
      <w:pPr>
        <w:rPr>
          <w:b w:val="1"/>
          <w:bCs w:val="1"/>
        </w:rPr>
      </w:pPr>
      <w:r w:rsidDel="00000000" w:rsidR="00000000" w:rsidRPr="00000000">
        <w:rPr>
          <w:b w:val="1"/>
          <w:bCs w:val="1"/>
          <w:rtl w:val="0"/>
        </w:rPr>
        <w:t xml:space="preserve">URL: </w:t>
      </w:r>
      <w:hyperlink r:id="rId15">
        <w:r w:rsidDel="00000000" w:rsidR="00000000" w:rsidRPr="00000000">
          <w:rPr>
            <w:b w:val="1"/>
            <w:bCs w:val="1"/>
            <w:color w:val="1155cc"/>
            <w:u w:val="single"/>
            <w:rtl w:val="0"/>
          </w:rPr>
          <w:t xml:space="preserve">https://flourishelc.com.au/preschool-riverstone-nsw/</w:t>
        </w:r>
      </w:hyperlink>
      <w:r w:rsidDel="00000000" w:rsidR="00000000" w:rsidRPr="00000000">
        <w:rPr>
          <w:rtl w:val="0"/>
        </w:rPr>
      </w:r>
    </w:p>
    <w:p w:rsidR="00000000" w:rsidDel="00000000" w:rsidP="00000000" w:rsidRDefault="00000000" w:rsidRPr="00000000" w14:paraId="00000593">
      <w:pPr>
        <w:rPr>
          <w:b w:val="1"/>
          <w:bCs w:val="1"/>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Page Type: Location Page</w:t>
      </w:r>
    </w:p>
    <w:p w:rsidR="00000000" w:rsidDel="00000000" w:rsidP="00000000" w:rsidRDefault="00000000" w:rsidRPr="00000000" w14:paraId="00000595">
      <w:pPr>
        <w:rPr/>
      </w:pPr>
      <w:r w:rsidDel="00000000" w:rsidR="00000000" w:rsidRPr="00000000">
        <w:rPr>
          <w:rtl w:val="0"/>
        </w:rPr>
        <w:t xml:space="preserve">Content Type: New Content</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Keywords:</w:t>
      </w:r>
    </w:p>
    <w:p w:rsidR="00000000" w:rsidDel="00000000" w:rsidP="00000000" w:rsidRDefault="00000000" w:rsidRPr="00000000" w14:paraId="00000598">
      <w:pPr>
        <w:rPr>
          <w:b w:val="1"/>
          <w:bCs w:val="1"/>
        </w:rPr>
      </w:pPr>
      <w:r w:rsidDel="00000000" w:rsidR="00000000" w:rsidRPr="00000000">
        <w:rPr>
          <w:b w:val="1"/>
          <w:bCs w:val="1"/>
          <w:rtl w:val="0"/>
        </w:rPr>
        <w:t xml:space="preserve">Primary keyword: preschool near riverstone</w:t>
      </w:r>
    </w:p>
    <w:p w:rsidR="00000000" w:rsidDel="00000000" w:rsidP="00000000" w:rsidRDefault="00000000" w:rsidRPr="00000000" w14:paraId="00000599">
      <w:pPr>
        <w:rPr/>
      </w:pPr>
      <w:r w:rsidDel="00000000" w:rsidR="00000000" w:rsidRPr="00000000">
        <w:rPr>
          <w:rtl w:val="0"/>
        </w:rPr>
        <w:t xml:space="preserve">Secondary keywords: </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b w:val="1"/>
          <w:bCs w:val="1"/>
        </w:rPr>
      </w:pPr>
      <w:r w:rsidDel="00000000" w:rsidR="00000000" w:rsidRPr="00000000">
        <w:rPr>
          <w:b w:val="1"/>
          <w:bCs w:val="1"/>
          <w:rtl w:val="0"/>
        </w:rPr>
        <w:t xml:space="preserve">Content:</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Meta Title: Preschool Near Riverstone | Flourish ELC</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Meta Description: Looking for a preschool near Riverstone? Join our thriving early learning community. Secure your child's place today.</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b w:val="1"/>
          <w:bCs w:val="1"/>
        </w:rPr>
      </w:pPr>
      <w:r w:rsidDel="00000000" w:rsidR="00000000" w:rsidRPr="00000000">
        <w:rPr>
          <w:b w:val="1"/>
          <w:bCs w:val="1"/>
          <w:rtl w:val="0"/>
        </w:rPr>
        <w:t xml:space="preserve">H1: Preschool near Riverstone</w:t>
      </w:r>
    </w:p>
    <w:p w:rsidR="00000000" w:rsidDel="00000000" w:rsidP="00000000" w:rsidRDefault="00000000" w:rsidRPr="00000000" w14:paraId="000005A3">
      <w:pPr>
        <w:spacing w:after="240" w:before="240" w:lineRule="auto"/>
        <w:rPr/>
      </w:pPr>
      <w:r w:rsidDel="00000000" w:rsidR="00000000" w:rsidRPr="00000000">
        <w:rPr>
          <w:rtl w:val="0"/>
        </w:rPr>
        <w:t xml:space="preserve">Every child in Riverstone deserves a preschool that sets them up to thrive, and that's exactly what we've built. Our purpose-built centre combines structured, play-based school readiness programs with qualified educators who are genuinely invested in each child's growth, giving little ones the strongest possible start before they reach primary school.</w:t>
      </w:r>
    </w:p>
    <w:p w:rsidR="00000000" w:rsidDel="00000000" w:rsidP="00000000" w:rsidRDefault="00000000" w:rsidRPr="00000000" w14:paraId="000005A4">
      <w:pPr>
        <w:spacing w:after="240" w:before="240" w:lineRule="auto"/>
        <w:rPr/>
      </w:pPr>
      <w:r w:rsidDel="00000000" w:rsidR="00000000" w:rsidRPr="00000000">
        <w:rPr>
          <w:rtl w:val="0"/>
        </w:rPr>
        <w:t xml:space="preserve">We're also proud to be part of this community. As Riverstone continues to grow, we're here as a place where local families connect, where children make lifelong friends, and where parents feel supported every step of the way.</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b w:val="1"/>
          <w:bCs w:val="1"/>
        </w:rPr>
      </w:pPr>
      <w:r w:rsidDel="00000000" w:rsidR="00000000" w:rsidRPr="00000000">
        <w:rPr>
          <w:rtl w:val="0"/>
        </w:rPr>
      </w:r>
    </w:p>
    <w:p w:rsidR="00000000" w:rsidDel="00000000" w:rsidP="00000000" w:rsidRDefault="00000000" w:rsidRPr="00000000" w14:paraId="000005A7">
      <w:pPr>
        <w:rPr>
          <w:b w:val="1"/>
          <w:bCs w:val="1"/>
        </w:rPr>
      </w:pPr>
      <w:r w:rsidDel="00000000" w:rsidR="00000000" w:rsidRPr="00000000">
        <w:rPr>
          <w:b w:val="1"/>
          <w:bCs w:val="1"/>
          <w:rtl w:val="0"/>
        </w:rPr>
        <w:t xml:space="preserve">H2: Understanding Riverstone's Early Learning Challenges</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Long waitlists at quality centres leave many parents worrying about securing a place before primary school enrolments begin. Our centre addresses this directly by maintaining transparent enrolment processes and offering priority placement for families committed to our extensive school readiness program.</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We've built a community anchor where both children and parents can form lasting local connections. Our regular family events, parent workshops, and collaborative programs help transform neighbours into friends.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The daily commute from Riverstone to Sydney's business districts adds another layer of stress for working parents. You need confidence in your child's care during those long days away. Our extended hours, real-time communication app, and dedicated educator teams provide the peace of mind that allows you to focus on your work knowing your child thrives in a nurturing environment.</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Secure your child's place in our Riverstone community today</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b w:val="1"/>
          <w:bCs w:val="1"/>
        </w:rPr>
      </w:pPr>
      <w:r w:rsidDel="00000000" w:rsidR="00000000" w:rsidRPr="00000000">
        <w:rPr>
          <w:b w:val="1"/>
          <w:bCs w:val="1"/>
          <w:rtl w:val="0"/>
        </w:rPr>
        <w:t xml:space="preserve">H2: Purpose-Built Excellence for Western Sydney Families</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Our facility stands apart as a preschool near Riverstone that truly understands local needs. Every aspect of our centre reflects careful planning for Western Sydney's unique conditions. Our outdoor play areas feature wide-ranging UV-rated shade structures specifically engineered to combat the intense summer heat, making sure that children can check out and play safely throughout the year. Inside, our climate-controlled learning spaces maintain peak comfort with commercial-grade air conditioning systems.</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del w:author="Victor McMillan" w:id="22" w:date="2026-06-22T06:12:40Z">
        <w:r w:rsidDel="00000000" w:rsidR="00000000" w:rsidRPr="00000000">
          <w:rPr>
            <w:rtl w:val="0"/>
          </w:rPr>
          <w:delText xml:space="preserve">Compliance isn't just a checkbox for us, it's a commitment to excellence. Our centre meets and exceeds all requirements set by Local Council's Development Control Plans and the NSW State Environmental Planning Policy for Child Care Facilities. This meticulous attention to regulatory standards means your child learns in an environment that prioritises their safety, health, and development at every turn.</w:delText>
        </w:r>
      </w:del>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b w:val="1"/>
          <w:bCs w:val="1"/>
        </w:rPr>
      </w:pPr>
      <w:r w:rsidDel="00000000" w:rsidR="00000000" w:rsidRPr="00000000">
        <w:rPr>
          <w:rtl w:val="0"/>
        </w:rPr>
      </w:r>
    </w:p>
    <w:p w:rsidR="00000000" w:rsidDel="00000000" w:rsidP="00000000" w:rsidRDefault="00000000" w:rsidRPr="00000000" w14:paraId="000005B9">
      <w:pPr>
        <w:rPr>
          <w:b w:val="1"/>
          <w:bCs w:val="1"/>
        </w:rPr>
      </w:pPr>
      <w:r w:rsidDel="00000000" w:rsidR="00000000" w:rsidRPr="00000000">
        <w:rPr>
          <w:b w:val="1"/>
          <w:bCs w:val="1"/>
          <w:rtl w:val="0"/>
        </w:rPr>
        <w:t xml:space="preserve">H3: Modern Learning Spaces Designed for Success</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Our bright, purposefully designed classrooms reflect the same modern standards you've come to expect from your new Riverstone home. Each learning space features:</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numPr>
          <w:ilvl w:val="0"/>
          <w:numId w:val="66"/>
        </w:numPr>
        <w:ind w:left="720" w:hanging="360"/>
        <w:rPr>
          <w:u w:val="none"/>
        </w:rPr>
      </w:pPr>
      <w:r w:rsidDel="00000000" w:rsidR="00000000" w:rsidRPr="00000000">
        <w:rPr>
          <w:rtl w:val="0"/>
        </w:rPr>
        <w:t xml:space="preserve">Age-appropriate furniture and equipment supporting developmental milestones.</w:t>
      </w:r>
    </w:p>
    <w:p w:rsidR="00000000" w:rsidDel="00000000" w:rsidP="00000000" w:rsidRDefault="00000000" w:rsidRPr="00000000" w14:paraId="000005BE">
      <w:pPr>
        <w:numPr>
          <w:ilvl w:val="0"/>
          <w:numId w:val="66"/>
        </w:numPr>
        <w:ind w:left="720" w:hanging="360"/>
        <w:rPr>
          <w:u w:val="none"/>
        </w:rPr>
      </w:pPr>
      <w:r w:rsidDel="00000000" w:rsidR="00000000" w:rsidRPr="00000000">
        <w:rPr>
          <w:rtl w:val="0"/>
        </w:rPr>
        <w:t xml:space="preserve">Technology integration preparing children for 21st-century learning.</w:t>
      </w:r>
    </w:p>
    <w:p w:rsidR="00000000" w:rsidDel="00000000" w:rsidP="00000000" w:rsidRDefault="00000000" w:rsidRPr="00000000" w14:paraId="000005BF">
      <w:pPr>
        <w:numPr>
          <w:ilvl w:val="0"/>
          <w:numId w:val="66"/>
        </w:numPr>
        <w:ind w:left="720" w:hanging="360"/>
        <w:rPr>
          <w:u w:val="none"/>
        </w:rPr>
      </w:pPr>
      <w:r w:rsidDel="00000000" w:rsidR="00000000" w:rsidRPr="00000000">
        <w:rPr>
          <w:rtl w:val="0"/>
        </w:rPr>
        <w:t xml:space="preserve">Dedicated quiet areas for rest and reflection.</w:t>
      </w:r>
    </w:p>
    <w:p w:rsidR="00000000" w:rsidDel="00000000" w:rsidP="00000000" w:rsidRDefault="00000000" w:rsidRPr="00000000" w14:paraId="000005C0">
      <w:pPr>
        <w:numPr>
          <w:ilvl w:val="0"/>
          <w:numId w:val="66"/>
        </w:numPr>
        <w:ind w:left="720" w:hanging="360"/>
        <w:rPr>
          <w:u w:val="none"/>
        </w:rPr>
      </w:pPr>
      <w:r w:rsidDel="00000000" w:rsidR="00000000" w:rsidRPr="00000000">
        <w:rPr>
          <w:rtl w:val="0"/>
        </w:rPr>
        <w:t xml:space="preserve">Creative zones </w:t>
      </w:r>
      <w:r w:rsidDel="00000000" w:rsidR="00000000" w:rsidRPr="00000000">
        <w:rPr>
          <w:rtl w:val="0"/>
        </w:rPr>
        <w:t xml:space="preserve">encouraging</w:t>
      </w:r>
      <w:r w:rsidDel="00000000" w:rsidR="00000000" w:rsidRPr="00000000">
        <w:rPr>
          <w:rtl w:val="0"/>
        </w:rPr>
        <w:t xml:space="preserve"> artistic expression and imaginative play.</w:t>
      </w:r>
    </w:p>
    <w:p w:rsidR="00000000" w:rsidDel="00000000" w:rsidP="00000000" w:rsidRDefault="00000000" w:rsidRPr="00000000" w14:paraId="000005C1">
      <w:pPr>
        <w:numPr>
          <w:ilvl w:val="0"/>
          <w:numId w:val="66"/>
        </w:numPr>
        <w:ind w:left="720" w:hanging="360"/>
        <w:rPr>
          <w:u w:val="none"/>
        </w:rPr>
      </w:pPr>
      <w:r w:rsidDel="00000000" w:rsidR="00000000" w:rsidRPr="00000000">
        <w:rPr>
          <w:rtl w:val="0"/>
        </w:rPr>
        <w:t xml:space="preserve">STEM discovery corners fostering early scientific thinking.</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b w:val="1"/>
          <w:bCs w:val="1"/>
        </w:rPr>
      </w:pPr>
      <w:r w:rsidDel="00000000" w:rsidR="00000000" w:rsidRPr="00000000">
        <w:rPr>
          <w:b w:val="1"/>
          <w:bCs w:val="1"/>
          <w:rtl w:val="0"/>
        </w:rPr>
        <w:t xml:space="preserve">H3: School Readiness Program</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Our teachers design activities and experiences aimed at developing and extending each child’s thinking, skills, interests and abilities. We build on foundational skills with focus areas including writing, science and mathematics, through play-based programs based and focussed on children’s interests. Children’s interests may be existing or develop through topics and concepts which we introduce.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Outcomes we aim to have graduates confident in include:</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numPr>
          <w:ilvl w:val="0"/>
          <w:numId w:val="76"/>
        </w:numPr>
        <w:ind w:left="720" w:hanging="360"/>
        <w:rPr>
          <w:u w:val="none"/>
        </w:rPr>
      </w:pPr>
      <w:r w:rsidDel="00000000" w:rsidR="00000000" w:rsidRPr="00000000">
        <w:rPr>
          <w:rtl w:val="0"/>
        </w:rPr>
        <w:t xml:space="preserve">Language</w:t>
      </w:r>
    </w:p>
    <w:p w:rsidR="00000000" w:rsidDel="00000000" w:rsidP="00000000" w:rsidRDefault="00000000" w:rsidRPr="00000000" w14:paraId="000005CB">
      <w:pPr>
        <w:numPr>
          <w:ilvl w:val="0"/>
          <w:numId w:val="76"/>
        </w:numPr>
        <w:ind w:left="720" w:hanging="360"/>
        <w:rPr>
          <w:u w:val="none"/>
        </w:rPr>
      </w:pPr>
      <w:r w:rsidDel="00000000" w:rsidR="00000000" w:rsidRPr="00000000">
        <w:rPr>
          <w:rtl w:val="0"/>
        </w:rPr>
        <w:t xml:space="preserve">Independence</w:t>
      </w:r>
    </w:p>
    <w:p w:rsidR="00000000" w:rsidDel="00000000" w:rsidP="00000000" w:rsidRDefault="00000000" w:rsidRPr="00000000" w14:paraId="000005CC">
      <w:pPr>
        <w:numPr>
          <w:ilvl w:val="0"/>
          <w:numId w:val="76"/>
        </w:numPr>
        <w:ind w:left="720" w:hanging="360"/>
        <w:rPr>
          <w:u w:val="none"/>
        </w:rPr>
      </w:pPr>
      <w:r w:rsidDel="00000000" w:rsidR="00000000" w:rsidRPr="00000000">
        <w:rPr>
          <w:rtl w:val="0"/>
        </w:rPr>
        <w:t xml:space="preserve">Mathematics</w:t>
      </w:r>
    </w:p>
    <w:p w:rsidR="00000000" w:rsidDel="00000000" w:rsidP="00000000" w:rsidRDefault="00000000" w:rsidRPr="00000000" w14:paraId="000005CD">
      <w:pPr>
        <w:numPr>
          <w:ilvl w:val="0"/>
          <w:numId w:val="76"/>
        </w:numPr>
        <w:ind w:left="720" w:hanging="360"/>
        <w:rPr>
          <w:u w:val="none"/>
        </w:rPr>
      </w:pPr>
      <w:r w:rsidDel="00000000" w:rsidR="00000000" w:rsidRPr="00000000">
        <w:rPr>
          <w:rtl w:val="0"/>
        </w:rPr>
        <w:t xml:space="preserve">Social &amp; Emotional</w:t>
      </w:r>
    </w:p>
    <w:p w:rsidR="00000000" w:rsidDel="00000000" w:rsidP="00000000" w:rsidRDefault="00000000" w:rsidRPr="00000000" w14:paraId="000005CE">
      <w:pPr>
        <w:numPr>
          <w:ilvl w:val="0"/>
          <w:numId w:val="76"/>
        </w:numPr>
        <w:ind w:left="720" w:hanging="360"/>
        <w:rPr>
          <w:u w:val="none"/>
        </w:rPr>
      </w:pPr>
      <w:r w:rsidDel="00000000" w:rsidR="00000000" w:rsidRPr="00000000">
        <w:rPr>
          <w:rtl w:val="0"/>
        </w:rPr>
        <w:t xml:space="preserve">Fine Motor Skills</w:t>
      </w:r>
    </w:p>
    <w:p w:rsidR="00000000" w:rsidDel="00000000" w:rsidP="00000000" w:rsidRDefault="00000000" w:rsidRPr="00000000" w14:paraId="000005CF">
      <w:pPr>
        <w:numPr>
          <w:ilvl w:val="0"/>
          <w:numId w:val="76"/>
        </w:numPr>
        <w:ind w:left="720" w:hanging="360"/>
        <w:rPr>
          <w:u w:val="none"/>
        </w:rPr>
      </w:pPr>
      <w:r w:rsidDel="00000000" w:rsidR="00000000" w:rsidRPr="00000000">
        <w:rPr>
          <w:rtl w:val="0"/>
        </w:rPr>
        <w:t xml:space="preserve">Music and Movement</w:t>
      </w:r>
    </w:p>
    <w:p w:rsidR="00000000" w:rsidDel="00000000" w:rsidP="00000000" w:rsidRDefault="00000000" w:rsidRPr="00000000" w14:paraId="000005D0">
      <w:pPr>
        <w:numPr>
          <w:ilvl w:val="0"/>
          <w:numId w:val="76"/>
        </w:numPr>
        <w:ind w:left="720" w:hanging="360"/>
        <w:rPr>
          <w:u w:val="none"/>
        </w:rPr>
      </w:pPr>
      <w:r w:rsidDel="00000000" w:rsidR="00000000" w:rsidRPr="00000000">
        <w:rPr>
          <w:rtl w:val="0"/>
        </w:rPr>
        <w:t xml:space="preserve">Social Justice</w:t>
      </w:r>
    </w:p>
    <w:p w:rsidR="00000000" w:rsidDel="00000000" w:rsidP="00000000" w:rsidRDefault="00000000" w:rsidRPr="00000000" w14:paraId="000005D1">
      <w:pPr>
        <w:numPr>
          <w:ilvl w:val="0"/>
          <w:numId w:val="76"/>
        </w:numPr>
        <w:ind w:left="720" w:hanging="360"/>
        <w:rPr>
          <w:u w:val="none"/>
        </w:rPr>
      </w:pPr>
      <w:r w:rsidDel="00000000" w:rsidR="00000000" w:rsidRPr="00000000">
        <w:rPr>
          <w:rtl w:val="0"/>
        </w:rPr>
        <w:t xml:space="preserve">Health</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We welcome you to book a tour and speak with your Flourish ELC teacher about our School Readiness Program.</w:t>
      </w:r>
    </w:p>
    <w:p w:rsidR="00000000" w:rsidDel="00000000" w:rsidP="00000000" w:rsidRDefault="00000000" w:rsidRPr="00000000" w14:paraId="000005D4">
      <w:pPr>
        <w:rPr>
          <w:b w:val="1"/>
          <w:bCs w:val="1"/>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5D7">
      <w:pPr>
        <w:numPr>
          <w:ilvl w:val="0"/>
          <w:numId w:val="48"/>
        </w:numPr>
        <w:spacing w:after="0" w:afterAutospacing="0" w:before="24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5D8">
      <w:pPr>
        <w:numPr>
          <w:ilvl w:val="0"/>
          <w:numId w:val="48"/>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5D9">
      <w:pPr>
        <w:numPr>
          <w:ilvl w:val="0"/>
          <w:numId w:val="48"/>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5DA">
      <w:pPr>
        <w:numPr>
          <w:ilvl w:val="0"/>
          <w:numId w:val="48"/>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5DB">
      <w:pPr>
        <w:numPr>
          <w:ilvl w:val="0"/>
          <w:numId w:val="48"/>
        </w:numPr>
        <w:spacing w:after="24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b w:val="1"/>
          <w:bCs w:val="1"/>
        </w:rPr>
      </w:pPr>
      <w:r w:rsidDel="00000000" w:rsidR="00000000" w:rsidRPr="00000000">
        <w:rPr>
          <w:b w:val="1"/>
          <w:bCs w:val="1"/>
          <w:rtl w:val="0"/>
        </w:rPr>
        <w:t xml:space="preserve">H2: Why Choose Us for Preschool near Riverstone?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numPr>
          <w:ilvl w:val="0"/>
          <w:numId w:val="4"/>
        </w:numPr>
        <w:ind w:left="720" w:hanging="360"/>
      </w:pPr>
      <w:r w:rsidDel="00000000" w:rsidR="00000000" w:rsidRPr="00000000">
        <w:rPr>
          <w:b w:val="1"/>
          <w:bCs w:val="1"/>
          <w:rtl w:val="0"/>
        </w:rPr>
        <w:t xml:space="preserve">School Readiness Program</w:t>
      </w:r>
      <w:r w:rsidDel="00000000" w:rsidR="00000000" w:rsidRPr="00000000">
        <w:rPr>
          <w:rtl w:val="0"/>
        </w:rPr>
        <w:t xml:space="preserve">: We build language, mathematics, independence, fine motor and social-emotional skills, ready for a confident transition to primary school.</w:t>
      </w:r>
    </w:p>
    <w:p w:rsidR="00000000" w:rsidDel="00000000" w:rsidP="00000000" w:rsidRDefault="00000000" w:rsidRPr="00000000" w14:paraId="000005E0">
      <w:pPr>
        <w:numPr>
          <w:ilvl w:val="0"/>
          <w:numId w:val="4"/>
        </w:numPr>
        <w:ind w:left="720" w:hanging="360"/>
      </w:pPr>
      <w:r w:rsidDel="00000000" w:rsidR="00000000" w:rsidRPr="00000000">
        <w:rPr>
          <w:b w:val="1"/>
          <w:bCs w:val="1"/>
          <w:rtl w:val="0"/>
        </w:rPr>
        <w:t xml:space="preserve">STEM &amp; Creative Arts</w:t>
      </w:r>
      <w:r w:rsidDel="00000000" w:rsidR="00000000" w:rsidRPr="00000000">
        <w:rPr>
          <w:rtl w:val="0"/>
        </w:rPr>
        <w:t xml:space="preserve">: Hands-on experiments, construction projects, music and art that spark imagination and problem-solving.</w:t>
      </w:r>
    </w:p>
    <w:p w:rsidR="00000000" w:rsidDel="00000000" w:rsidP="00000000" w:rsidRDefault="00000000" w:rsidRPr="00000000" w14:paraId="000005E1">
      <w:pPr>
        <w:numPr>
          <w:ilvl w:val="0"/>
          <w:numId w:val="4"/>
        </w:numPr>
        <w:ind w:left="720" w:hanging="360"/>
      </w:pPr>
      <w:r w:rsidDel="00000000" w:rsidR="00000000" w:rsidRPr="00000000">
        <w:rPr>
          <w:b w:val="1"/>
          <w:bCs w:val="1"/>
          <w:rtl w:val="0"/>
        </w:rPr>
        <w:t xml:space="preserve">Sustainability &amp; Cultural Education</w:t>
      </w:r>
      <w:r w:rsidDel="00000000" w:rsidR="00000000" w:rsidRPr="00000000">
        <w:rPr>
          <w:rtl w:val="0"/>
        </w:rPr>
        <w:t xml:space="preserve">: Garden-to-plate initiatives, recycling projects and celebration of Aboriginal, Torres Strait Islander and world cultures.</w:t>
      </w:r>
    </w:p>
    <w:p w:rsidR="00000000" w:rsidDel="00000000" w:rsidP="00000000" w:rsidRDefault="00000000" w:rsidRPr="00000000" w14:paraId="000005E2">
      <w:pPr>
        <w:numPr>
          <w:ilvl w:val="0"/>
          <w:numId w:val="4"/>
        </w:numPr>
        <w:ind w:left="720" w:hanging="360"/>
      </w:pPr>
      <w:r w:rsidDel="00000000" w:rsidR="00000000" w:rsidRPr="00000000">
        <w:rPr>
          <w:b w:val="1"/>
          <w:bCs w:val="1"/>
          <w:rtl w:val="0"/>
        </w:rPr>
        <w:t xml:space="preserve">Healthy Eating &amp; Nutrition</w:t>
      </w:r>
      <w:r w:rsidDel="00000000" w:rsidR="00000000" w:rsidRPr="00000000">
        <w:rPr>
          <w:rtl w:val="0"/>
        </w:rPr>
        <w:t xml:space="preserve">: In-house chefs supporting positive food habits and lifelong wellbeing.</w:t>
      </w:r>
    </w:p>
    <w:p w:rsidR="00000000" w:rsidDel="00000000" w:rsidP="00000000" w:rsidRDefault="00000000" w:rsidRPr="00000000" w14:paraId="000005E3">
      <w:pPr>
        <w:numPr>
          <w:ilvl w:val="0"/>
          <w:numId w:val="4"/>
        </w:numPr>
        <w:ind w:left="720" w:hanging="360"/>
      </w:pPr>
      <w:r w:rsidDel="00000000" w:rsidR="00000000" w:rsidRPr="00000000">
        <w:rPr>
          <w:b w:val="1"/>
          <w:bCs w:val="1"/>
          <w:rtl w:val="0"/>
        </w:rPr>
        <w:t xml:space="preserve">Family Partnership</w:t>
      </w:r>
      <w:r w:rsidDel="00000000" w:rsidR="00000000" w:rsidRPr="00000000">
        <w:rPr>
          <w:rtl w:val="0"/>
        </w:rPr>
        <w:t xml:space="preserve">: An interactive app keeping you connected to your child's day, every day.</w:t>
      </w:r>
    </w:p>
    <w:p w:rsidR="00000000" w:rsidDel="00000000" w:rsidP="00000000" w:rsidRDefault="00000000" w:rsidRPr="00000000" w14:paraId="000005E4">
      <w:pPr>
        <w:numPr>
          <w:ilvl w:val="0"/>
          <w:numId w:val="4"/>
        </w:numPr>
        <w:ind w:left="720" w:hanging="360"/>
      </w:pPr>
      <w:r w:rsidDel="00000000" w:rsidR="00000000" w:rsidRPr="00000000">
        <w:rPr>
          <w:b w:val="1"/>
          <w:bCs w:val="1"/>
          <w:rtl w:val="0"/>
        </w:rPr>
        <w:t xml:space="preserve">Trusted Compliance</w:t>
      </w:r>
      <w:r w:rsidDel="00000000" w:rsidR="00000000" w:rsidRPr="00000000">
        <w:rPr>
          <w:rtl w:val="0"/>
        </w:rPr>
        <w:t xml:space="preserve">: $20 million Public Liability cover, fully First Aid-trained staff and adherence to the Education and Care Services National Law.</w:t>
      </w:r>
    </w:p>
    <w:p w:rsidR="00000000" w:rsidDel="00000000" w:rsidP="00000000" w:rsidRDefault="00000000" w:rsidRPr="00000000" w14:paraId="000005E5">
      <w:pPr>
        <w:numPr>
          <w:ilvl w:val="0"/>
          <w:numId w:val="4"/>
        </w:numPr>
        <w:ind w:left="720" w:hanging="360"/>
      </w:pPr>
      <w:r w:rsidDel="00000000" w:rsidR="00000000" w:rsidRPr="00000000">
        <w:rPr>
          <w:b w:val="1"/>
          <w:bCs w:val="1"/>
          <w:rtl w:val="0"/>
        </w:rPr>
        <w:t xml:space="preserve">Reflective Practice:</w:t>
      </w:r>
      <w:r w:rsidDel="00000000" w:rsidR="00000000" w:rsidRPr="00000000">
        <w:rPr>
          <w:rtl w:val="0"/>
        </w:rPr>
        <w:t xml:space="preserve"> Educators committed to ongoing learning, the Child Safe Code of Conduct and robust centre-wide governance.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b w:val="1"/>
          <w:bCs w:val="1"/>
        </w:rPr>
      </w:pPr>
      <w:r w:rsidDel="00000000" w:rsidR="00000000" w:rsidRPr="00000000">
        <w:rPr>
          <w:b w:val="1"/>
          <w:bCs w:val="1"/>
          <w:rtl w:val="0"/>
        </w:rPr>
        <w:t xml:space="preserve">What makes your preschool different from others near Riverstone?</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Our centre is specifically designed for Riverstone's growing community, with programs addressing local families' unique needs. From extended hours supporting commuter parents to community-building initiatives for new residents, every aspect reflects our deep local understanding.</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b w:val="1"/>
          <w:bCs w:val="1"/>
        </w:rPr>
      </w:pPr>
      <w:r w:rsidDel="00000000" w:rsidR="00000000" w:rsidRPr="00000000">
        <w:rPr>
          <w:b w:val="1"/>
          <w:bCs w:val="1"/>
          <w:rtl w:val="0"/>
        </w:rPr>
        <w:t xml:space="preserve">How early should I enrol my child?</w:t>
      </w:r>
    </w:p>
    <w:p w:rsidR="00000000" w:rsidDel="00000000" w:rsidP="00000000" w:rsidRDefault="00000000" w:rsidRPr="00000000" w14:paraId="000005EF">
      <w:pPr>
        <w:rPr>
          <w:b w:val="1"/>
          <w:bCs w:val="1"/>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W</w:t>
      </w:r>
      <w:r w:rsidDel="00000000" w:rsidR="00000000" w:rsidRPr="00000000">
        <w:rPr>
          <w:rtl w:val="0"/>
        </w:rPr>
        <w:t xml:space="preserve">e recommend enquiring as soon as you're considering preschool. Many families secure places 6-12 months in advance, particularly for our extensive school readiness program.</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b w:val="1"/>
          <w:bCs w:val="1"/>
        </w:rPr>
      </w:pPr>
      <w:r w:rsidDel="00000000" w:rsidR="00000000" w:rsidRPr="00000000">
        <w:rPr>
          <w:b w:val="1"/>
          <w:bCs w:val="1"/>
          <w:rtl w:val="0"/>
        </w:rPr>
        <w:t xml:space="preserve">Do you offer programs for children with additional needs?</w:t>
      </w:r>
    </w:p>
    <w:p w:rsidR="00000000" w:rsidDel="00000000" w:rsidP="00000000" w:rsidRDefault="00000000" w:rsidRPr="00000000" w14:paraId="000005F3">
      <w:pPr>
        <w:rPr>
          <w:b w:val="1"/>
          <w:bCs w:val="1"/>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Absolutely. Our inclusive approach confirms all children receive appropriate support. We work with specialist services and families to create individual learning plans that address specific developmental requirements.</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b w:val="1"/>
          <w:bCs w:val="1"/>
        </w:rPr>
      </w:pPr>
      <w:r w:rsidDel="00000000" w:rsidR="00000000" w:rsidRPr="00000000">
        <w:rPr>
          <w:b w:val="1"/>
          <w:bCs w:val="1"/>
          <w:rtl w:val="0"/>
        </w:rPr>
        <w:t xml:space="preserve">What are your hours of operation?</w:t>
      </w:r>
    </w:p>
    <w:p w:rsidR="00000000" w:rsidDel="00000000" w:rsidP="00000000" w:rsidRDefault="00000000" w:rsidRPr="00000000" w14:paraId="000005F7">
      <w:pPr>
        <w:rPr>
          <w:b w:val="1"/>
          <w:bCs w:val="1"/>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We offer extended hours designed for commuter families, with early morning drop-off and late afternoon pick-up options. Our flexible scheduling helps you balance work commitments with your child's early learning needs.</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b w:val="1"/>
          <w:bCs w:val="1"/>
        </w:rPr>
      </w:pPr>
      <w:r w:rsidDel="00000000" w:rsidR="00000000" w:rsidRPr="00000000">
        <w:rPr>
          <w:b w:val="1"/>
          <w:bCs w:val="1"/>
          <w:rtl w:val="0"/>
        </w:rPr>
        <w:t xml:space="preserve">How do you teach STEM to preschoolers?</w:t>
      </w:r>
    </w:p>
    <w:p w:rsidR="00000000" w:rsidDel="00000000" w:rsidP="00000000" w:rsidRDefault="00000000" w:rsidRPr="00000000" w14:paraId="000005FB">
      <w:pPr>
        <w:rPr>
          <w:b w:val="1"/>
          <w:bCs w:val="1"/>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STEM is integrated through play, such as building bridges with blocks to learn engineering, or observing rain gauges in our garden to explore basic meteorology and science.</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b w:val="1"/>
          <w:bCs w:val="1"/>
        </w:rPr>
      </w:pPr>
      <w:r w:rsidDel="00000000" w:rsidR="00000000" w:rsidRPr="00000000">
        <w:rPr>
          <w:b w:val="1"/>
          <w:bCs w:val="1"/>
          <w:rtl w:val="0"/>
        </w:rPr>
        <w:t xml:space="preserve">What is the notice period for withdrawing a child?</w:t>
      </w:r>
    </w:p>
    <w:p w:rsidR="00000000" w:rsidDel="00000000" w:rsidP="00000000" w:rsidRDefault="00000000" w:rsidRPr="00000000" w14:paraId="000005FF">
      <w:pPr>
        <w:rPr>
          <w:b w:val="1"/>
          <w:bCs w:val="1"/>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We require four weeks' written notice for the withdrawal of a child or a permanent reduction in the number of enrolled days.</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b w:val="1"/>
          <w:bCs w:val="1"/>
        </w:rPr>
      </w:pPr>
      <w:r w:rsidDel="00000000" w:rsidR="00000000" w:rsidRPr="00000000">
        <w:rPr>
          <w:b w:val="1"/>
          <w:bCs w:val="1"/>
          <w:rtl w:val="0"/>
        </w:rPr>
        <w:t xml:space="preserve">Do you offer sibling discounts?</w:t>
      </w:r>
    </w:p>
    <w:p w:rsidR="00000000" w:rsidDel="00000000" w:rsidP="00000000" w:rsidRDefault="00000000" w:rsidRPr="00000000" w14:paraId="00000603">
      <w:pPr>
        <w:rPr>
          <w:b w:val="1"/>
          <w:bCs w:val="1"/>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We recommend speaking with our Centre Director regarding current fee structures and any available discounts for families with multiple children enrolled.</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b w:val="1"/>
          <w:bCs w:val="1"/>
        </w:rPr>
      </w:pPr>
      <w:r w:rsidDel="00000000" w:rsidR="00000000" w:rsidRPr="00000000">
        <w:rPr>
          <w:b w:val="1"/>
          <w:bCs w:val="1"/>
          <w:rtl w:val="0"/>
        </w:rPr>
        <w:t xml:space="preserve">How do you prepare children for primary school?</w:t>
      </w:r>
    </w:p>
    <w:p w:rsidR="00000000" w:rsidDel="00000000" w:rsidP="00000000" w:rsidRDefault="00000000" w:rsidRPr="00000000" w14:paraId="00000607">
      <w:pPr>
        <w:rPr>
          <w:b w:val="1"/>
          <w:bCs w:val="1"/>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Our school readiness program focuses on academic foundations, social skills, emotional regulation, and independence. We maintain strong relationships with local primary schools so that our preparation aligns with their expectations.</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b w:val="1"/>
          <w:bCs w:val="1"/>
        </w:rPr>
      </w:pPr>
      <w:r w:rsidDel="00000000" w:rsidR="00000000" w:rsidRPr="00000000">
        <w:rPr>
          <w:rtl w:val="0"/>
        </w:rPr>
      </w:r>
    </w:p>
    <w:p w:rsidR="00000000" w:rsidDel="00000000" w:rsidP="00000000" w:rsidRDefault="00000000" w:rsidRPr="00000000" w14:paraId="0000060B">
      <w:pPr>
        <w:rPr>
          <w:b w:val="1"/>
          <w:bCs w:val="1"/>
        </w:rPr>
      </w:pPr>
      <w:r w:rsidDel="00000000" w:rsidR="00000000" w:rsidRPr="00000000">
        <w:rPr>
          <w:b w:val="1"/>
          <w:bCs w:val="1"/>
          <w:rtl w:val="0"/>
        </w:rPr>
        <w:t xml:space="preserve">H2: Invest in Your Child's Future Today</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Don't let the pressure of limited places and growing waitlists delay this crucial decision. With primary school enrolments approaching and demand continually increasing, securing your child's place now confirms they receive the preparation and support they deserve.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Contact us to secure your child's place today</w:t>
      </w:r>
      <w:r w:rsidDel="00000000" w:rsidR="00000000" w:rsidRPr="00000000">
        <w:br w:type="page"/>
      </w:r>
      <w:r w:rsidDel="00000000" w:rsidR="00000000" w:rsidRPr="00000000">
        <w:rPr>
          <w:rtl w:val="0"/>
        </w:rPr>
      </w:r>
    </w:p>
    <w:p w:rsidR="00000000" w:rsidDel="00000000" w:rsidP="00000000" w:rsidRDefault="00000000" w:rsidRPr="00000000" w14:paraId="00000610">
      <w:pPr>
        <w:pStyle w:val="Heading1"/>
        <w:rPr>
          <w:b w:val="1"/>
          <w:bCs w:val="1"/>
        </w:rPr>
      </w:pPr>
      <w:bookmarkStart w:colFirst="0" w:colLast="0" w:name="_g4f9qjucgbmy" w:id="13"/>
      <w:bookmarkEnd w:id="13"/>
      <w:r w:rsidDel="00000000" w:rsidR="00000000" w:rsidRPr="00000000">
        <w:rPr>
          <w:b w:val="1"/>
          <w:bCs w:val="1"/>
          <w:rtl w:val="0"/>
        </w:rPr>
        <w:t xml:space="preserve">Page 14 </w:t>
      </w:r>
    </w:p>
    <w:p w:rsidR="00000000" w:rsidDel="00000000" w:rsidP="00000000" w:rsidRDefault="00000000" w:rsidRPr="00000000" w14:paraId="00000611">
      <w:pPr>
        <w:rPr>
          <w:b w:val="1"/>
          <w:bCs w:val="1"/>
        </w:rPr>
      </w:pPr>
      <w:r w:rsidDel="00000000" w:rsidR="00000000" w:rsidRPr="00000000">
        <w:rPr>
          <w:b w:val="1"/>
          <w:bCs w:val="1"/>
          <w:rtl w:val="0"/>
        </w:rPr>
        <w:t xml:space="preserve">URL: </w:t>
      </w:r>
      <w:hyperlink r:id="rId16">
        <w:r w:rsidDel="00000000" w:rsidR="00000000" w:rsidRPr="00000000">
          <w:rPr>
            <w:b w:val="1"/>
            <w:bCs w:val="1"/>
            <w:color w:val="1155cc"/>
            <w:u w:val="single"/>
            <w:rtl w:val="0"/>
          </w:rPr>
          <w:t xml:space="preserve">https://flourishelc.com.au/preschool-mulgrave-nsw/</w:t>
        </w:r>
      </w:hyperlink>
      <w:r w:rsidDel="00000000" w:rsidR="00000000" w:rsidRPr="00000000">
        <w:rPr>
          <w:rtl w:val="0"/>
        </w:rPr>
      </w:r>
    </w:p>
    <w:p w:rsidR="00000000" w:rsidDel="00000000" w:rsidP="00000000" w:rsidRDefault="00000000" w:rsidRPr="00000000" w14:paraId="00000612">
      <w:pPr>
        <w:rPr>
          <w:b w:val="1"/>
          <w:bCs w:val="1"/>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Page Type: Location Page</w:t>
      </w:r>
    </w:p>
    <w:p w:rsidR="00000000" w:rsidDel="00000000" w:rsidP="00000000" w:rsidRDefault="00000000" w:rsidRPr="00000000" w14:paraId="00000614">
      <w:pPr>
        <w:rPr/>
      </w:pPr>
      <w:r w:rsidDel="00000000" w:rsidR="00000000" w:rsidRPr="00000000">
        <w:rPr>
          <w:rtl w:val="0"/>
        </w:rPr>
        <w:t xml:space="preserve">Content Type: New Content</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Keywords:</w:t>
      </w:r>
    </w:p>
    <w:p w:rsidR="00000000" w:rsidDel="00000000" w:rsidP="00000000" w:rsidRDefault="00000000" w:rsidRPr="00000000" w14:paraId="00000617">
      <w:pPr>
        <w:rPr>
          <w:b w:val="1"/>
          <w:bCs w:val="1"/>
        </w:rPr>
      </w:pPr>
      <w:r w:rsidDel="00000000" w:rsidR="00000000" w:rsidRPr="00000000">
        <w:rPr>
          <w:b w:val="1"/>
          <w:bCs w:val="1"/>
          <w:rtl w:val="0"/>
        </w:rPr>
        <w:t xml:space="preserve">Primary keyword: preschool near mulgrave</w:t>
      </w:r>
    </w:p>
    <w:p w:rsidR="00000000" w:rsidDel="00000000" w:rsidP="00000000" w:rsidRDefault="00000000" w:rsidRPr="00000000" w14:paraId="00000618">
      <w:pPr>
        <w:rPr/>
      </w:pPr>
      <w:r w:rsidDel="00000000" w:rsidR="00000000" w:rsidRPr="00000000">
        <w:rPr>
          <w:rtl w:val="0"/>
        </w:rPr>
        <w:t xml:space="preserve">Secondary keywords: </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b w:val="1"/>
          <w:bCs w:val="1"/>
        </w:rPr>
      </w:pPr>
      <w:r w:rsidDel="00000000" w:rsidR="00000000" w:rsidRPr="00000000">
        <w:rPr>
          <w:b w:val="1"/>
          <w:bCs w:val="1"/>
          <w:rtl w:val="0"/>
        </w:rPr>
        <w:t xml:space="preserve">Content:</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Meta Title: Preschool Near Mulgrave NSW | Flourish ELC</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Meta Description: Looking for a preschool near Mulgrave? Flourish ELC offers exceptional early childhood education with qualified educators, play-based learning and flexible hours for busy families.</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b w:val="1"/>
          <w:bCs w:val="1"/>
        </w:rPr>
      </w:pPr>
      <w:r w:rsidDel="00000000" w:rsidR="00000000" w:rsidRPr="00000000">
        <w:rPr>
          <w:b w:val="1"/>
          <w:bCs w:val="1"/>
          <w:rtl w:val="0"/>
        </w:rPr>
        <w:t xml:space="preserve">H1: Preschool Near Mulgrave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Searching for a preschool near Mulgrave? Flourish ELC is a nurturing early learning environment where children thrive through play-based education and individualised care. </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Our modern purpose-built facility offers more than just childcare. Led by dedicated early childhood educators, we create a foundation for lifelong learning through innovative programs that spark curiosity and build confidence in every child.</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Contact our friendly team now to learn more.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b w:val="1"/>
          <w:bCs w:val="1"/>
        </w:rPr>
      </w:pPr>
      <w:r w:rsidDel="00000000" w:rsidR="00000000" w:rsidRPr="00000000">
        <w:rPr>
          <w:b w:val="1"/>
          <w:bCs w:val="1"/>
          <w:rtl w:val="0"/>
        </w:rPr>
        <w:t xml:space="preserve">H2: Understanding Your Family's Early Education Needs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b w:val="1"/>
          <w:bCs w:val="1"/>
        </w:rPr>
      </w:pPr>
      <w:r w:rsidDel="00000000" w:rsidR="00000000" w:rsidRPr="00000000">
        <w:rPr>
          <w:b w:val="1"/>
          <w:bCs w:val="1"/>
          <w:rtl w:val="0"/>
        </w:rPr>
        <w:t xml:space="preserve">H3: Balancing Work Commitments with Quality Care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Modern families need reliable, high-quality preschool options that align with demanding schedules. Flourish ELC offers extended operating hours and flexible attendance options to support working parents. Our programs run from early morning to evening, making sure you can focus on your career knowing your child engages in meaningful learning experiences.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We understand the importance of consistent routines for both children and parents. Our industry experts maintain structured daily schedules that include: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numPr>
          <w:ilvl w:val="0"/>
          <w:numId w:val="33"/>
        </w:numPr>
        <w:ind w:left="720" w:hanging="360"/>
        <w:rPr>
          <w:u w:val="none"/>
        </w:rPr>
      </w:pPr>
      <w:r w:rsidDel="00000000" w:rsidR="00000000" w:rsidRPr="00000000">
        <w:rPr>
          <w:rtl w:val="0"/>
        </w:rPr>
        <w:t xml:space="preserve">Educational activities.</w:t>
      </w:r>
    </w:p>
    <w:p w:rsidR="00000000" w:rsidDel="00000000" w:rsidP="00000000" w:rsidRDefault="00000000" w:rsidRPr="00000000" w14:paraId="00000633">
      <w:pPr>
        <w:numPr>
          <w:ilvl w:val="0"/>
          <w:numId w:val="33"/>
        </w:numPr>
        <w:ind w:left="720" w:hanging="360"/>
        <w:rPr>
          <w:u w:val="none"/>
        </w:rPr>
      </w:pPr>
      <w:r w:rsidDel="00000000" w:rsidR="00000000" w:rsidRPr="00000000">
        <w:rPr>
          <w:rtl w:val="0"/>
        </w:rPr>
        <w:t xml:space="preserve">Outdoor play.</w:t>
      </w:r>
    </w:p>
    <w:p w:rsidR="00000000" w:rsidDel="00000000" w:rsidP="00000000" w:rsidRDefault="00000000" w:rsidRPr="00000000" w14:paraId="00000634">
      <w:pPr>
        <w:numPr>
          <w:ilvl w:val="0"/>
          <w:numId w:val="33"/>
        </w:numPr>
        <w:ind w:left="720" w:hanging="360"/>
        <w:rPr>
          <w:u w:val="none"/>
        </w:rPr>
      </w:pPr>
      <w:r w:rsidDel="00000000" w:rsidR="00000000" w:rsidRPr="00000000">
        <w:rPr>
          <w:rtl w:val="0"/>
        </w:rPr>
        <w:t xml:space="preserve">Creative arts.</w:t>
      </w:r>
    </w:p>
    <w:p w:rsidR="00000000" w:rsidDel="00000000" w:rsidP="00000000" w:rsidRDefault="00000000" w:rsidRPr="00000000" w14:paraId="00000635">
      <w:pPr>
        <w:numPr>
          <w:ilvl w:val="0"/>
          <w:numId w:val="33"/>
        </w:numPr>
        <w:ind w:left="720" w:hanging="360"/>
        <w:rPr>
          <w:u w:val="none"/>
        </w:rPr>
      </w:pPr>
      <w:r w:rsidDel="00000000" w:rsidR="00000000" w:rsidRPr="00000000">
        <w:rPr>
          <w:rtl w:val="0"/>
        </w:rPr>
        <w:t xml:space="preserve">Rest periods.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All these elements prepare children for their transition to formal schooling.</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b w:val="1"/>
          <w:bCs w:val="1"/>
        </w:rPr>
      </w:pPr>
      <w:r w:rsidDel="00000000" w:rsidR="00000000" w:rsidRPr="00000000">
        <w:rPr>
          <w:b w:val="1"/>
          <w:bCs w:val="1"/>
          <w:rtl w:val="0"/>
        </w:rPr>
        <w:t xml:space="preserve">H3: STEM Learning</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Through hands-on experiments, construction projects and interactive technology, children explore science, mathematical thinking and engineering principles. Curiosity, critical thinking and problem-solving are encouraged at every turn.</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b w:val="1"/>
          <w:bCs w:val="1"/>
        </w:rPr>
      </w:pPr>
      <w:r w:rsidDel="00000000" w:rsidR="00000000" w:rsidRPr="00000000">
        <w:rPr>
          <w:b w:val="1"/>
          <w:bCs w:val="1"/>
          <w:rtl w:val="0"/>
        </w:rPr>
        <w:t xml:space="preserve">H3: Sustainability &amp; Cultural Education</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Children learn to care for our environment through recycling, composting, and growing their own fruits, vegetables and herbs. Our Cultural Education program celebrates Indigenous heritage and Australia's rich diversity through storytelling, music, art and traditional celebrations.</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b w:val="1"/>
          <w:bCs w:val="1"/>
        </w:rPr>
      </w:pPr>
      <w:r w:rsidDel="00000000" w:rsidR="00000000" w:rsidRPr="00000000">
        <w:rPr>
          <w:b w:val="1"/>
          <w:bCs w:val="1"/>
          <w:rtl w:val="0"/>
        </w:rPr>
        <w:t xml:space="preserve">H3: Munch &amp; Move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A NSW Health initiative, Munch &amp; Move promotes healthy eating, active play and lifelong healthy habits. Our in-house chef supports nutritious, garden-to-plate mealtimes that nurture wellbeing right alongside learning.</w:t>
      </w:r>
    </w:p>
    <w:p w:rsidR="00000000" w:rsidDel="00000000" w:rsidP="00000000" w:rsidRDefault="00000000" w:rsidRPr="00000000" w14:paraId="00000645">
      <w:pPr>
        <w:rPr>
          <w:b w:val="1"/>
          <w:bCs w:val="1"/>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b w:val="1"/>
          <w:bCs w:val="1"/>
        </w:rPr>
      </w:pPr>
      <w:r w:rsidDel="00000000" w:rsidR="00000000" w:rsidRPr="00000000">
        <w:rPr>
          <w:b w:val="1"/>
          <w:bCs w:val="1"/>
          <w:rtl w:val="0"/>
        </w:rPr>
        <w:t xml:space="preserve">H2: Your Local Early Learning Experts in Mulgrave</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Flourish ELC has established itself as a trusted preschool provider for families throughout the Mulgrave area. Our team brings decades of experience in early childhood development, making sure your child receives the highest standard of care and education.</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Our facility features purpose-designed learning spaces including:</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numPr>
          <w:ilvl w:val="0"/>
          <w:numId w:val="60"/>
        </w:numPr>
        <w:ind w:left="720" w:hanging="360"/>
        <w:rPr>
          <w:u w:val="none"/>
        </w:rPr>
      </w:pPr>
      <w:r w:rsidDel="00000000" w:rsidR="00000000" w:rsidRPr="00000000">
        <w:rPr>
          <w:rtl w:val="0"/>
        </w:rPr>
        <w:t xml:space="preserve">Bright, spacious classrooms equipped with age-appropriate resources.</w:t>
      </w:r>
    </w:p>
    <w:p w:rsidR="00000000" w:rsidDel="00000000" w:rsidP="00000000" w:rsidRDefault="00000000" w:rsidRPr="00000000" w14:paraId="0000064E">
      <w:pPr>
        <w:numPr>
          <w:ilvl w:val="0"/>
          <w:numId w:val="60"/>
        </w:numPr>
        <w:ind w:left="720" w:hanging="360"/>
        <w:rPr>
          <w:u w:val="none"/>
        </w:rPr>
      </w:pPr>
      <w:r w:rsidDel="00000000" w:rsidR="00000000" w:rsidRPr="00000000">
        <w:rPr>
          <w:rtl w:val="0"/>
        </w:rPr>
        <w:t xml:space="preserve">Secure outdoor play areas with natural elements and climbing equipment.</w:t>
      </w:r>
    </w:p>
    <w:p w:rsidR="00000000" w:rsidDel="00000000" w:rsidP="00000000" w:rsidRDefault="00000000" w:rsidRPr="00000000" w14:paraId="0000064F">
      <w:pPr>
        <w:numPr>
          <w:ilvl w:val="0"/>
          <w:numId w:val="60"/>
        </w:numPr>
        <w:ind w:left="720" w:hanging="360"/>
        <w:rPr>
          <w:u w:val="none"/>
        </w:rPr>
      </w:pPr>
      <w:r w:rsidDel="00000000" w:rsidR="00000000" w:rsidRPr="00000000">
        <w:rPr>
          <w:rtl w:val="0"/>
        </w:rPr>
        <w:t xml:space="preserve">Dedicated arts and crafts studio for creative exploration.</w:t>
      </w:r>
    </w:p>
    <w:p w:rsidR="00000000" w:rsidDel="00000000" w:rsidP="00000000" w:rsidRDefault="00000000" w:rsidRPr="00000000" w14:paraId="00000650">
      <w:pPr>
        <w:numPr>
          <w:ilvl w:val="0"/>
          <w:numId w:val="60"/>
        </w:numPr>
        <w:ind w:left="720" w:hanging="360"/>
        <w:rPr>
          <w:u w:val="none"/>
        </w:rPr>
      </w:pPr>
      <w:r w:rsidDel="00000000" w:rsidR="00000000" w:rsidRPr="00000000">
        <w:rPr>
          <w:rtl w:val="0"/>
        </w:rPr>
        <w:t xml:space="preserve">Technology-integrated learning zones for digital literacy.</w:t>
      </w:r>
    </w:p>
    <w:p w:rsidR="00000000" w:rsidDel="00000000" w:rsidP="00000000" w:rsidRDefault="00000000" w:rsidRPr="00000000" w14:paraId="00000651">
      <w:pPr>
        <w:numPr>
          <w:ilvl w:val="0"/>
          <w:numId w:val="60"/>
        </w:numPr>
        <w:ind w:left="720" w:hanging="360"/>
        <w:rPr>
          <w:u w:val="none"/>
        </w:rPr>
      </w:pPr>
      <w:r w:rsidDel="00000000" w:rsidR="00000000" w:rsidRPr="00000000">
        <w:rPr>
          <w:rtl w:val="0"/>
        </w:rPr>
        <w:t xml:space="preserve">Quiet spaces for rest and reflection.</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We maintain strong connections with local primary schools, facilitating smooth transitions as children progress to kindergarten. Our school readiness program specifically addresses the skills and confidence children need for this important milestone.</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Contact us to discuss your child's early learning journey</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b w:val="1"/>
          <w:bCs w:val="1"/>
        </w:rPr>
      </w:pPr>
      <w:r w:rsidDel="00000000" w:rsidR="00000000" w:rsidRPr="00000000">
        <w:rPr>
          <w:b w:val="1"/>
          <w:bCs w:val="1"/>
          <w:rtl w:val="0"/>
        </w:rPr>
        <w:t xml:space="preserve">H2: Why Choose Flourish ELC for Your Preschool Needs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numPr>
          <w:ilvl w:val="0"/>
          <w:numId w:val="42"/>
        </w:numPr>
        <w:ind w:left="720" w:hanging="360"/>
      </w:pPr>
      <w:r w:rsidDel="00000000" w:rsidR="00000000" w:rsidRPr="00000000">
        <w:rPr>
          <w:b w:val="1"/>
          <w:bCs w:val="1"/>
          <w:rtl w:val="0"/>
        </w:rPr>
        <w:t xml:space="preserve">Child-Centred Approach:</w:t>
      </w:r>
      <w:r w:rsidDel="00000000" w:rsidR="00000000" w:rsidRPr="00000000">
        <w:rPr>
          <w:rtl w:val="0"/>
        </w:rPr>
        <w:t xml:space="preserve"> every child is seen as capable, curious and confident, in a learning environment that feels safe and empowering</w:t>
      </w:r>
    </w:p>
    <w:p w:rsidR="00000000" w:rsidDel="00000000" w:rsidP="00000000" w:rsidRDefault="00000000" w:rsidRPr="00000000" w14:paraId="0000065B">
      <w:pPr>
        <w:numPr>
          <w:ilvl w:val="0"/>
          <w:numId w:val="42"/>
        </w:numPr>
        <w:ind w:left="720" w:hanging="360"/>
      </w:pPr>
      <w:r w:rsidDel="00000000" w:rsidR="00000000" w:rsidRPr="00000000">
        <w:rPr>
          <w:b w:val="1"/>
          <w:bCs w:val="1"/>
          <w:rtl w:val="0"/>
        </w:rPr>
        <w:t xml:space="preserve">EYLF &amp; NQF-Guided Programs:</w:t>
      </w:r>
      <w:r w:rsidDel="00000000" w:rsidR="00000000" w:rsidRPr="00000000">
        <w:rPr>
          <w:rtl w:val="0"/>
        </w:rPr>
        <w:t xml:space="preserve"> holistic, play-based learning delivered to the highest national standards</w:t>
      </w:r>
    </w:p>
    <w:p w:rsidR="00000000" w:rsidDel="00000000" w:rsidP="00000000" w:rsidRDefault="00000000" w:rsidRPr="00000000" w14:paraId="0000065C">
      <w:pPr>
        <w:numPr>
          <w:ilvl w:val="0"/>
          <w:numId w:val="42"/>
        </w:numPr>
        <w:ind w:left="720" w:hanging="360"/>
      </w:pPr>
      <w:r w:rsidDel="00000000" w:rsidR="00000000" w:rsidRPr="00000000">
        <w:rPr>
          <w:b w:val="1"/>
          <w:bCs w:val="1"/>
          <w:rtl w:val="0"/>
        </w:rPr>
        <w:t xml:space="preserve">Passionate, Qualified Educators:</w:t>
      </w:r>
      <w:r w:rsidDel="00000000" w:rsidR="00000000" w:rsidRPr="00000000">
        <w:rPr>
          <w:rtl w:val="0"/>
        </w:rPr>
        <w:t xml:space="preserve"> committed to reflective practice, ongoing professional development and rigorous child safety standards</w:t>
      </w:r>
    </w:p>
    <w:p w:rsidR="00000000" w:rsidDel="00000000" w:rsidP="00000000" w:rsidRDefault="00000000" w:rsidRPr="00000000" w14:paraId="0000065D">
      <w:pPr>
        <w:numPr>
          <w:ilvl w:val="0"/>
          <w:numId w:val="42"/>
        </w:numPr>
        <w:ind w:left="720" w:hanging="360"/>
      </w:pPr>
      <w:r w:rsidDel="00000000" w:rsidR="00000000" w:rsidRPr="00000000">
        <w:rPr>
          <w:b w:val="1"/>
          <w:bCs w:val="1"/>
          <w:rtl w:val="0"/>
        </w:rPr>
        <w:t xml:space="preserve">Modern Facilities:</w:t>
      </w:r>
      <w:r w:rsidDel="00000000" w:rsidR="00000000" w:rsidRPr="00000000">
        <w:rPr>
          <w:rtl w:val="0"/>
        </w:rPr>
        <w:t xml:space="preserve"> current learning materials including iPads, Interactive Whiteboards and natural outdoor play spaces</w:t>
      </w:r>
    </w:p>
    <w:p w:rsidR="00000000" w:rsidDel="00000000" w:rsidP="00000000" w:rsidRDefault="00000000" w:rsidRPr="00000000" w14:paraId="0000065E">
      <w:pPr>
        <w:numPr>
          <w:ilvl w:val="0"/>
          <w:numId w:val="42"/>
        </w:numPr>
        <w:ind w:left="720" w:hanging="360"/>
      </w:pPr>
      <w:r w:rsidDel="00000000" w:rsidR="00000000" w:rsidRPr="00000000">
        <w:rPr>
          <w:b w:val="1"/>
          <w:bCs w:val="1"/>
          <w:rtl w:val="0"/>
        </w:rPr>
        <w:t xml:space="preserve">Strong Family Partnerships:</w:t>
      </w:r>
      <w:r w:rsidDel="00000000" w:rsidR="00000000" w:rsidRPr="00000000">
        <w:rPr>
          <w:rtl w:val="0"/>
        </w:rPr>
        <w:t xml:space="preserve"> open communication backed by an interactive parent app that keeps families in the loop throughout the day</w:t>
      </w:r>
    </w:p>
    <w:p w:rsidR="00000000" w:rsidDel="00000000" w:rsidP="00000000" w:rsidRDefault="00000000" w:rsidRPr="00000000" w14:paraId="0000065F">
      <w:pPr>
        <w:numPr>
          <w:ilvl w:val="0"/>
          <w:numId w:val="42"/>
        </w:numPr>
        <w:ind w:left="720" w:hanging="360"/>
      </w:pPr>
      <w:r w:rsidDel="00000000" w:rsidR="00000000" w:rsidRPr="00000000">
        <w:rPr>
          <w:b w:val="1"/>
          <w:bCs w:val="1"/>
          <w:rtl w:val="0"/>
        </w:rPr>
        <w:t xml:space="preserve">Local &amp; Trusted:</w:t>
      </w:r>
      <w:r w:rsidDel="00000000" w:rsidR="00000000" w:rsidRPr="00000000">
        <w:rPr>
          <w:rtl w:val="0"/>
        </w:rPr>
        <w:t xml:space="preserve"> two decades supporting Hawkesbury families, with deep community connections</w:t>
      </w:r>
    </w:p>
    <w:p w:rsidR="00000000" w:rsidDel="00000000" w:rsidP="00000000" w:rsidRDefault="00000000" w:rsidRPr="00000000" w14:paraId="00000660">
      <w:pPr>
        <w:numPr>
          <w:ilvl w:val="0"/>
          <w:numId w:val="42"/>
        </w:numPr>
        <w:ind w:left="720" w:hanging="360"/>
      </w:pPr>
      <w:r w:rsidDel="00000000" w:rsidR="00000000" w:rsidRPr="00000000">
        <w:rPr>
          <w:b w:val="1"/>
          <w:bCs w:val="1"/>
          <w:rtl w:val="0"/>
        </w:rPr>
        <w:t xml:space="preserve">Child Safe Commitment:</w:t>
      </w:r>
      <w:r w:rsidDel="00000000" w:rsidR="00000000" w:rsidRPr="00000000">
        <w:rPr>
          <w:rtl w:val="0"/>
        </w:rPr>
        <w:t xml:space="preserve"> as mandatory reporters, we uphold a rigorous Child Safe Code of Conduct and centre-wide governance policies.</w:t>
      </w: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b w:val="1"/>
          <w:bCs w:val="1"/>
        </w:rPr>
      </w:pPr>
      <w:r w:rsidDel="00000000" w:rsidR="00000000" w:rsidRPr="00000000">
        <w:rPr>
          <w:b w:val="1"/>
          <w:bCs w:val="1"/>
          <w:rtl w:val="0"/>
        </w:rPr>
        <w:t xml:space="preserve">H2: Creating a Nurturing Environment for Every Child</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Safety and wellbeing form the foundation of everything we do. Our facility meets all regulatory standards for early childhood education, with secure entry systems, allergen-aware meal planning, and wide-ranging health and safety protocols.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We celebrate diversity and create an inclusive environment where every child feels valued. Our multicultural approach introduces children to different perspectives, languages, and traditions, preparing them for success in our interconnected world.</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For children with additional needs, we work closely with families and support services to provide appropriate accommodations and inclusive practices that allow every child to participate fully in our programs.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b w:val="1"/>
          <w:bCs w:val="1"/>
        </w:rPr>
      </w:pPr>
      <w:r w:rsidDel="00000000" w:rsidR="00000000" w:rsidRPr="00000000">
        <w:rPr>
          <w:b w:val="1"/>
          <w:bCs w:val="1"/>
          <w:rtl w:val="0"/>
        </w:rPr>
        <w:t xml:space="preserve">What age groups does your preschool program cater to?</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Our preschool programs welcome children from 3 to 5 years old. We offer age-appropriate rooms where children learn alongside peers at similar developmental stages. Each room follows a curriculum customised to that age group's specific learning goals and capabilities.</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b w:val="1"/>
          <w:bCs w:val="1"/>
        </w:rPr>
      </w:pPr>
      <w:r w:rsidDel="00000000" w:rsidR="00000000" w:rsidRPr="00000000">
        <w:rPr>
          <w:b w:val="1"/>
          <w:bCs w:val="1"/>
          <w:rtl w:val="0"/>
        </w:rPr>
        <w:t xml:space="preserve">How do you prepare children for the transition to primary school?</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We weave school readiness throughout our daily programs. Children develop pre-literacy skills through storytelling and early writing activities, mathematical thinking through counting games and pattern recognition, and social skills through collaborative projects. Our educators focus on independence skills like managing belongings and following multi-step instructions.</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b w:val="1"/>
          <w:bCs w:val="1"/>
        </w:rPr>
      </w:pPr>
      <w:r w:rsidDel="00000000" w:rsidR="00000000" w:rsidRPr="00000000">
        <w:rPr>
          <w:b w:val="1"/>
          <w:bCs w:val="1"/>
          <w:rtl w:val="0"/>
        </w:rPr>
        <w:t xml:space="preserve">What are your operating hours and attendance options?</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We understand families have varying needs. Flourish ELC operates Monday to Friday with extended hours to accommodate working families. We offer both full-time and part-time attendance options, with flexibility to adjust care arrangements as your needs change.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b w:val="1"/>
          <w:bCs w:val="1"/>
        </w:rPr>
      </w:pPr>
      <w:r w:rsidDel="00000000" w:rsidR="00000000" w:rsidRPr="00000000">
        <w:rPr>
          <w:b w:val="1"/>
          <w:bCs w:val="1"/>
          <w:rtl w:val="0"/>
        </w:rPr>
        <w:t xml:space="preserve">How do you communicate with parents about their child's progress?</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Partnership with families remains vital to our approach. We provide daily reports through our parent app, regular newsletters, and scheduled parent-teacher conferences each term. Our educators stay available for informal discussions at drop-off and pick-up times.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b w:val="1"/>
          <w:bCs w:val="1"/>
        </w:rPr>
      </w:pPr>
      <w:r w:rsidDel="00000000" w:rsidR="00000000" w:rsidRPr="00000000">
        <w:rPr>
          <w:b w:val="1"/>
          <w:bCs w:val="1"/>
          <w:rtl w:val="0"/>
        </w:rPr>
        <w:t xml:space="preserve">What is "Nature as a Co-Educator"?</w:t>
      </w:r>
    </w:p>
    <w:p w:rsidR="00000000" w:rsidDel="00000000" w:rsidP="00000000" w:rsidRDefault="00000000" w:rsidRPr="00000000" w14:paraId="0000067F">
      <w:pPr>
        <w:rPr>
          <w:b w:val="1"/>
          <w:bCs w:val="1"/>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It’s a philosophy where we use our natural surroundings as a primary teaching tool, using leaves for counting, gardens for biology, and the outdoors for sensory development.</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b w:val="1"/>
          <w:bCs w:val="1"/>
        </w:rPr>
      </w:pPr>
      <w:r w:rsidDel="00000000" w:rsidR="00000000" w:rsidRPr="00000000">
        <w:rPr>
          <w:b w:val="1"/>
          <w:bCs w:val="1"/>
          <w:rtl w:val="0"/>
        </w:rPr>
        <w:t xml:space="preserve">How are parents involved </w:t>
      </w:r>
      <w:r w:rsidDel="00000000" w:rsidR="00000000" w:rsidRPr="00000000">
        <w:rPr>
          <w:b w:val="1"/>
          <w:bCs w:val="1"/>
          <w:rtl w:val="0"/>
        </w:rPr>
        <w:t xml:space="preserve">in the preschool</w:t>
      </w:r>
      <w:r w:rsidDel="00000000" w:rsidR="00000000" w:rsidRPr="00000000">
        <w:rPr>
          <w:b w:val="1"/>
          <w:bCs w:val="1"/>
          <w:rtl w:val="0"/>
        </w:rPr>
        <w:t xml:space="preserve">?</w:t>
      </w:r>
    </w:p>
    <w:p w:rsidR="00000000" w:rsidDel="00000000" w:rsidP="00000000" w:rsidRDefault="00000000" w:rsidRPr="00000000" w14:paraId="00000683">
      <w:pPr>
        <w:rPr>
          <w:b w:val="1"/>
          <w:bCs w:val="1"/>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We welcome parent involvement through our "Parent Participation Program," where you can share a skill (like playing an instrument or gardening) or join us for community events.</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b w:val="1"/>
          <w:bCs w:val="1"/>
        </w:rPr>
      </w:pPr>
      <w:r w:rsidDel="00000000" w:rsidR="00000000" w:rsidRPr="00000000">
        <w:rPr>
          <w:b w:val="1"/>
          <w:bCs w:val="1"/>
          <w:rtl w:val="0"/>
        </w:rPr>
        <w:t xml:space="preserve">Are there mid-year intakes for the preschool program?</w:t>
      </w:r>
    </w:p>
    <w:p w:rsidR="00000000" w:rsidDel="00000000" w:rsidP="00000000" w:rsidRDefault="00000000" w:rsidRPr="00000000" w14:paraId="00000687">
      <w:pPr>
        <w:rPr>
          <w:b w:val="1"/>
          <w:bCs w:val="1"/>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Yes, provided they have vacancies, children can start our preschool program at any time during the year once they reach the qualifying age.</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b w:val="1"/>
          <w:bCs w:val="1"/>
        </w:rPr>
      </w:pPr>
      <w:r w:rsidDel="00000000" w:rsidR="00000000" w:rsidRPr="00000000">
        <w:rPr>
          <w:rtl w:val="0"/>
        </w:rPr>
      </w:r>
    </w:p>
    <w:p w:rsidR="00000000" w:rsidDel="00000000" w:rsidP="00000000" w:rsidRDefault="00000000" w:rsidRPr="00000000" w14:paraId="0000068B">
      <w:pPr>
        <w:rPr>
          <w:b w:val="1"/>
          <w:bCs w:val="1"/>
        </w:rPr>
      </w:pPr>
      <w:r w:rsidDel="00000000" w:rsidR="00000000" w:rsidRPr="00000000">
        <w:rPr>
          <w:b w:val="1"/>
          <w:bCs w:val="1"/>
          <w:rtl w:val="0"/>
        </w:rPr>
        <w:t xml:space="preserve">H2: Begin Your Child's Learning Journey</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Choosing the right preschool sets the foundation for your child's educational future. At Flourish ELC, we commit to providing exceptional early learning experiences that prepare children for school success while nurturing their natural love of learning.</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Our Mulgrave location offers convenient access for local families, with ample parking and easy drop-off arrangements. We invite you to visit our centre, meet our passionate educators, and see firsthand how we create an environment where young minds flourish.</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Don't wait to secure your child's place in our quality preschool program. Spaces are limited, and we maintain waiting lists for our most popular sessions. Take the first step in your child's educational journey by contacting Flourish ELC right now.</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Enrol now or schedule a tour of our Mulgrave preschool</w:t>
      </w:r>
      <w:r w:rsidDel="00000000" w:rsidR="00000000" w:rsidRPr="00000000">
        <w:br w:type="page"/>
      </w:r>
      <w:r w:rsidDel="00000000" w:rsidR="00000000" w:rsidRPr="00000000">
        <w:rPr>
          <w:rtl w:val="0"/>
        </w:rPr>
      </w:r>
    </w:p>
    <w:p w:rsidR="00000000" w:rsidDel="00000000" w:rsidP="00000000" w:rsidRDefault="00000000" w:rsidRPr="00000000" w14:paraId="00000694">
      <w:pPr>
        <w:pStyle w:val="Heading1"/>
        <w:rPr>
          <w:b w:val="1"/>
          <w:bCs w:val="1"/>
        </w:rPr>
      </w:pPr>
      <w:bookmarkStart w:colFirst="0" w:colLast="0" w:name="_oanx8rn6d2ww" w:id="14"/>
      <w:bookmarkEnd w:id="14"/>
      <w:r w:rsidDel="00000000" w:rsidR="00000000" w:rsidRPr="00000000">
        <w:rPr>
          <w:b w:val="1"/>
          <w:bCs w:val="1"/>
          <w:rtl w:val="0"/>
        </w:rPr>
        <w:t xml:space="preserve">Page 15 </w:t>
      </w:r>
    </w:p>
    <w:p w:rsidR="00000000" w:rsidDel="00000000" w:rsidP="00000000" w:rsidRDefault="00000000" w:rsidRPr="00000000" w14:paraId="00000695">
      <w:pPr>
        <w:rPr>
          <w:b w:val="1"/>
          <w:bCs w:val="1"/>
        </w:rPr>
      </w:pPr>
      <w:r w:rsidDel="00000000" w:rsidR="00000000" w:rsidRPr="00000000">
        <w:rPr>
          <w:b w:val="1"/>
          <w:bCs w:val="1"/>
          <w:rtl w:val="0"/>
        </w:rPr>
        <w:t xml:space="preserve">URL: </w:t>
      </w:r>
      <w:hyperlink r:id="rId17">
        <w:r w:rsidDel="00000000" w:rsidR="00000000" w:rsidRPr="00000000">
          <w:rPr>
            <w:b w:val="1"/>
            <w:bCs w:val="1"/>
            <w:color w:val="1155cc"/>
            <w:u w:val="single"/>
            <w:rtl w:val="0"/>
          </w:rPr>
          <w:t xml:space="preserve">https://flourishelc.com.au/daycare-childcare-bull-creek-wa/</w:t>
        </w:r>
      </w:hyperlink>
      <w:r w:rsidDel="00000000" w:rsidR="00000000" w:rsidRPr="00000000">
        <w:rPr>
          <w:rtl w:val="0"/>
        </w:rPr>
      </w:r>
    </w:p>
    <w:p w:rsidR="00000000" w:rsidDel="00000000" w:rsidP="00000000" w:rsidRDefault="00000000" w:rsidRPr="00000000" w14:paraId="00000696">
      <w:pPr>
        <w:rPr>
          <w:b w:val="1"/>
          <w:bCs w:val="1"/>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Page Type: Location Page</w:t>
      </w:r>
    </w:p>
    <w:p w:rsidR="00000000" w:rsidDel="00000000" w:rsidP="00000000" w:rsidRDefault="00000000" w:rsidRPr="00000000" w14:paraId="00000698">
      <w:pPr>
        <w:rPr/>
      </w:pPr>
      <w:r w:rsidDel="00000000" w:rsidR="00000000" w:rsidRPr="00000000">
        <w:rPr>
          <w:rtl w:val="0"/>
        </w:rPr>
        <w:t xml:space="preserve">Content Type: New Content</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Keywords:</w:t>
      </w:r>
    </w:p>
    <w:p w:rsidR="00000000" w:rsidDel="00000000" w:rsidP="00000000" w:rsidRDefault="00000000" w:rsidRPr="00000000" w14:paraId="0000069B">
      <w:pPr>
        <w:rPr>
          <w:b w:val="1"/>
          <w:bCs w:val="1"/>
        </w:rPr>
      </w:pPr>
      <w:r w:rsidDel="00000000" w:rsidR="00000000" w:rsidRPr="00000000">
        <w:rPr>
          <w:b w:val="1"/>
          <w:bCs w:val="1"/>
          <w:rtl w:val="0"/>
        </w:rPr>
        <w:t xml:space="preserve">Primary keyword: childcare bull creek</w:t>
      </w:r>
    </w:p>
    <w:p w:rsidR="00000000" w:rsidDel="00000000" w:rsidP="00000000" w:rsidRDefault="00000000" w:rsidRPr="00000000" w14:paraId="0000069C">
      <w:pPr>
        <w:rPr/>
      </w:pPr>
      <w:r w:rsidDel="00000000" w:rsidR="00000000" w:rsidRPr="00000000">
        <w:rPr>
          <w:rtl w:val="0"/>
        </w:rPr>
        <w:t xml:space="preserve">Secondary keywords: daycare bull creek</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b w:val="1"/>
          <w:bCs w:val="1"/>
        </w:rPr>
      </w:pPr>
      <w:r w:rsidDel="00000000" w:rsidR="00000000" w:rsidRPr="00000000">
        <w:rPr>
          <w:b w:val="1"/>
          <w:bCs w:val="1"/>
          <w:rtl w:val="0"/>
        </w:rPr>
        <w:t xml:space="preserve">Content:</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Meta Title: Childcare Bull Creek | Flourish ELC</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Meta Description: Leading childcare in Bull Creek with school readiness programs for busy professionals. Convenient location near Kwinana Freeway. Book your tour today.</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b w:val="1"/>
          <w:bCs w:val="1"/>
          <w:rtl w:val="0"/>
        </w:rPr>
        <w:t xml:space="preserve">H1: Childcare Bull Creek</w:t>
      </w:r>
      <w:r w:rsidDel="00000000" w:rsidR="00000000" w:rsidRPr="00000000">
        <w:rPr>
          <w:rtl w:val="0"/>
        </w:rPr>
      </w:r>
    </w:p>
    <w:p w:rsidR="00000000" w:rsidDel="00000000" w:rsidP="00000000" w:rsidRDefault="00000000" w:rsidRPr="00000000" w14:paraId="000006A5">
      <w:pPr>
        <w:spacing w:after="240" w:before="240" w:lineRule="auto"/>
        <w:rPr/>
      </w:pPr>
      <w:r w:rsidDel="00000000" w:rsidR="00000000" w:rsidRPr="00000000">
        <w:rPr>
          <w:rtl w:val="0"/>
        </w:rPr>
        <w:t xml:space="preserve">When your days are full, you need childcare you can genuinely rely on. Our Bull Creek centre is designed with working families in mind, offering flexible, dependable care alongside premium early learning programs that make the most of every hour your child is with us.</w:t>
      </w:r>
    </w:p>
    <w:p w:rsidR="00000000" w:rsidDel="00000000" w:rsidP="00000000" w:rsidRDefault="00000000" w:rsidRPr="00000000" w14:paraId="000006A6">
      <w:pPr>
        <w:spacing w:after="240" w:before="240" w:lineRule="auto"/>
        <w:rPr/>
      </w:pPr>
      <w:r w:rsidDel="00000000" w:rsidR="00000000" w:rsidRPr="00000000">
        <w:rPr>
          <w:rtl w:val="0"/>
        </w:rPr>
        <w:t xml:space="preserve">Because great childcare does both. While you focus on your work, our qualified educators are focused on yours, building the social, emotional, and cognitive foundations that give your child the best possible start in life.</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b w:val="1"/>
          <w:bCs w:val="1"/>
        </w:rPr>
      </w:pPr>
      <w:r w:rsidDel="00000000" w:rsidR="00000000" w:rsidRPr="00000000">
        <w:rPr>
          <w:b w:val="1"/>
          <w:bCs w:val="1"/>
          <w:rtl w:val="0"/>
        </w:rPr>
        <w:t xml:space="preserve">H2: Our Early Learning Services</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b w:val="1"/>
          <w:bCs w:val="1"/>
        </w:rPr>
      </w:pPr>
      <w:r w:rsidDel="00000000" w:rsidR="00000000" w:rsidRPr="00000000">
        <w:rPr>
          <w:b w:val="1"/>
          <w:bCs w:val="1"/>
          <w:rtl w:val="0"/>
        </w:rPr>
        <w:t xml:space="preserve">Infant Care (6 weeks - 18 months)</w:t>
      </w:r>
    </w:p>
    <w:p w:rsidR="00000000" w:rsidDel="00000000" w:rsidP="00000000" w:rsidRDefault="00000000" w:rsidRPr="00000000" w14:paraId="000006AC">
      <w:pPr>
        <w:rPr/>
      </w:pPr>
      <w:r w:rsidDel="00000000" w:rsidR="00000000" w:rsidRPr="00000000">
        <w:rPr>
          <w:rtl w:val="0"/>
        </w:rPr>
        <w:t xml:space="preserve">Nurturing environments with qualified educators providing individualised attention during crucial developmental stages.</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b w:val="1"/>
          <w:bCs w:val="1"/>
        </w:rPr>
      </w:pPr>
      <w:r w:rsidDel="00000000" w:rsidR="00000000" w:rsidRPr="00000000">
        <w:rPr>
          <w:b w:val="1"/>
          <w:bCs w:val="1"/>
          <w:rtl w:val="0"/>
        </w:rPr>
        <w:t xml:space="preserve">Toddler Programs (18 months - 3 years)</w:t>
      </w:r>
    </w:p>
    <w:p w:rsidR="00000000" w:rsidDel="00000000" w:rsidP="00000000" w:rsidRDefault="00000000" w:rsidRPr="00000000" w14:paraId="000006AF">
      <w:pPr>
        <w:rPr/>
      </w:pPr>
      <w:r w:rsidDel="00000000" w:rsidR="00000000" w:rsidRPr="00000000">
        <w:rPr>
          <w:rtl w:val="0"/>
        </w:rPr>
        <w:t xml:space="preserve">Age-appropriate activities fostering independence, social skills, and early learning concepts through play-based exploration.</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b w:val="1"/>
          <w:bCs w:val="1"/>
        </w:rPr>
      </w:pPr>
      <w:r w:rsidDel="00000000" w:rsidR="00000000" w:rsidRPr="00000000">
        <w:rPr>
          <w:b w:val="1"/>
          <w:bCs w:val="1"/>
          <w:rtl w:val="0"/>
        </w:rPr>
        <w:t xml:space="preserve">Pre-Kindy Education (3 - 4 years)</w:t>
      </w:r>
    </w:p>
    <w:p w:rsidR="00000000" w:rsidDel="00000000" w:rsidP="00000000" w:rsidRDefault="00000000" w:rsidRPr="00000000" w14:paraId="000006B2">
      <w:pPr>
        <w:rPr/>
      </w:pPr>
      <w:r w:rsidDel="00000000" w:rsidR="00000000" w:rsidRPr="00000000">
        <w:rPr>
          <w:rtl w:val="0"/>
        </w:rPr>
        <w:t xml:space="preserve">Structured learning experiences building school readiness skills including pre-literacy, numeracy, and social development.</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b w:val="1"/>
          <w:bCs w:val="1"/>
        </w:rPr>
      </w:pPr>
      <w:r w:rsidDel="00000000" w:rsidR="00000000" w:rsidRPr="00000000">
        <w:rPr>
          <w:b w:val="1"/>
          <w:bCs w:val="1"/>
          <w:rtl w:val="0"/>
        </w:rPr>
        <w:t xml:space="preserve">Kindergarten Preparation (4 - 5 years)</w:t>
      </w:r>
    </w:p>
    <w:p w:rsidR="00000000" w:rsidDel="00000000" w:rsidP="00000000" w:rsidRDefault="00000000" w:rsidRPr="00000000" w14:paraId="000006B5">
      <w:pPr>
        <w:rPr/>
      </w:pPr>
      <w:r w:rsidDel="00000000" w:rsidR="00000000" w:rsidRPr="00000000">
        <w:rPr>
          <w:rtl w:val="0"/>
        </w:rPr>
        <w:t xml:space="preserve">End-to-end school readiness curriculum aligned with local primary school expectations, providing confident transitions.</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b w:val="1"/>
          <w:bCs w:val="1"/>
        </w:rPr>
      </w:pPr>
      <w:r w:rsidDel="00000000" w:rsidR="00000000" w:rsidRPr="00000000">
        <w:rPr>
          <w:b w:val="1"/>
          <w:bCs w:val="1"/>
          <w:rtl w:val="0"/>
        </w:rPr>
        <w:t xml:space="preserve">Before and After School Care</w:t>
      </w:r>
    </w:p>
    <w:p w:rsidR="00000000" w:rsidDel="00000000" w:rsidP="00000000" w:rsidRDefault="00000000" w:rsidRPr="00000000" w14:paraId="000006B8">
      <w:pPr>
        <w:rPr/>
      </w:pPr>
      <w:r w:rsidDel="00000000" w:rsidR="00000000" w:rsidRPr="00000000">
        <w:rPr>
          <w:rtl w:val="0"/>
        </w:rPr>
        <w:t xml:space="preserve">Supporting working families with quality care complementing the school day, including homework support and recreational activities.</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b w:val="1"/>
          <w:bCs w:val="1"/>
        </w:rPr>
      </w:pPr>
      <w:r w:rsidDel="00000000" w:rsidR="00000000" w:rsidRPr="00000000">
        <w:rPr>
          <w:b w:val="1"/>
          <w:bCs w:val="1"/>
          <w:rtl w:val="0"/>
        </w:rPr>
        <w:t xml:space="preserve">H3: Nature Play and Outdoor Learning</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del w:author="Victor McMillan" w:id="23" w:date="2026-06-22T06:16:32Z"/>
        </w:rPr>
      </w:pPr>
      <w:r w:rsidDel="00000000" w:rsidR="00000000" w:rsidRPr="00000000">
        <w:rPr>
          <w:rtl w:val="0"/>
        </w:rPr>
        <w:t xml:space="preserve">Bull Creek's leafy streets and proximity to John Creaney Park inspire our approach to outdoor education. </w:t>
      </w:r>
      <w:del w:author="Victor McMillan" w:id="23" w:date="2026-06-22T06:16:32Z">
        <w:r w:rsidDel="00000000" w:rsidR="00000000" w:rsidRPr="00000000">
          <w:rPr>
            <w:rtl w:val="0"/>
          </w:rPr>
          <w:delText xml:space="preserve">Our expansive outdoor learning environments exceed City of Melville requirements for child care centres, featuring natural play spaces that reflect the suburb's green character.</w:delText>
        </w:r>
      </w:del>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Children experience daily nature-based activities under shaded areas designed for Perth's climate, with strong sun-safe policies providing year-round outdoor exploration. This connection to nature balances screen time concerns while fostering the active lifestyle Bull Creek families value.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6C2">
      <w:pPr>
        <w:numPr>
          <w:ilvl w:val="0"/>
          <w:numId w:val="67"/>
        </w:numPr>
        <w:spacing w:after="0" w:afterAutospacing="0" w:before="24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6C3">
      <w:pPr>
        <w:numPr>
          <w:ilvl w:val="0"/>
          <w:numId w:val="67"/>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6C4">
      <w:pPr>
        <w:numPr>
          <w:ilvl w:val="0"/>
          <w:numId w:val="67"/>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6C5">
      <w:pPr>
        <w:numPr>
          <w:ilvl w:val="0"/>
          <w:numId w:val="67"/>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6C6">
      <w:pPr>
        <w:numPr>
          <w:ilvl w:val="0"/>
          <w:numId w:val="67"/>
        </w:numPr>
        <w:spacing w:after="24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b w:val="1"/>
          <w:bCs w:val="1"/>
        </w:rPr>
      </w:pPr>
      <w:r w:rsidDel="00000000" w:rsidR="00000000" w:rsidRPr="00000000">
        <w:rPr>
          <w:b w:val="1"/>
          <w:bCs w:val="1"/>
          <w:rtl w:val="0"/>
        </w:rPr>
        <w:t xml:space="preserve">H2: Why Choose Us for Childcare in the Bull Creek Area</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numPr>
          <w:ilvl w:val="0"/>
          <w:numId w:val="30"/>
        </w:numPr>
        <w:ind w:left="720" w:hanging="360"/>
      </w:pPr>
      <w:r w:rsidDel="00000000" w:rsidR="00000000" w:rsidRPr="00000000">
        <w:rPr>
          <w:b w:val="1"/>
          <w:bCs w:val="1"/>
          <w:rtl w:val="0"/>
        </w:rPr>
        <w:t xml:space="preserve">Purpose-built facility:</w:t>
      </w:r>
      <w:r w:rsidDel="00000000" w:rsidR="00000000" w:rsidRPr="00000000">
        <w:rPr>
          <w:rtl w:val="0"/>
        </w:rPr>
        <w:t xml:space="preserve"> Brand-new, designed specifically for modern early childhood education</w:t>
      </w:r>
    </w:p>
    <w:p w:rsidR="00000000" w:rsidDel="00000000" w:rsidP="00000000" w:rsidRDefault="00000000" w:rsidRPr="00000000" w14:paraId="000006CC">
      <w:pPr>
        <w:numPr>
          <w:ilvl w:val="0"/>
          <w:numId w:val="30"/>
        </w:numPr>
        <w:ind w:left="720" w:hanging="360"/>
      </w:pPr>
      <w:r w:rsidDel="00000000" w:rsidR="00000000" w:rsidRPr="00000000">
        <w:rPr>
          <w:b w:val="1"/>
          <w:bCs w:val="1"/>
          <w:rtl w:val="0"/>
        </w:rPr>
        <w:t xml:space="preserve">Tailored curriculum:</w:t>
      </w:r>
      <w:r w:rsidDel="00000000" w:rsidR="00000000" w:rsidRPr="00000000">
        <w:rPr>
          <w:rtl w:val="0"/>
        </w:rPr>
        <w:t xml:space="preserve"> Educational programs that adapt to each child's individual learning style</w:t>
      </w:r>
    </w:p>
    <w:p w:rsidR="00000000" w:rsidDel="00000000" w:rsidP="00000000" w:rsidRDefault="00000000" w:rsidRPr="00000000" w14:paraId="000006CD">
      <w:pPr>
        <w:numPr>
          <w:ilvl w:val="0"/>
          <w:numId w:val="30"/>
        </w:numPr>
        <w:ind w:left="720" w:hanging="360"/>
      </w:pPr>
      <w:r w:rsidDel="00000000" w:rsidR="00000000" w:rsidRPr="00000000">
        <w:rPr>
          <w:b w:val="1"/>
          <w:bCs w:val="1"/>
          <w:rtl w:val="0"/>
        </w:rPr>
        <w:t xml:space="preserve">School readiness focus:</w:t>
      </w:r>
      <w:r w:rsidDel="00000000" w:rsidR="00000000" w:rsidRPr="00000000">
        <w:rPr>
          <w:rtl w:val="0"/>
        </w:rPr>
        <w:t xml:space="preserve"> Preparation aligned with what local primary schools actually expect</w:t>
      </w:r>
    </w:p>
    <w:p w:rsidR="00000000" w:rsidDel="00000000" w:rsidP="00000000" w:rsidRDefault="00000000" w:rsidRPr="00000000" w14:paraId="000006CE">
      <w:pPr>
        <w:numPr>
          <w:ilvl w:val="0"/>
          <w:numId w:val="30"/>
        </w:numPr>
        <w:ind w:left="720" w:hanging="360"/>
      </w:pPr>
      <w:r w:rsidDel="00000000" w:rsidR="00000000" w:rsidRPr="00000000">
        <w:rPr>
          <w:b w:val="1"/>
          <w:bCs w:val="1"/>
          <w:rtl w:val="0"/>
        </w:rPr>
        <w:t xml:space="preserve">Modern learning resources:</w:t>
      </w:r>
      <w:r w:rsidDel="00000000" w:rsidR="00000000" w:rsidRPr="00000000">
        <w:rPr>
          <w:rtl w:val="0"/>
        </w:rPr>
        <w:t xml:space="preserve"> iPads, Interactive Whiteboards, and dedicated STEM activities</w:t>
      </w:r>
    </w:p>
    <w:p w:rsidR="00000000" w:rsidDel="00000000" w:rsidP="00000000" w:rsidRDefault="00000000" w:rsidRPr="00000000" w14:paraId="000006CF">
      <w:pPr>
        <w:numPr>
          <w:ilvl w:val="0"/>
          <w:numId w:val="30"/>
        </w:numPr>
        <w:ind w:left="720" w:hanging="360"/>
      </w:pPr>
      <w:r w:rsidDel="00000000" w:rsidR="00000000" w:rsidRPr="00000000">
        <w:rPr>
          <w:b w:val="1"/>
          <w:bCs w:val="1"/>
          <w:rtl w:val="0"/>
        </w:rPr>
        <w:t xml:space="preserve">Interactive parent app:</w:t>
      </w:r>
      <w:r w:rsidDel="00000000" w:rsidR="00000000" w:rsidRPr="00000000">
        <w:rPr>
          <w:rtl w:val="0"/>
        </w:rPr>
        <w:t xml:space="preserve"> Photos, videos, observations and learning stories, anytime, anywhere</w:t>
      </w:r>
    </w:p>
    <w:p w:rsidR="00000000" w:rsidDel="00000000" w:rsidP="00000000" w:rsidRDefault="00000000" w:rsidRPr="00000000" w14:paraId="000006D0">
      <w:pPr>
        <w:numPr>
          <w:ilvl w:val="0"/>
          <w:numId w:val="30"/>
        </w:numPr>
        <w:ind w:left="720" w:hanging="360"/>
      </w:pPr>
      <w:r w:rsidDel="00000000" w:rsidR="00000000" w:rsidRPr="00000000">
        <w:rPr>
          <w:b w:val="1"/>
          <w:bCs w:val="1"/>
          <w:rtl w:val="0"/>
        </w:rPr>
        <w:t xml:space="preserve">Compliance and safety:</w:t>
      </w:r>
      <w:r w:rsidDel="00000000" w:rsidR="00000000" w:rsidRPr="00000000">
        <w:rPr>
          <w:rtl w:val="0"/>
        </w:rPr>
        <w:t xml:space="preserve"> Fully aligned with </w:t>
      </w:r>
      <w:del w:author="Victor McMillan" w:id="24" w:date="2026-06-22T06:14:07Z">
        <w:r w:rsidDel="00000000" w:rsidR="00000000" w:rsidRPr="00000000">
          <w:rPr>
            <w:rtl w:val="0"/>
          </w:rPr>
          <w:delText xml:space="preserve">City of Melville and </w:delText>
        </w:r>
      </w:del>
      <w:r w:rsidDel="00000000" w:rsidR="00000000" w:rsidRPr="00000000">
        <w:rPr>
          <w:rtl w:val="0"/>
        </w:rPr>
        <w:t xml:space="preserve">national </w:t>
      </w:r>
      <w:ins w:author="Victor McMillan" w:id="25" w:date="2026-06-22T06:14:11Z">
        <w:r w:rsidDel="00000000" w:rsidR="00000000" w:rsidRPr="00000000">
          <w:rPr>
            <w:rtl w:val="0"/>
          </w:rPr>
          <w:t xml:space="preserve">and state </w:t>
        </w:r>
      </w:ins>
      <w:r w:rsidDel="00000000" w:rsidR="00000000" w:rsidRPr="00000000">
        <w:rPr>
          <w:rtl w:val="0"/>
        </w:rPr>
        <w:t xml:space="preserve">childcare regulations</w:t>
      </w:r>
    </w:p>
    <w:p w:rsidR="00000000" w:rsidDel="00000000" w:rsidP="00000000" w:rsidRDefault="00000000" w:rsidRPr="00000000" w14:paraId="000006D1">
      <w:pPr>
        <w:numPr>
          <w:ilvl w:val="0"/>
          <w:numId w:val="30"/>
        </w:numPr>
        <w:ind w:left="720" w:hanging="360"/>
      </w:pPr>
      <w:r w:rsidDel="00000000" w:rsidR="00000000" w:rsidRPr="00000000">
        <w:rPr>
          <w:b w:val="1"/>
          <w:bCs w:val="1"/>
          <w:rtl w:val="0"/>
        </w:rPr>
        <w:t xml:space="preserve">Nutrition program:</w:t>
      </w:r>
      <w:r w:rsidDel="00000000" w:rsidR="00000000" w:rsidRPr="00000000">
        <w:rPr>
          <w:rtl w:val="0"/>
        </w:rPr>
        <w:t xml:space="preserve"> Supporting and promoting healthy eating</w:t>
      </w:r>
    </w:p>
    <w:p w:rsidR="00000000" w:rsidDel="00000000" w:rsidP="00000000" w:rsidRDefault="00000000" w:rsidRPr="00000000" w14:paraId="000006D2">
      <w:pPr>
        <w:ind w:left="0" w:firstLine="0"/>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b w:val="1"/>
          <w:bCs w:val="1"/>
        </w:rPr>
      </w:pPr>
      <w:r w:rsidDel="00000000" w:rsidR="00000000" w:rsidRPr="00000000">
        <w:rPr>
          <w:rtl w:val="0"/>
        </w:rPr>
      </w:r>
    </w:p>
    <w:p w:rsidR="00000000" w:rsidDel="00000000" w:rsidP="00000000" w:rsidRDefault="00000000" w:rsidRPr="00000000" w14:paraId="000006D6">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b w:val="1"/>
          <w:bCs w:val="1"/>
        </w:rPr>
      </w:pPr>
      <w:r w:rsidDel="00000000" w:rsidR="00000000" w:rsidRPr="00000000">
        <w:rPr>
          <w:b w:val="1"/>
          <w:bCs w:val="1"/>
          <w:rtl w:val="0"/>
        </w:rPr>
        <w:t xml:space="preserve">What makes your childcare in Bull Creek different from other centres?</w:t>
      </w:r>
    </w:p>
    <w:p w:rsidR="00000000" w:rsidDel="00000000" w:rsidP="00000000" w:rsidRDefault="00000000" w:rsidRPr="00000000" w14:paraId="000006D9">
      <w:pPr>
        <w:rPr>
          <w:b w:val="1"/>
          <w:bCs w:val="1"/>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Our programs specifically prepare children for local schools like Bull Creek Primary and Oberthur Primary. We understand the educational standards expected in our community and design our curriculum accordingly. In addition, our location and hours cater specifically to commuting professionals.</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b w:val="1"/>
          <w:bCs w:val="1"/>
        </w:rPr>
      </w:pPr>
      <w:r w:rsidDel="00000000" w:rsidR="00000000" w:rsidRPr="00000000">
        <w:rPr>
          <w:b w:val="1"/>
          <w:bCs w:val="1"/>
          <w:rtl w:val="0"/>
        </w:rPr>
        <w:t xml:space="preserve">How do you support working parents with busy schedules?</w:t>
      </w:r>
    </w:p>
    <w:p w:rsidR="00000000" w:rsidDel="00000000" w:rsidP="00000000" w:rsidRDefault="00000000" w:rsidRPr="00000000" w14:paraId="000006DD">
      <w:pPr>
        <w:rPr>
          <w:b w:val="1"/>
          <w:bCs w:val="1"/>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We’re open from 7am to 6pm, offering hours that suit parents with different schedules and needs.</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b w:val="1"/>
          <w:bCs w:val="1"/>
        </w:rPr>
      </w:pPr>
      <w:r w:rsidDel="00000000" w:rsidR="00000000" w:rsidRPr="00000000">
        <w:rPr>
          <w:b w:val="1"/>
          <w:bCs w:val="1"/>
          <w:rtl w:val="0"/>
        </w:rPr>
        <w:t xml:space="preserve">What outdoor learning opportunities do you provide?</w:t>
      </w:r>
    </w:p>
    <w:p w:rsidR="00000000" w:rsidDel="00000000" w:rsidP="00000000" w:rsidRDefault="00000000" w:rsidRPr="00000000" w14:paraId="000006E1">
      <w:pPr>
        <w:rPr>
          <w:b w:val="1"/>
          <w:bCs w:val="1"/>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Inspired by Bull Creek's green spaces and proximity to John Creaney Park, </w:t>
      </w:r>
      <w:ins w:author="Victor McMillan" w:id="26" w:date="2026-06-22T06:16:48Z">
        <w:r w:rsidDel="00000000" w:rsidR="00000000" w:rsidRPr="00000000">
          <w:rPr>
            <w:rtl w:val="0"/>
            <w:rPrChange w:author="Victor McMillan" w:id="27" w:date="2026-06-22T06:16:48Z">
              <w:rPr/>
            </w:rPrChange>
          </w:rPr>
          <w:t xml:space="preserve">Flourish</w:t>
        </w:r>
        <w:r w:rsidDel="00000000" w:rsidR="00000000" w:rsidRPr="00000000">
          <w:rPr>
            <w:rtl w:val="0"/>
          </w:rPr>
          <w:t xml:space="preserve"> ELC has </w:t>
        </w:r>
      </w:ins>
      <w:del w:author="Victor McMillan" w:id="26" w:date="2026-06-22T06:16:48Z">
        <w:r w:rsidDel="00000000" w:rsidR="00000000" w:rsidRPr="00000000">
          <w:rPr>
            <w:rtl w:val="0"/>
          </w:rPr>
          <w:delText xml:space="preserve">we offer extensive </w:delText>
        </w:r>
      </w:del>
      <w:ins w:author="Victor McMillan" w:id="26" w:date="2026-06-22T06:16:48Z">
        <w:r w:rsidDel="00000000" w:rsidR="00000000" w:rsidRPr="00000000">
          <w:rPr>
            <w:rtl w:val="0"/>
          </w:rPr>
          <w:t xml:space="preserve"> ample </w:t>
        </w:r>
      </w:ins>
      <w:r w:rsidDel="00000000" w:rsidR="00000000" w:rsidRPr="00000000">
        <w:rPr>
          <w:rtl w:val="0"/>
        </w:rPr>
        <w:t xml:space="preserve">outdoor play areas</w:t>
      </w:r>
      <w:del w:author="Victor McMillan" w:id="28" w:date="2026-06-22T06:16:40Z">
        <w:r w:rsidDel="00000000" w:rsidR="00000000" w:rsidRPr="00000000">
          <w:rPr>
            <w:rtl w:val="0"/>
          </w:rPr>
          <w:delText xml:space="preserve"> exceeding City of Melville requirements</w:delText>
        </w:r>
      </w:del>
      <w:r w:rsidDel="00000000" w:rsidR="00000000" w:rsidRPr="00000000">
        <w:rPr>
          <w:rtl w:val="0"/>
        </w:rPr>
        <w:t xml:space="preserve">. Children experience daily nature-based activities in sun-safe environments designed for Perth's climate.</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b w:val="1"/>
          <w:bCs w:val="1"/>
        </w:rPr>
      </w:pPr>
      <w:r w:rsidDel="00000000" w:rsidR="00000000" w:rsidRPr="00000000">
        <w:rPr>
          <w:b w:val="1"/>
          <w:bCs w:val="1"/>
          <w:rtl w:val="0"/>
        </w:rPr>
        <w:t xml:space="preserve">How do you prepare children for primary school?</w:t>
      </w:r>
    </w:p>
    <w:p w:rsidR="00000000" w:rsidDel="00000000" w:rsidP="00000000" w:rsidRDefault="00000000" w:rsidRPr="00000000" w14:paraId="000006E5">
      <w:pPr>
        <w:rPr>
          <w:b w:val="1"/>
          <w:bCs w:val="1"/>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Our School Readiness Program develops essential literacy, numeracy, and social skills through structured play-based learning. We align our curriculum with local primary school expectations, so that children transition confidently.</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b w:val="1"/>
          <w:bCs w:val="1"/>
        </w:rPr>
      </w:pPr>
      <w:r w:rsidDel="00000000" w:rsidR="00000000" w:rsidRPr="00000000">
        <w:rPr>
          <w:b w:val="1"/>
          <w:bCs w:val="1"/>
          <w:rtl w:val="0"/>
        </w:rPr>
        <w:t xml:space="preserve">Do you cater to Bull Creek's diverse family needs?</w:t>
      </w:r>
    </w:p>
    <w:p w:rsidR="00000000" w:rsidDel="00000000" w:rsidP="00000000" w:rsidRDefault="00000000" w:rsidRPr="00000000" w14:paraId="000006E9">
      <w:pPr>
        <w:rPr>
          <w:b w:val="1"/>
          <w:bCs w:val="1"/>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Absolutely. Whether you're seeking full-time care, part-time options, or before/after school programs, we offer flexible options. Our educators work closely with families to support each child's unique learning journey.</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b w:val="1"/>
          <w:bCs w:val="1"/>
        </w:rPr>
      </w:pPr>
      <w:r w:rsidDel="00000000" w:rsidR="00000000" w:rsidRPr="00000000">
        <w:rPr>
          <w:b w:val="1"/>
          <w:bCs w:val="1"/>
          <w:rtl w:val="0"/>
        </w:rPr>
        <w:t xml:space="preserve">What is the difference between Pre-Kindy and Kindergarten preparation?</w:t>
      </w:r>
    </w:p>
    <w:p w:rsidR="00000000" w:rsidDel="00000000" w:rsidP="00000000" w:rsidRDefault="00000000" w:rsidRPr="00000000" w14:paraId="000006ED">
      <w:pPr>
        <w:rPr>
          <w:b w:val="1"/>
          <w:bCs w:val="1"/>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Pre-Kindy (ages 3-4) focuses on social-emotional foundations and basic literacy, while Kindergarten (ages 4-5) involves more structured school readiness tasks aligned with WA Department of Education standards.</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b w:val="1"/>
          <w:bCs w:val="1"/>
        </w:rPr>
      </w:pPr>
      <w:r w:rsidDel="00000000" w:rsidR="00000000" w:rsidRPr="00000000">
        <w:rPr>
          <w:b w:val="1"/>
          <w:bCs w:val="1"/>
          <w:rtl w:val="0"/>
        </w:rPr>
        <w:t xml:space="preserve">Is the Bull Creek centre open on public holidays?</w:t>
      </w:r>
    </w:p>
    <w:p w:rsidR="00000000" w:rsidDel="00000000" w:rsidP="00000000" w:rsidRDefault="00000000" w:rsidRPr="00000000" w14:paraId="000006F1">
      <w:pPr>
        <w:rPr>
          <w:b w:val="1"/>
          <w:bCs w:val="1"/>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No, we are closed on all Western Australian public holidays. Fees are typically not charged or are adjusted for these days depending on our current fee policy.</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b w:val="1"/>
          <w:bCs w:val="1"/>
        </w:rPr>
      </w:pPr>
      <w:r w:rsidDel="00000000" w:rsidR="00000000" w:rsidRPr="00000000">
        <w:rPr>
          <w:b w:val="1"/>
          <w:bCs w:val="1"/>
          <w:rtl w:val="0"/>
        </w:rPr>
        <w:t xml:space="preserve">What are your safety and compliance standards?</w:t>
      </w:r>
    </w:p>
    <w:p w:rsidR="00000000" w:rsidDel="00000000" w:rsidP="00000000" w:rsidRDefault="00000000" w:rsidRPr="00000000" w14:paraId="000006F5">
      <w:pPr>
        <w:rPr>
          <w:b w:val="1"/>
          <w:bCs w:val="1"/>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We operate in full compliance with </w:t>
      </w:r>
      <w:ins w:author="Victor McMillan" w:id="29" w:date="2026-06-22T06:17:04Z">
        <w:r w:rsidDel="00000000" w:rsidR="00000000" w:rsidRPr="00000000">
          <w:rPr>
            <w:rtl w:val="0"/>
          </w:rPr>
          <w:t xml:space="preserve">industry </w:t>
        </w:r>
      </w:ins>
      <w:del w:author="Victor McMillan" w:id="29" w:date="2026-06-22T06:17:04Z">
        <w:r w:rsidDel="00000000" w:rsidR="00000000" w:rsidRPr="00000000">
          <w:rPr>
            <w:rtl w:val="0"/>
          </w:rPr>
          <w:delText xml:space="preserve">City of Melville child care </w:delText>
        </w:r>
      </w:del>
      <w:r w:rsidDel="00000000" w:rsidR="00000000" w:rsidRPr="00000000">
        <w:rPr>
          <w:rtl w:val="0"/>
        </w:rPr>
        <w:t xml:space="preserve">regulations, maintaining the highest standards for safety, hygiene, and educational quality. Our facilities</w:t>
      </w:r>
      <w:ins w:author="Victor McMillan" w:id="30" w:date="2026-06-22T06:17:11Z">
        <w:r w:rsidDel="00000000" w:rsidR="00000000" w:rsidRPr="00000000">
          <w:rPr>
            <w:rtl w:val="0"/>
          </w:rPr>
          <w:t xml:space="preserve"> also</w:t>
        </w:r>
      </w:ins>
      <w:r w:rsidDel="00000000" w:rsidR="00000000" w:rsidRPr="00000000">
        <w:rPr>
          <w:rtl w:val="0"/>
        </w:rPr>
        <w:t xml:space="preserve"> undergo regular inspections and updates.</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Give your child the educational advantage they deserve while simplifying your daily routine. Our Bull Creek early learning centre combines academic excellence with practical services for busy professional families. With limited spaces in our school readiness program and 2027 primary school enrolments approaching, now's the perfect time to secure your child's place.</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Book your tour and check out the difference today</w:t>
      </w:r>
      <w:r w:rsidDel="00000000" w:rsidR="00000000" w:rsidRPr="00000000">
        <w:br w:type="page"/>
      </w:r>
      <w:r w:rsidDel="00000000" w:rsidR="00000000" w:rsidRPr="00000000">
        <w:rPr>
          <w:rtl w:val="0"/>
        </w:rPr>
      </w:r>
    </w:p>
    <w:p w:rsidR="00000000" w:rsidDel="00000000" w:rsidP="00000000" w:rsidRDefault="00000000" w:rsidRPr="00000000" w14:paraId="000006FB">
      <w:pPr>
        <w:pStyle w:val="Heading1"/>
        <w:rPr>
          <w:b w:val="1"/>
          <w:bCs w:val="1"/>
        </w:rPr>
      </w:pPr>
      <w:bookmarkStart w:colFirst="0" w:colLast="0" w:name="_iezekmsur34" w:id="15"/>
      <w:bookmarkEnd w:id="15"/>
      <w:r w:rsidDel="00000000" w:rsidR="00000000" w:rsidRPr="00000000">
        <w:rPr>
          <w:b w:val="1"/>
          <w:bCs w:val="1"/>
          <w:rtl w:val="0"/>
        </w:rPr>
        <w:t xml:space="preserve">Page 16 </w:t>
      </w:r>
    </w:p>
    <w:p w:rsidR="00000000" w:rsidDel="00000000" w:rsidP="00000000" w:rsidRDefault="00000000" w:rsidRPr="00000000" w14:paraId="000006FC">
      <w:pPr>
        <w:rPr>
          <w:b w:val="1"/>
          <w:bCs w:val="1"/>
        </w:rPr>
      </w:pPr>
      <w:r w:rsidDel="00000000" w:rsidR="00000000" w:rsidRPr="00000000">
        <w:rPr>
          <w:b w:val="1"/>
          <w:bCs w:val="1"/>
          <w:rtl w:val="0"/>
        </w:rPr>
        <w:t xml:space="preserve">URL: </w:t>
      </w:r>
      <w:hyperlink r:id="rId18">
        <w:r w:rsidDel="00000000" w:rsidR="00000000" w:rsidRPr="00000000">
          <w:rPr>
            <w:b w:val="1"/>
            <w:bCs w:val="1"/>
            <w:color w:val="1155cc"/>
            <w:u w:val="single"/>
            <w:rtl w:val="0"/>
          </w:rPr>
          <w:t xml:space="preserve">https://flourishelc.com.au/daycare-childcare-leeming-wa/</w:t>
        </w:r>
      </w:hyperlink>
      <w:r w:rsidDel="00000000" w:rsidR="00000000" w:rsidRPr="00000000">
        <w:rPr>
          <w:rtl w:val="0"/>
        </w:rPr>
      </w:r>
    </w:p>
    <w:p w:rsidR="00000000" w:rsidDel="00000000" w:rsidP="00000000" w:rsidRDefault="00000000" w:rsidRPr="00000000" w14:paraId="000006FD">
      <w:pPr>
        <w:rPr>
          <w:b w:val="1"/>
          <w:bCs w:val="1"/>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Page Type: Location Page</w:t>
      </w:r>
    </w:p>
    <w:p w:rsidR="00000000" w:rsidDel="00000000" w:rsidP="00000000" w:rsidRDefault="00000000" w:rsidRPr="00000000" w14:paraId="000006FF">
      <w:pPr>
        <w:rPr/>
      </w:pPr>
      <w:r w:rsidDel="00000000" w:rsidR="00000000" w:rsidRPr="00000000">
        <w:rPr>
          <w:rtl w:val="0"/>
        </w:rPr>
        <w:t xml:space="preserve">Content Type: New Content</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Keywords:</w:t>
      </w:r>
    </w:p>
    <w:p w:rsidR="00000000" w:rsidDel="00000000" w:rsidP="00000000" w:rsidRDefault="00000000" w:rsidRPr="00000000" w14:paraId="00000702">
      <w:pPr>
        <w:rPr>
          <w:b w:val="1"/>
          <w:bCs w:val="1"/>
        </w:rPr>
      </w:pPr>
      <w:r w:rsidDel="00000000" w:rsidR="00000000" w:rsidRPr="00000000">
        <w:rPr>
          <w:b w:val="1"/>
          <w:bCs w:val="1"/>
          <w:rtl w:val="0"/>
        </w:rPr>
        <w:t xml:space="preserve">Primary keyword: childcare near leeming</w:t>
      </w:r>
    </w:p>
    <w:p w:rsidR="00000000" w:rsidDel="00000000" w:rsidP="00000000" w:rsidRDefault="00000000" w:rsidRPr="00000000" w14:paraId="00000703">
      <w:pPr>
        <w:rPr/>
      </w:pPr>
      <w:r w:rsidDel="00000000" w:rsidR="00000000" w:rsidRPr="00000000">
        <w:rPr>
          <w:rtl w:val="0"/>
        </w:rPr>
        <w:t xml:space="preserve">Secondary keywords: daycare near leeming</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b w:val="1"/>
          <w:bCs w:val="1"/>
        </w:rPr>
      </w:pPr>
      <w:r w:rsidDel="00000000" w:rsidR="00000000" w:rsidRPr="00000000">
        <w:rPr>
          <w:b w:val="1"/>
          <w:bCs w:val="1"/>
          <w:rtl w:val="0"/>
        </w:rPr>
        <w:t xml:space="preserve">Content:</w:t>
      </w:r>
    </w:p>
    <w:p w:rsidR="00000000" w:rsidDel="00000000" w:rsidP="00000000" w:rsidRDefault="00000000" w:rsidRPr="00000000" w14:paraId="00000706">
      <w:pPr>
        <w:rPr/>
      </w:pPr>
      <w:r w:rsidDel="00000000" w:rsidR="00000000" w:rsidRPr="00000000">
        <w:rPr>
          <w:rtl w:val="0"/>
        </w:rPr>
        <w:t xml:space="preserve">Meta Title: Childcare Near Leeming | Flourish ELC</w:t>
      </w:r>
    </w:p>
    <w:p w:rsidR="00000000" w:rsidDel="00000000" w:rsidP="00000000" w:rsidRDefault="00000000" w:rsidRPr="00000000" w14:paraId="00000707">
      <w:pPr>
        <w:rPr/>
      </w:pPr>
      <w:r w:rsidDel="00000000" w:rsidR="00000000" w:rsidRPr="00000000">
        <w:rPr>
          <w:rtl w:val="0"/>
        </w:rPr>
        <w:t xml:space="preserve">Meta Description: Looking for childcare near Leeming? Our education-focused centre offers stress-free drop-offs near Kwinana Freeway. Expert care for busy professionals.</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b w:val="1"/>
          <w:bCs w:val="1"/>
        </w:rPr>
      </w:pPr>
      <w:r w:rsidDel="00000000" w:rsidR="00000000" w:rsidRPr="00000000">
        <w:rPr>
          <w:b w:val="1"/>
          <w:bCs w:val="1"/>
          <w:rtl w:val="0"/>
        </w:rPr>
        <w:t xml:space="preserve">H1: Childcare near Leeming</w:t>
      </w:r>
    </w:p>
    <w:p w:rsidR="00000000" w:rsidDel="00000000" w:rsidP="00000000" w:rsidRDefault="00000000" w:rsidRPr="00000000" w14:paraId="0000070A">
      <w:pPr>
        <w:spacing w:after="240" w:before="240" w:lineRule="auto"/>
        <w:rPr/>
      </w:pPr>
      <w:r w:rsidDel="00000000" w:rsidR="00000000" w:rsidRPr="00000000">
        <w:rPr>
          <w:rtl w:val="0"/>
        </w:rPr>
        <w:t xml:space="preserve">The early years go fast, and what happens in them matters more than most people realise. At our Leeming centre, we make every day count with qualified educators, intentional programs, and a warm environment where children feel secure enough to explore, connect, and grow.</w:t>
      </w:r>
    </w:p>
    <w:p w:rsidR="00000000" w:rsidDel="00000000" w:rsidP="00000000" w:rsidRDefault="00000000" w:rsidRPr="00000000" w14:paraId="0000070B">
      <w:pPr>
        <w:spacing w:after="240" w:before="240" w:lineRule="auto"/>
        <w:rPr/>
      </w:pPr>
      <w:r w:rsidDel="00000000" w:rsidR="00000000" w:rsidRPr="00000000">
        <w:rPr>
          <w:rtl w:val="0"/>
        </w:rPr>
        <w:t xml:space="preserve">For busy Leeming families, we also understand that great childcare needs to work practically. Dependable routines, flexible options, and a team you can truly trust means one less thing to worry about as you head into your day.</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b w:val="1"/>
          <w:bCs w:val="1"/>
        </w:rPr>
      </w:pPr>
      <w:r w:rsidDel="00000000" w:rsidR="00000000" w:rsidRPr="00000000">
        <w:rPr>
          <w:b w:val="1"/>
          <w:bCs w:val="1"/>
          <w:rtl w:val="0"/>
        </w:rPr>
        <w:t xml:space="preserve">H2: Understanding Your Daily Challenges and Our Services We Offer</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b w:val="1"/>
          <w:bCs w:val="1"/>
        </w:rPr>
      </w:pPr>
      <w:r w:rsidDel="00000000" w:rsidR="00000000" w:rsidRPr="00000000">
        <w:rPr>
          <w:b w:val="1"/>
          <w:bCs w:val="1"/>
          <w:rtl w:val="0"/>
        </w:rPr>
        <w:t xml:space="preserve">H3: School Readiness Programs</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Our government-approved Kindergarten program and wide-ranging school readiness curriculum deliver the educational head start your child deserves. We align our teaching methods with local primary school expectations, providing a smooth transition to 'big school' when the time comes.</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Our knowledgeable educators focus on developing essential skills including:</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numPr>
          <w:ilvl w:val="0"/>
          <w:numId w:val="20"/>
        </w:numPr>
        <w:ind w:left="720" w:hanging="360"/>
        <w:rPr>
          <w:u w:val="none"/>
        </w:rPr>
      </w:pPr>
      <w:r w:rsidDel="00000000" w:rsidR="00000000" w:rsidRPr="00000000">
        <w:rPr>
          <w:rtl w:val="0"/>
        </w:rPr>
        <w:t xml:space="preserve">Literacy foundations.</w:t>
      </w:r>
    </w:p>
    <w:p w:rsidR="00000000" w:rsidDel="00000000" w:rsidP="00000000" w:rsidRDefault="00000000" w:rsidRPr="00000000" w14:paraId="00000716">
      <w:pPr>
        <w:numPr>
          <w:ilvl w:val="0"/>
          <w:numId w:val="20"/>
        </w:numPr>
        <w:ind w:left="720" w:hanging="360"/>
        <w:rPr>
          <w:u w:val="none"/>
        </w:rPr>
      </w:pPr>
      <w:r w:rsidDel="00000000" w:rsidR="00000000" w:rsidRPr="00000000">
        <w:rPr>
          <w:rtl w:val="0"/>
        </w:rPr>
        <w:t xml:space="preserve">Numeracy concepts.</w:t>
      </w:r>
    </w:p>
    <w:p w:rsidR="00000000" w:rsidDel="00000000" w:rsidP="00000000" w:rsidRDefault="00000000" w:rsidRPr="00000000" w14:paraId="00000717">
      <w:pPr>
        <w:numPr>
          <w:ilvl w:val="0"/>
          <w:numId w:val="20"/>
        </w:numPr>
        <w:ind w:left="720" w:hanging="360"/>
        <w:rPr>
          <w:u w:val="none"/>
        </w:rPr>
      </w:pPr>
      <w:r w:rsidDel="00000000" w:rsidR="00000000" w:rsidRPr="00000000">
        <w:rPr>
          <w:rtl w:val="0"/>
        </w:rPr>
        <w:t xml:space="preserve">Social confidence.</w:t>
      </w:r>
    </w:p>
    <w:p w:rsidR="00000000" w:rsidDel="00000000" w:rsidP="00000000" w:rsidRDefault="00000000" w:rsidRPr="00000000" w14:paraId="00000718">
      <w:pPr>
        <w:numPr>
          <w:ilvl w:val="0"/>
          <w:numId w:val="20"/>
        </w:numPr>
        <w:ind w:left="720" w:hanging="360"/>
        <w:rPr>
          <w:u w:val="none"/>
        </w:rPr>
      </w:pPr>
      <w:r w:rsidDel="00000000" w:rsidR="00000000" w:rsidRPr="00000000">
        <w:rPr>
          <w:rtl w:val="0"/>
        </w:rPr>
        <w:t xml:space="preserve">Emotional regulation.</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Whether your child will attend a nearby primary school or you're considering options further afield, we make sure they're equipped with the knowledge and confidence to thrive.</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Book a tour to see our school readiness program in action</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b w:val="1"/>
          <w:bCs w:val="1"/>
        </w:rPr>
      </w:pPr>
      <w:r w:rsidDel="00000000" w:rsidR="00000000" w:rsidRPr="00000000">
        <w:rPr>
          <w:rtl w:val="0"/>
        </w:rPr>
      </w:r>
    </w:p>
    <w:p w:rsidR="00000000" w:rsidDel="00000000" w:rsidP="00000000" w:rsidRDefault="00000000" w:rsidRPr="00000000" w14:paraId="0000071F">
      <w:pPr>
        <w:rPr>
          <w:b w:val="1"/>
          <w:bCs w:val="1"/>
        </w:rPr>
      </w:pPr>
      <w:r w:rsidDel="00000000" w:rsidR="00000000" w:rsidRPr="00000000">
        <w:rPr>
          <w:b w:val="1"/>
          <w:bCs w:val="1"/>
          <w:rtl w:val="0"/>
        </w:rPr>
        <w:t xml:space="preserve">H3: STEM, Sustainability and Cultural Education</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Our integrated STEM program sparks curiosity, critical thinking and problem-solving through hands-on experiments, construction projects and interactive technology. Sustainability is woven through the day too, with planting, composting and garden-to-plate initiatives that build genuine respect for the natural environment. Ken Hurst Park and the surrounding reserves are a daily reminder of the bushland we share.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Through our Cultural Education program, children explore Indigenous heritage and world cultures via storytelling, music, art and traditional celebrations, building inclusion, respect and a strong sense of belonging in a multicultural community.</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b w:val="1"/>
          <w:bCs w:val="1"/>
        </w:rPr>
      </w:pPr>
      <w:r w:rsidDel="00000000" w:rsidR="00000000" w:rsidRPr="00000000">
        <w:rPr>
          <w:rtl w:val="0"/>
        </w:rPr>
      </w:r>
    </w:p>
    <w:p w:rsidR="00000000" w:rsidDel="00000000" w:rsidP="00000000" w:rsidRDefault="00000000" w:rsidRPr="00000000" w14:paraId="00000726">
      <w:pPr>
        <w:rPr>
          <w:b w:val="1"/>
          <w:bCs w:val="1"/>
        </w:rPr>
      </w:pPr>
      <w:r w:rsidDel="00000000" w:rsidR="00000000" w:rsidRPr="00000000">
        <w:rPr>
          <w:b w:val="1"/>
          <w:bCs w:val="1"/>
          <w:rtl w:val="0"/>
        </w:rPr>
        <w:t xml:space="preserve">H2: Your Local Daycare Near Leeming Experts</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Unlike generic chains, we understand the Leeming lifestyle intimately. We know you've chosen this suburb for its excellent schools, family-friendly atmosphere, and convenient location. Our entire service is built around supporting families in classic Leeming homes, from single-storey brick-and-tile houses with spacious backyards to newer developments.</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We provide a service that truly understands and responds to your family's specific needs. From preparing children for the academic expectations of nearby schools to accommodating the schedules of commuting professionals, every aspect of our program is tailored to the Leeming community.</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Secure your child's place at our Leeming centre today.</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b w:val="1"/>
          <w:bCs w:val="1"/>
        </w:rPr>
      </w:pPr>
      <w:r w:rsidDel="00000000" w:rsidR="00000000" w:rsidRPr="00000000">
        <w:rPr>
          <w:b w:val="1"/>
          <w:bCs w:val="1"/>
          <w:rtl w:val="0"/>
        </w:rPr>
        <w:t xml:space="preserve">H2: Why Choose Our Childcare Near Leeming?</w:t>
      </w:r>
    </w:p>
    <w:p w:rsidR="00000000" w:rsidDel="00000000" w:rsidP="00000000" w:rsidRDefault="00000000" w:rsidRPr="00000000" w14:paraId="00000730">
      <w:pPr>
        <w:rPr>
          <w:b w:val="1"/>
          <w:bCs w:val="1"/>
        </w:rPr>
      </w:pPr>
      <w:r w:rsidDel="00000000" w:rsidR="00000000" w:rsidRPr="00000000">
        <w:rPr>
          <w:rtl w:val="0"/>
        </w:rPr>
      </w:r>
    </w:p>
    <w:p w:rsidR="00000000" w:rsidDel="00000000" w:rsidP="00000000" w:rsidRDefault="00000000" w:rsidRPr="00000000" w14:paraId="00000731">
      <w:pPr>
        <w:numPr>
          <w:ilvl w:val="0"/>
          <w:numId w:val="21"/>
        </w:numPr>
        <w:ind w:left="720" w:hanging="360"/>
      </w:pPr>
      <w:r w:rsidDel="00000000" w:rsidR="00000000" w:rsidRPr="00000000">
        <w:rPr>
          <w:b w:val="1"/>
          <w:bCs w:val="1"/>
          <w:rtl w:val="0"/>
        </w:rPr>
        <w:t xml:space="preserve">Best-Practice Education:</w:t>
      </w:r>
      <w:r w:rsidDel="00000000" w:rsidR="00000000" w:rsidRPr="00000000">
        <w:rPr>
          <w:rtl w:val="0"/>
        </w:rPr>
        <w:t xml:space="preserve"> Programs guided by the EYLF and NQF, delivering play-based learning with measurable outcomes.</w:t>
      </w:r>
    </w:p>
    <w:p w:rsidR="00000000" w:rsidDel="00000000" w:rsidP="00000000" w:rsidRDefault="00000000" w:rsidRPr="00000000" w14:paraId="00000732">
      <w:pPr>
        <w:numPr>
          <w:ilvl w:val="0"/>
          <w:numId w:val="21"/>
        </w:numPr>
        <w:ind w:left="720" w:hanging="360"/>
      </w:pPr>
      <w:r w:rsidDel="00000000" w:rsidR="00000000" w:rsidRPr="00000000">
        <w:rPr>
          <w:b w:val="1"/>
          <w:bCs w:val="1"/>
          <w:rtl w:val="0"/>
        </w:rPr>
        <w:t xml:space="preserve">School Readiness Focus:</w:t>
      </w:r>
      <w:r w:rsidDel="00000000" w:rsidR="00000000" w:rsidRPr="00000000">
        <w:rPr>
          <w:rtl w:val="0"/>
        </w:rPr>
        <w:t xml:space="preserve"> A curriculum built to prepare children for the academic and social expectations of local primary schools.</w:t>
      </w:r>
    </w:p>
    <w:p w:rsidR="00000000" w:rsidDel="00000000" w:rsidP="00000000" w:rsidRDefault="00000000" w:rsidRPr="00000000" w14:paraId="00000733">
      <w:pPr>
        <w:numPr>
          <w:ilvl w:val="0"/>
          <w:numId w:val="21"/>
        </w:numPr>
        <w:ind w:left="720" w:hanging="360"/>
      </w:pPr>
      <w:r w:rsidDel="00000000" w:rsidR="00000000" w:rsidRPr="00000000">
        <w:rPr>
          <w:b w:val="1"/>
          <w:bCs w:val="1"/>
          <w:rtl w:val="0"/>
        </w:rPr>
        <w:t xml:space="preserve">Modern Learning Resources:</w:t>
      </w:r>
      <w:r w:rsidDel="00000000" w:rsidR="00000000" w:rsidRPr="00000000">
        <w:rPr>
          <w:rtl w:val="0"/>
        </w:rPr>
        <w:t xml:space="preserve"> iPads, Interactive Whiteboards and purpose-built indoor and outdoor spaces.</w:t>
      </w:r>
    </w:p>
    <w:p w:rsidR="00000000" w:rsidDel="00000000" w:rsidP="00000000" w:rsidRDefault="00000000" w:rsidRPr="00000000" w14:paraId="00000734">
      <w:pPr>
        <w:numPr>
          <w:ilvl w:val="0"/>
          <w:numId w:val="21"/>
        </w:numPr>
        <w:ind w:left="720" w:hanging="360"/>
      </w:pPr>
      <w:r w:rsidDel="00000000" w:rsidR="00000000" w:rsidRPr="00000000">
        <w:rPr>
          <w:b w:val="1"/>
          <w:bCs w:val="1"/>
          <w:rtl w:val="0"/>
        </w:rPr>
        <w:t xml:space="preserve">Parent Communication App:</w:t>
      </w:r>
      <w:r w:rsidDel="00000000" w:rsidR="00000000" w:rsidRPr="00000000">
        <w:rPr>
          <w:rtl w:val="0"/>
        </w:rPr>
        <w:t xml:space="preserve"> Stay connected to your child's day through photos, videos and observations, designed for busy professionals.</w:t>
      </w:r>
    </w:p>
    <w:p w:rsidR="00000000" w:rsidDel="00000000" w:rsidP="00000000" w:rsidRDefault="00000000" w:rsidRPr="00000000" w14:paraId="00000735">
      <w:pPr>
        <w:numPr>
          <w:ilvl w:val="0"/>
          <w:numId w:val="21"/>
        </w:numPr>
        <w:ind w:left="720" w:hanging="360"/>
      </w:pPr>
      <w:r w:rsidDel="00000000" w:rsidR="00000000" w:rsidRPr="00000000">
        <w:rPr>
          <w:b w:val="1"/>
          <w:bCs w:val="1"/>
          <w:rtl w:val="0"/>
        </w:rPr>
        <w:t xml:space="preserve">Passionate Educators:</w:t>
      </w:r>
      <w:r w:rsidDel="00000000" w:rsidR="00000000" w:rsidRPr="00000000">
        <w:rPr>
          <w:rtl w:val="0"/>
        </w:rPr>
        <w:t xml:space="preserve"> First Aid trained and committed to ongoing professional development and the highest child safety standards.</w:t>
      </w:r>
    </w:p>
    <w:p w:rsidR="00000000" w:rsidDel="00000000" w:rsidP="00000000" w:rsidRDefault="00000000" w:rsidRPr="00000000" w14:paraId="00000736">
      <w:pPr>
        <w:numPr>
          <w:ilvl w:val="0"/>
          <w:numId w:val="21"/>
        </w:numPr>
        <w:ind w:left="720" w:hanging="360"/>
      </w:pPr>
      <w:r w:rsidDel="00000000" w:rsidR="00000000" w:rsidRPr="00000000">
        <w:rPr>
          <w:b w:val="1"/>
          <w:bCs w:val="1"/>
          <w:rtl w:val="0"/>
        </w:rPr>
        <w:t xml:space="preserve">Flexible Family Partnership:</w:t>
      </w:r>
      <w:r w:rsidDel="00000000" w:rsidR="00000000" w:rsidRPr="00000000">
        <w:rPr>
          <w:rtl w:val="0"/>
        </w:rPr>
        <w:t xml:space="preserve"> "Our place is your place." Be as involved as you choose.</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b w:val="1"/>
          <w:bCs w:val="1"/>
        </w:rPr>
      </w:pPr>
      <w:r w:rsidDel="00000000" w:rsidR="00000000" w:rsidRPr="00000000">
        <w:rPr>
          <w:b w:val="1"/>
          <w:bCs w:val="1"/>
          <w:rtl w:val="0"/>
        </w:rPr>
        <w:t xml:space="preserve">What makes your daycare near Leeming different from other centres?</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del w:author="Victor McMillan" w:id="31" w:date="2026-06-22T06:17:17Z"/>
        </w:rPr>
      </w:pPr>
      <w:r w:rsidDel="00000000" w:rsidR="00000000" w:rsidRPr="00000000">
        <w:rPr>
          <w:rtl w:val="0"/>
        </w:rPr>
        <w:t xml:space="preserve">Our deep understanding of local family needs sets us apart. We've designed our entire service around the Leeming lifestyle, from convenient access for commuting parents to curriculum aligned with local school expectations. </w:t>
      </w:r>
      <w:del w:author="Victor McMillan" w:id="31" w:date="2026-06-22T06:17:17Z">
        <w:r w:rsidDel="00000000" w:rsidR="00000000" w:rsidRPr="00000000">
          <w:rPr>
            <w:rtl w:val="0"/>
          </w:rPr>
          <w:delText xml:space="preserve">Our compliance with City of Melville planning requirements demonstrates our commitment to exceeding industry standards.</w:delText>
        </w:r>
      </w:del>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b w:val="1"/>
          <w:bCs w:val="1"/>
        </w:rPr>
      </w:pPr>
      <w:r w:rsidDel="00000000" w:rsidR="00000000" w:rsidRPr="00000000">
        <w:rPr>
          <w:b w:val="1"/>
          <w:bCs w:val="1"/>
          <w:rtl w:val="0"/>
        </w:rPr>
        <w:t xml:space="preserve">How do you prepare children for local primary schools?</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Our school readiness program focuses on the specific skills and knowledge expected by Leeming area schools. We develop literacy and numeracy foundations, foster independence and social skills, and build the confidence children need for successful school transitions. Regular assessments make sure every child progresses at their peak pace.</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b w:val="1"/>
          <w:bCs w:val="1"/>
        </w:rPr>
      </w:pPr>
      <w:r w:rsidDel="00000000" w:rsidR="00000000" w:rsidRPr="00000000">
        <w:rPr>
          <w:b w:val="1"/>
          <w:bCs w:val="1"/>
          <w:rtl w:val="0"/>
        </w:rPr>
        <w:t xml:space="preserve">What are your operating hours?</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We offer extended hours to accommodate professional schedules, opening early enough for pre-commute drop-offs and remaining open for anyone in later city returns. Our flexible booking system means you have options of days of </w:t>
      </w:r>
      <w:r w:rsidDel="00000000" w:rsidR="00000000" w:rsidRPr="00000000">
        <w:rPr>
          <w:rtl w:val="0"/>
        </w:rPr>
        <w:t xml:space="preserve">enrolment</w:t>
      </w:r>
      <w:r w:rsidDel="00000000" w:rsidR="00000000" w:rsidRPr="00000000">
        <w:rPr>
          <w:rtl w:val="0"/>
        </w:rPr>
        <w:t xml:space="preserve"> to meet your families needs. We are open every weekday from 7:00am until 6:00pm Monday to Friday. Please note that we are closed on public holidays.</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b w:val="1"/>
          <w:bCs w:val="1"/>
        </w:rPr>
      </w:pPr>
      <w:r w:rsidDel="00000000" w:rsidR="00000000" w:rsidRPr="00000000">
        <w:rPr>
          <w:b w:val="1"/>
          <w:bCs w:val="1"/>
          <w:rtl w:val="0"/>
        </w:rPr>
        <w:t xml:space="preserve">How do you keep parents informed about their child's day?</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Our parent communication app provides real-time updates, photos, and developmental observations throughout the day. You'll receive notifications about meals, sleep times, activities, and special moments, helping you stay connected even during busy work hours.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b w:val="1"/>
          <w:bCs w:val="1"/>
        </w:rPr>
      </w:pPr>
      <w:r w:rsidDel="00000000" w:rsidR="00000000" w:rsidRPr="00000000">
        <w:rPr>
          <w:b w:val="1"/>
          <w:bCs w:val="1"/>
          <w:rtl w:val="0"/>
        </w:rPr>
        <w:t xml:space="preserve">Do you offer casual days?</w:t>
      </w:r>
    </w:p>
    <w:p w:rsidR="00000000" w:rsidDel="00000000" w:rsidP="00000000" w:rsidRDefault="00000000" w:rsidRPr="00000000" w14:paraId="0000074C">
      <w:pPr>
        <w:rPr>
          <w:b w:val="1"/>
          <w:bCs w:val="1"/>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If we have an absence in a room, we offer casual "add-on" days to currently enrolled families. These can be booked through our parent app on a first-come, first-served basis.</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b w:val="1"/>
          <w:bCs w:val="1"/>
        </w:rPr>
      </w:pPr>
      <w:r w:rsidDel="00000000" w:rsidR="00000000" w:rsidRPr="00000000">
        <w:rPr>
          <w:b w:val="1"/>
          <w:bCs w:val="1"/>
          <w:rtl w:val="0"/>
        </w:rPr>
        <w:t xml:space="preserve">What qualifications do the Leeming educators hold?</w:t>
      </w:r>
    </w:p>
    <w:p w:rsidR="00000000" w:rsidDel="00000000" w:rsidP="00000000" w:rsidRDefault="00000000" w:rsidRPr="00000000" w14:paraId="00000750">
      <w:pPr>
        <w:rPr>
          <w:b w:val="1"/>
          <w:bCs w:val="1"/>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Our team includes University-trained Early Childhood Teachers, Diploma-qualified Lead Educators, and Certificate III Assistant Educators.</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b w:val="1"/>
          <w:bCs w:val="1"/>
        </w:rPr>
      </w:pPr>
      <w:r w:rsidDel="00000000" w:rsidR="00000000" w:rsidRPr="00000000">
        <w:rPr>
          <w:b w:val="1"/>
          <w:bCs w:val="1"/>
          <w:rtl w:val="0"/>
        </w:rPr>
        <w:t xml:space="preserve">Is your centre equipped for children with additional needs?</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Absolutely. We believe in inclusive education and work closely with families to support children with diverse learning needs. Our educators receive ongoing professional development to verify every child receives appropriate support and encouragement.</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With 2027 school enrolments on the horizon, spots in our sought-after school readiness program are limited. Don't let this opportunity pass. Your child's educational journey and your family's daily convenience deserve the best possible start.</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Contact us today to arrange your personal tour</w:t>
      </w:r>
      <w:r w:rsidDel="00000000" w:rsidR="00000000" w:rsidRPr="00000000">
        <w:br w:type="page"/>
      </w:r>
      <w:r w:rsidDel="00000000" w:rsidR="00000000" w:rsidRPr="00000000">
        <w:rPr>
          <w:rtl w:val="0"/>
        </w:rPr>
      </w:r>
    </w:p>
    <w:p w:rsidR="00000000" w:rsidDel="00000000" w:rsidP="00000000" w:rsidRDefault="00000000" w:rsidRPr="00000000" w14:paraId="0000075A">
      <w:pPr>
        <w:pStyle w:val="Heading1"/>
        <w:rPr>
          <w:b w:val="1"/>
          <w:bCs w:val="1"/>
        </w:rPr>
      </w:pPr>
      <w:bookmarkStart w:colFirst="0" w:colLast="0" w:name="_sg72vfru7ykv" w:id="16"/>
      <w:bookmarkEnd w:id="16"/>
      <w:r w:rsidDel="00000000" w:rsidR="00000000" w:rsidRPr="00000000">
        <w:rPr>
          <w:b w:val="1"/>
          <w:bCs w:val="1"/>
          <w:rtl w:val="0"/>
        </w:rPr>
        <w:t xml:space="preserve">Page 17 </w:t>
      </w:r>
    </w:p>
    <w:p w:rsidR="00000000" w:rsidDel="00000000" w:rsidP="00000000" w:rsidRDefault="00000000" w:rsidRPr="00000000" w14:paraId="0000075B">
      <w:pPr>
        <w:rPr>
          <w:b w:val="1"/>
          <w:bCs w:val="1"/>
        </w:rPr>
      </w:pPr>
      <w:r w:rsidDel="00000000" w:rsidR="00000000" w:rsidRPr="00000000">
        <w:rPr>
          <w:b w:val="1"/>
          <w:bCs w:val="1"/>
          <w:rtl w:val="0"/>
        </w:rPr>
        <w:t xml:space="preserve">URL: https://flourishelc.com.au/daycare-childcare-bateman-wa/</w:t>
      </w:r>
    </w:p>
    <w:p w:rsidR="00000000" w:rsidDel="00000000" w:rsidP="00000000" w:rsidRDefault="00000000" w:rsidRPr="00000000" w14:paraId="0000075C">
      <w:pPr>
        <w:rPr/>
      </w:pPr>
      <w:r w:rsidDel="00000000" w:rsidR="00000000" w:rsidRPr="00000000">
        <w:rPr>
          <w:rtl w:val="0"/>
        </w:rPr>
        <w:t xml:space="preserve">Page Type: Location Page</w:t>
      </w:r>
    </w:p>
    <w:p w:rsidR="00000000" w:rsidDel="00000000" w:rsidP="00000000" w:rsidRDefault="00000000" w:rsidRPr="00000000" w14:paraId="0000075D">
      <w:pPr>
        <w:rPr/>
      </w:pPr>
      <w:r w:rsidDel="00000000" w:rsidR="00000000" w:rsidRPr="00000000">
        <w:rPr>
          <w:rtl w:val="0"/>
        </w:rPr>
        <w:t xml:space="preserve">Content Type: New Content</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Keywords:</w:t>
      </w:r>
    </w:p>
    <w:p w:rsidR="00000000" w:rsidDel="00000000" w:rsidP="00000000" w:rsidRDefault="00000000" w:rsidRPr="00000000" w14:paraId="00000760">
      <w:pPr>
        <w:rPr>
          <w:b w:val="1"/>
          <w:bCs w:val="1"/>
        </w:rPr>
      </w:pPr>
      <w:r w:rsidDel="00000000" w:rsidR="00000000" w:rsidRPr="00000000">
        <w:rPr>
          <w:b w:val="1"/>
          <w:bCs w:val="1"/>
          <w:rtl w:val="0"/>
        </w:rPr>
        <w:t xml:space="preserve">Primary keyword: childcare near bateman</w:t>
      </w:r>
    </w:p>
    <w:p w:rsidR="00000000" w:rsidDel="00000000" w:rsidP="00000000" w:rsidRDefault="00000000" w:rsidRPr="00000000" w14:paraId="00000761">
      <w:pPr>
        <w:rPr/>
      </w:pPr>
      <w:r w:rsidDel="00000000" w:rsidR="00000000" w:rsidRPr="00000000">
        <w:rPr>
          <w:rtl w:val="0"/>
        </w:rPr>
        <w:t xml:space="preserve">Secondary keywords: daycare near bateman</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b w:val="1"/>
          <w:bCs w:val="1"/>
        </w:rPr>
      </w:pPr>
      <w:r w:rsidDel="00000000" w:rsidR="00000000" w:rsidRPr="00000000">
        <w:rPr>
          <w:b w:val="1"/>
          <w:bCs w:val="1"/>
          <w:rtl w:val="0"/>
        </w:rPr>
        <w:t xml:space="preserve">Content:</w:t>
      </w:r>
    </w:p>
    <w:p w:rsidR="00000000" w:rsidDel="00000000" w:rsidP="00000000" w:rsidRDefault="00000000" w:rsidRPr="00000000" w14:paraId="00000764">
      <w:pPr>
        <w:rPr/>
      </w:pPr>
      <w:r w:rsidDel="00000000" w:rsidR="00000000" w:rsidRPr="00000000">
        <w:rPr>
          <w:rtl w:val="0"/>
        </w:rPr>
        <w:t xml:space="preserve">Meta Title: Childcare Near Bateman | Flourish ELC</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Meta Description: Looking for childcare near Bateman? Our school readiness program prepares children with structured learning in a nurturing environment.</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b w:val="1"/>
          <w:bCs w:val="1"/>
        </w:rPr>
      </w:pPr>
      <w:r w:rsidDel="00000000" w:rsidR="00000000" w:rsidRPr="00000000">
        <w:rPr>
          <w:b w:val="1"/>
          <w:bCs w:val="1"/>
          <w:rtl w:val="0"/>
        </w:rPr>
        <w:t xml:space="preserve">H1: Childcare Near Bateman</w:t>
      </w:r>
    </w:p>
    <w:p w:rsidR="00000000" w:rsidDel="00000000" w:rsidP="00000000" w:rsidRDefault="00000000" w:rsidRPr="00000000" w14:paraId="0000076A">
      <w:pPr>
        <w:spacing w:after="240" w:before="240" w:lineRule="auto"/>
        <w:rPr/>
      </w:pPr>
      <w:r w:rsidDel="00000000" w:rsidR="00000000" w:rsidRPr="00000000">
        <w:rPr>
          <w:rtl w:val="0"/>
        </w:rPr>
        <w:t xml:space="preserve">Starting school is a big moment, and the years leading up to it matter enormously. At Flourish ELC, we have a purpose-built centre near Bateman that runs structured, evidence-based programs focused on the pre-literacy, numeracy, and social skills to give children real confidence when that first day of school arrives.</w:t>
      </w:r>
    </w:p>
    <w:p w:rsidR="00000000" w:rsidDel="00000000" w:rsidP="00000000" w:rsidRDefault="00000000" w:rsidRPr="00000000" w14:paraId="0000076B">
      <w:pPr>
        <w:spacing w:after="240" w:before="240" w:lineRule="auto"/>
        <w:rPr/>
      </w:pPr>
      <w:r w:rsidDel="00000000" w:rsidR="00000000" w:rsidRPr="00000000">
        <w:rPr>
          <w:rtl w:val="0"/>
        </w:rPr>
        <w:t xml:space="preserve">Our qualified educators know what local schools expect and work intentionally to get your child there, not just ready, but genuinely excited to learn. It's early childhood education with a clear purpose, and a warm, nurturing environment to grow into it.</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b w:val="1"/>
          <w:bCs w:val="1"/>
        </w:rPr>
      </w:pPr>
      <w:r w:rsidDel="00000000" w:rsidR="00000000" w:rsidRPr="00000000">
        <w:rPr>
          <w:b w:val="1"/>
          <w:bCs w:val="1"/>
          <w:rtl w:val="0"/>
        </w:rPr>
        <w:t xml:space="preserve">H2: Understanding Bateman Parents' Educational Priorities</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The high concentration of professionals in Bateman creates a community that deeply values education from the earliest years. You want assurance that your child won't just be looked after. They'll be actively prepared for the academic expectations ahead.</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b w:val="1"/>
          <w:bCs w:val="1"/>
        </w:rPr>
      </w:pPr>
      <w:r w:rsidDel="00000000" w:rsidR="00000000" w:rsidRPr="00000000">
        <w:rPr>
          <w:b w:val="1"/>
          <w:bCs w:val="1"/>
          <w:rtl w:val="0"/>
        </w:rPr>
        <w:t xml:space="preserve">H3: Structured Learning for School Readiness</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Our School Readiness Program addresses this need directly. Rather than unstructured play, we provide:</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numPr>
          <w:ilvl w:val="0"/>
          <w:numId w:val="27"/>
        </w:numPr>
        <w:ind w:left="720" w:hanging="360"/>
        <w:rPr>
          <w:u w:val="none"/>
        </w:rPr>
      </w:pPr>
      <w:r w:rsidDel="00000000" w:rsidR="00000000" w:rsidRPr="00000000">
        <w:rPr>
          <w:rtl w:val="0"/>
        </w:rPr>
        <w:t xml:space="preserve">Daily literacy activities building phonics awareness and early writing skills.</w:t>
      </w:r>
    </w:p>
    <w:p w:rsidR="00000000" w:rsidDel="00000000" w:rsidP="00000000" w:rsidRDefault="00000000" w:rsidRPr="00000000" w14:paraId="00000777">
      <w:pPr>
        <w:numPr>
          <w:ilvl w:val="0"/>
          <w:numId w:val="27"/>
        </w:numPr>
        <w:ind w:left="720" w:hanging="360"/>
        <w:rPr>
          <w:u w:val="none"/>
        </w:rPr>
      </w:pPr>
      <w:r w:rsidDel="00000000" w:rsidR="00000000" w:rsidRPr="00000000">
        <w:rPr>
          <w:rtl w:val="0"/>
        </w:rPr>
        <w:t xml:space="preserve">Mathematical concepts through hands-on exploration and problem-solving.</w:t>
      </w:r>
    </w:p>
    <w:p w:rsidR="00000000" w:rsidDel="00000000" w:rsidP="00000000" w:rsidRDefault="00000000" w:rsidRPr="00000000" w14:paraId="00000778">
      <w:pPr>
        <w:numPr>
          <w:ilvl w:val="0"/>
          <w:numId w:val="27"/>
        </w:numPr>
        <w:ind w:left="720" w:hanging="360"/>
        <w:rPr>
          <w:u w:val="none"/>
        </w:rPr>
      </w:pPr>
      <w:r w:rsidDel="00000000" w:rsidR="00000000" w:rsidRPr="00000000">
        <w:rPr>
          <w:rtl w:val="0"/>
        </w:rPr>
        <w:t xml:space="preserve">Social skills development preparing children for classroom dynamics.</w:t>
      </w:r>
    </w:p>
    <w:p w:rsidR="00000000" w:rsidDel="00000000" w:rsidP="00000000" w:rsidRDefault="00000000" w:rsidRPr="00000000" w14:paraId="00000779">
      <w:pPr>
        <w:numPr>
          <w:ilvl w:val="0"/>
          <w:numId w:val="27"/>
        </w:numPr>
        <w:ind w:left="720" w:hanging="360"/>
        <w:rPr>
          <w:u w:val="none"/>
        </w:rPr>
      </w:pPr>
      <w:r w:rsidDel="00000000" w:rsidR="00000000" w:rsidRPr="00000000">
        <w:rPr>
          <w:rtl w:val="0"/>
        </w:rPr>
        <w:t xml:space="preserve">Fine motor skill activities vital for handwriting success.</w:t>
      </w:r>
    </w:p>
    <w:p w:rsidR="00000000" w:rsidDel="00000000" w:rsidP="00000000" w:rsidRDefault="00000000" w:rsidRPr="00000000" w14:paraId="0000077A">
      <w:pPr>
        <w:numPr>
          <w:ilvl w:val="0"/>
          <w:numId w:val="27"/>
        </w:numPr>
        <w:ind w:left="720" w:hanging="360"/>
        <w:rPr>
          <w:u w:val="none"/>
        </w:rPr>
      </w:pPr>
      <w:r w:rsidDel="00000000" w:rsidR="00000000" w:rsidRPr="00000000">
        <w:rPr>
          <w:rtl w:val="0"/>
        </w:rPr>
        <w:t xml:space="preserve">Confidence-building exercises for public speaking and group participation.</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Book a tour today to see how our program gives your child the head start they deserve.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b w:val="1"/>
          <w:bCs w:val="1"/>
        </w:rPr>
      </w:pPr>
      <w:r w:rsidDel="00000000" w:rsidR="00000000" w:rsidRPr="00000000">
        <w:rPr>
          <w:rtl w:val="0"/>
        </w:rPr>
      </w:r>
    </w:p>
    <w:p w:rsidR="00000000" w:rsidDel="00000000" w:rsidP="00000000" w:rsidRDefault="00000000" w:rsidRPr="00000000" w14:paraId="0000077F">
      <w:pPr>
        <w:rPr>
          <w:b w:val="1"/>
          <w:bCs w:val="1"/>
        </w:rPr>
      </w:pPr>
      <w:r w:rsidDel="00000000" w:rsidR="00000000" w:rsidRPr="00000000">
        <w:rPr>
          <w:b w:val="1"/>
          <w:bCs w:val="1"/>
          <w:rtl w:val="0"/>
        </w:rPr>
        <w:t xml:space="preserve">H3: Convenient Location for Busy Professionals</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del w:author="Victor McMillan" w:id="32" w:date="2026-06-22T06:17:28Z"/>
        </w:rPr>
      </w:pPr>
      <w:r w:rsidDel="00000000" w:rsidR="00000000" w:rsidRPr="00000000">
        <w:rPr>
          <w:rtl w:val="0"/>
        </w:rPr>
        <w:t xml:space="preserve">Time is precious when you're juggling a demanding career. Our strategic location near major transport routes means drop-off and pick-up fit stress-free into your commute. </w:t>
      </w:r>
      <w:del w:author="Victor McMillan" w:id="32" w:date="2026-06-22T06:17:28Z">
        <w:r w:rsidDel="00000000" w:rsidR="00000000" w:rsidRPr="00000000">
          <w:rPr>
            <w:rtl w:val="0"/>
          </w:rPr>
          <w:delText xml:space="preserve">We've designed our traffic flow in compliance with City of Melville planning requirements, making sure smooth, convenient transitions save you valuable minutes each day.</w:delText>
        </w:r>
      </w:del>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b w:val="1"/>
          <w:bCs w:val="1"/>
        </w:rPr>
      </w:pPr>
      <w:r w:rsidDel="00000000" w:rsidR="00000000" w:rsidRPr="00000000">
        <w:rPr>
          <w:rtl w:val="0"/>
        </w:rPr>
      </w:r>
    </w:p>
    <w:p w:rsidR="00000000" w:rsidDel="00000000" w:rsidP="00000000" w:rsidRDefault="00000000" w:rsidRPr="00000000" w14:paraId="00000784">
      <w:pPr>
        <w:rPr>
          <w:b w:val="1"/>
          <w:bCs w:val="1"/>
        </w:rPr>
      </w:pPr>
      <w:r w:rsidDel="00000000" w:rsidR="00000000" w:rsidRPr="00000000">
        <w:rPr>
          <w:b w:val="1"/>
          <w:bCs w:val="1"/>
          <w:rtl w:val="0"/>
        </w:rPr>
        <w:t xml:space="preserve">H2: Your Local Early Learning Experts in Bateman</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Our educators understand the specific educational pathway in this community. Unlike generic childcare chains, we've customised our curriculum to align with Bateman Primary School's expectations, giving children from our centre a notable advantage when they begin formal schooling.</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Our modern facility </w:t>
      </w:r>
      <w:ins w:author="Victor McMillan" w:id="33" w:date="2026-06-22T06:17:39Z">
        <w:r w:rsidDel="00000000" w:rsidR="00000000" w:rsidRPr="00000000">
          <w:rPr>
            <w:rtl w:val="0"/>
          </w:rPr>
          <w:t xml:space="preserve">features: </w:t>
        </w:r>
      </w:ins>
      <w:del w:author="Victor McMillan" w:id="33" w:date="2026-06-22T06:17:39Z">
        <w:r w:rsidDel="00000000" w:rsidR="00000000" w:rsidRPr="00000000">
          <w:rPr>
            <w:rtl w:val="0"/>
          </w:rPr>
          <w:delText xml:space="preserve">meets all City of Melville standards for outdoor space and safety, featuring:</w:delText>
        </w:r>
      </w:del>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numPr>
          <w:ilvl w:val="0"/>
          <w:numId w:val="23"/>
        </w:numPr>
        <w:ind w:left="720" w:hanging="360"/>
        <w:rPr>
          <w:u w:val="none"/>
        </w:rPr>
      </w:pPr>
      <w:r w:rsidDel="00000000" w:rsidR="00000000" w:rsidRPr="00000000">
        <w:rPr>
          <w:rtl w:val="0"/>
        </w:rPr>
        <w:t xml:space="preserve">Shaded outdoor play areas perfect for Perth's climate.</w:t>
      </w:r>
    </w:p>
    <w:p w:rsidR="00000000" w:rsidDel="00000000" w:rsidP="00000000" w:rsidRDefault="00000000" w:rsidRPr="00000000" w14:paraId="0000078B">
      <w:pPr>
        <w:numPr>
          <w:ilvl w:val="0"/>
          <w:numId w:val="23"/>
        </w:numPr>
        <w:ind w:left="720" w:hanging="360"/>
        <w:rPr>
          <w:u w:val="none"/>
        </w:rPr>
      </w:pPr>
      <w:r w:rsidDel="00000000" w:rsidR="00000000" w:rsidRPr="00000000">
        <w:rPr>
          <w:rtl w:val="0"/>
        </w:rPr>
        <w:t xml:space="preserve">Purpose-built learning spaces with age-appropriate resources.</w:t>
      </w:r>
    </w:p>
    <w:p w:rsidR="00000000" w:rsidDel="00000000" w:rsidP="00000000" w:rsidRDefault="00000000" w:rsidRPr="00000000" w14:paraId="0000078C">
      <w:pPr>
        <w:numPr>
          <w:ilvl w:val="0"/>
          <w:numId w:val="23"/>
        </w:numPr>
        <w:ind w:left="720" w:hanging="360"/>
        <w:rPr>
          <w:u w:val="none"/>
        </w:rPr>
      </w:pPr>
      <w:r w:rsidDel="00000000" w:rsidR="00000000" w:rsidRPr="00000000">
        <w:rPr>
          <w:rtl w:val="0"/>
        </w:rPr>
        <w:t xml:space="preserve">Secure entry systems for peace of mind.</w:t>
      </w:r>
    </w:p>
    <w:p w:rsidR="00000000" w:rsidDel="00000000" w:rsidP="00000000" w:rsidRDefault="00000000" w:rsidRPr="00000000" w14:paraId="0000078D">
      <w:pPr>
        <w:numPr>
          <w:ilvl w:val="0"/>
          <w:numId w:val="23"/>
        </w:numPr>
        <w:ind w:left="720" w:hanging="360"/>
        <w:rPr>
          <w:u w:val="none"/>
        </w:rPr>
      </w:pPr>
      <w:r w:rsidDel="00000000" w:rsidR="00000000" w:rsidRPr="00000000">
        <w:rPr>
          <w:rtl w:val="0"/>
        </w:rPr>
        <w:t xml:space="preserve">Nature play elements inspired by nearby Bill Ellson Park.</w:t>
      </w:r>
    </w:p>
    <w:p w:rsidR="00000000" w:rsidDel="00000000" w:rsidP="00000000" w:rsidRDefault="00000000" w:rsidRPr="00000000" w14:paraId="0000078E">
      <w:pPr>
        <w:numPr>
          <w:ilvl w:val="0"/>
          <w:numId w:val="23"/>
        </w:numPr>
        <w:ind w:left="720" w:hanging="360"/>
        <w:rPr>
          <w:u w:val="none"/>
        </w:rPr>
      </w:pPr>
      <w:r w:rsidDel="00000000" w:rsidR="00000000" w:rsidRPr="00000000">
        <w:rPr>
          <w:rtl w:val="0"/>
        </w:rPr>
        <w:t xml:space="preserve">Technology-integrated classrooms preparing children for digital literacy.</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Our parent communication app keeps you connected throughout the day, sharing photos, learning milestones, and daily reports so you never miss important moments despite your busy schedule.</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Secure your child's place now – spaces in our school readiness program fill quickly.</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b w:val="1"/>
          <w:bCs w:val="1"/>
        </w:rPr>
      </w:pPr>
      <w:r w:rsidDel="00000000" w:rsidR="00000000" w:rsidRPr="00000000">
        <w:rPr>
          <w:b w:val="1"/>
          <w:bCs w:val="1"/>
          <w:rtl w:val="0"/>
        </w:rPr>
        <w:t xml:space="preserve">H2: Why Choose Us for Childcare in the Bateman Area</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numPr>
          <w:ilvl w:val="0"/>
          <w:numId w:val="74"/>
        </w:numPr>
        <w:ind w:left="720" w:hanging="360"/>
      </w:pPr>
      <w:r w:rsidDel="00000000" w:rsidR="00000000" w:rsidRPr="00000000">
        <w:rPr>
          <w:b w:val="1"/>
          <w:bCs w:val="1"/>
          <w:rtl w:val="0"/>
        </w:rPr>
        <w:t xml:space="preserve">Targeted school readiness:</w:t>
      </w:r>
      <w:r w:rsidDel="00000000" w:rsidR="00000000" w:rsidRPr="00000000">
        <w:rPr>
          <w:rtl w:val="0"/>
        </w:rPr>
        <w:t xml:space="preserve"> No generic curriculum here. Our program prepares children for the specific expectations of local schools, including Bateman Primary.</w:t>
      </w:r>
    </w:p>
    <w:p w:rsidR="00000000" w:rsidDel="00000000" w:rsidP="00000000" w:rsidRDefault="00000000" w:rsidRPr="00000000" w14:paraId="00000798">
      <w:pPr>
        <w:numPr>
          <w:ilvl w:val="0"/>
          <w:numId w:val="74"/>
        </w:numPr>
        <w:ind w:left="720" w:hanging="360"/>
      </w:pPr>
      <w:r w:rsidDel="00000000" w:rsidR="00000000" w:rsidRPr="00000000">
        <w:rPr>
          <w:b w:val="1"/>
          <w:bCs w:val="1"/>
          <w:rtl w:val="0"/>
        </w:rPr>
        <w:t xml:space="preserve">Modern, purpose-built facility:</w:t>
      </w:r>
      <w:r w:rsidDel="00000000" w:rsidR="00000000" w:rsidRPr="00000000">
        <w:rPr>
          <w:rtl w:val="0"/>
        </w:rPr>
        <w:t xml:space="preserve"> Our Bull Creek centre is brand-new and shows the best of early childhood education design, with iPads, Interactive Whiteboards, and dedicated indoor and outdoor learning zones.</w:t>
      </w:r>
    </w:p>
    <w:p w:rsidR="00000000" w:rsidDel="00000000" w:rsidP="00000000" w:rsidRDefault="00000000" w:rsidRPr="00000000" w14:paraId="00000799">
      <w:pPr>
        <w:numPr>
          <w:ilvl w:val="0"/>
          <w:numId w:val="74"/>
        </w:numPr>
        <w:ind w:left="720" w:hanging="360"/>
      </w:pPr>
      <w:r w:rsidDel="00000000" w:rsidR="00000000" w:rsidRPr="00000000">
        <w:rPr>
          <w:b w:val="1"/>
          <w:bCs w:val="1"/>
          <w:rtl w:val="0"/>
        </w:rPr>
        <w:t xml:space="preserve">Experienced, passionate educators:</w:t>
      </w:r>
      <w:r w:rsidDel="00000000" w:rsidR="00000000" w:rsidRPr="00000000">
        <w:rPr>
          <w:rtl w:val="0"/>
        </w:rPr>
        <w:t xml:space="preserve"> Hundreds of years of combined experience across our team, all First Aid trained and committed to reflective practice.</w:t>
      </w:r>
    </w:p>
    <w:p w:rsidR="00000000" w:rsidDel="00000000" w:rsidP="00000000" w:rsidRDefault="00000000" w:rsidRPr="00000000" w14:paraId="0000079A">
      <w:pPr>
        <w:numPr>
          <w:ilvl w:val="0"/>
          <w:numId w:val="74"/>
        </w:numPr>
        <w:ind w:left="720" w:hanging="360"/>
      </w:pPr>
      <w:r w:rsidDel="00000000" w:rsidR="00000000" w:rsidRPr="00000000">
        <w:rPr>
          <w:b w:val="1"/>
          <w:bCs w:val="1"/>
          <w:rtl w:val="0"/>
        </w:rPr>
        <w:t xml:space="preserve">Family partnership:</w:t>
      </w:r>
      <w:r w:rsidDel="00000000" w:rsidR="00000000" w:rsidRPr="00000000">
        <w:rPr>
          <w:rtl w:val="0"/>
        </w:rPr>
        <w:t xml:space="preserve"> A flexible involvement model and interactive app keep busy professional families connected to their child's learning every day.</w:t>
      </w:r>
    </w:p>
    <w:p w:rsidR="00000000" w:rsidDel="00000000" w:rsidP="00000000" w:rsidRDefault="00000000" w:rsidRPr="00000000" w14:paraId="0000079B">
      <w:pPr>
        <w:numPr>
          <w:ilvl w:val="0"/>
          <w:numId w:val="74"/>
        </w:numPr>
        <w:ind w:left="720" w:hanging="360"/>
      </w:pPr>
      <w:r w:rsidDel="00000000" w:rsidR="00000000" w:rsidRPr="00000000">
        <w:rPr>
          <w:b w:val="1"/>
          <w:bCs w:val="1"/>
          <w:rtl w:val="0"/>
        </w:rPr>
        <w:t xml:space="preserve">Individualised pedagogy:</w:t>
      </w:r>
      <w:r w:rsidDel="00000000" w:rsidR="00000000" w:rsidRPr="00000000">
        <w:rPr>
          <w:rtl w:val="0"/>
        </w:rPr>
        <w:t xml:space="preserve"> Each child's learning style is recognised and catered for. No one-size-fits-all approach.</w:t>
      </w:r>
    </w:p>
    <w:p w:rsidR="00000000" w:rsidDel="00000000" w:rsidP="00000000" w:rsidRDefault="00000000" w:rsidRPr="00000000" w14:paraId="0000079C">
      <w:pPr>
        <w:numPr>
          <w:ilvl w:val="0"/>
          <w:numId w:val="74"/>
        </w:numPr>
        <w:ind w:left="720" w:hanging="360"/>
      </w:pPr>
      <w:r w:rsidDel="00000000" w:rsidR="00000000" w:rsidRPr="00000000">
        <w:rPr>
          <w:b w:val="1"/>
          <w:bCs w:val="1"/>
          <w:rtl w:val="0"/>
        </w:rPr>
        <w:t xml:space="preserve">Compliance and child safety:</w:t>
      </w:r>
      <w:r w:rsidDel="00000000" w:rsidR="00000000" w:rsidRPr="00000000">
        <w:rPr>
          <w:rtl w:val="0"/>
        </w:rPr>
        <w:t xml:space="preserve"> We operate under the Education and Care Services National Law, with $20M public liability cover and a robust Child Safe Code of Conduct.</w:t>
      </w:r>
    </w:p>
    <w:p w:rsidR="00000000" w:rsidDel="00000000" w:rsidP="00000000" w:rsidRDefault="00000000" w:rsidRPr="00000000" w14:paraId="0000079D">
      <w:pPr>
        <w:numPr>
          <w:ilvl w:val="0"/>
          <w:numId w:val="74"/>
        </w:numPr>
        <w:ind w:left="720" w:hanging="360"/>
      </w:pPr>
      <w:r w:rsidDel="00000000" w:rsidR="00000000" w:rsidRPr="00000000">
        <w:rPr>
          <w:b w:val="1"/>
          <w:bCs w:val="1"/>
          <w:rtl w:val="0"/>
        </w:rPr>
        <w:t xml:space="preserve">Trusted by local families:</w:t>
      </w:r>
      <w:r w:rsidDel="00000000" w:rsidR="00000000" w:rsidRPr="00000000">
        <w:rPr>
          <w:rtl w:val="0"/>
        </w:rPr>
        <w:t xml:space="preserve"> 80% of new enrolments come from referrals, and many families return with each new child.</w:t>
      </w: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b w:val="1"/>
          <w:bCs w:val="1"/>
        </w:rPr>
      </w:pPr>
      <w:r w:rsidDel="00000000" w:rsidR="00000000" w:rsidRPr="00000000">
        <w:rPr>
          <w:b w:val="1"/>
          <w:bCs w:val="1"/>
          <w:rtl w:val="0"/>
        </w:rPr>
        <w:t xml:space="preserve">H2: Addressing Your Childcare Concerns</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b w:val="1"/>
          <w:bCs w:val="1"/>
        </w:rPr>
      </w:pPr>
      <w:r w:rsidDel="00000000" w:rsidR="00000000" w:rsidRPr="00000000">
        <w:rPr>
          <w:b w:val="1"/>
          <w:bCs w:val="1"/>
          <w:rtl w:val="0"/>
        </w:rPr>
        <w:t xml:space="preserve">H3: Academic Preparation Without Pressure</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Our approach balances structured learning with play-based discovery, making sure children develop a love of learning while gaining vital skills. We create an environment where curiosity thrives and mistakes become learning opportunities.</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b w:val="1"/>
          <w:bCs w:val="1"/>
        </w:rPr>
      </w:pPr>
      <w:r w:rsidDel="00000000" w:rsidR="00000000" w:rsidRPr="00000000">
        <w:rPr>
          <w:b w:val="1"/>
          <w:bCs w:val="1"/>
          <w:rtl w:val="0"/>
        </w:rPr>
        <w:t xml:space="preserve">H3: Professional Partnership Approach</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As busy professionals yourselves, you need a childcare provider that acts as a true partner. We offer:</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numPr>
          <w:ilvl w:val="0"/>
          <w:numId w:val="50"/>
        </w:numPr>
        <w:ind w:left="720" w:hanging="360"/>
        <w:rPr>
          <w:u w:val="none"/>
        </w:rPr>
      </w:pPr>
      <w:r w:rsidDel="00000000" w:rsidR="00000000" w:rsidRPr="00000000">
        <w:rPr>
          <w:rtl w:val="0"/>
        </w:rPr>
        <w:t xml:space="preserve">Regular parent-teacher conferences.</w:t>
      </w:r>
    </w:p>
    <w:p w:rsidR="00000000" w:rsidDel="00000000" w:rsidP="00000000" w:rsidRDefault="00000000" w:rsidRPr="00000000" w14:paraId="000007AB">
      <w:pPr>
        <w:numPr>
          <w:ilvl w:val="0"/>
          <w:numId w:val="50"/>
        </w:numPr>
        <w:ind w:left="720" w:hanging="360"/>
        <w:rPr>
          <w:u w:val="none"/>
        </w:rPr>
      </w:pPr>
      <w:r w:rsidDel="00000000" w:rsidR="00000000" w:rsidRPr="00000000">
        <w:rPr>
          <w:rtl w:val="0"/>
        </w:rPr>
        <w:t xml:space="preserve">Detailed progress reports aligned with school readiness indicators.</w:t>
      </w:r>
    </w:p>
    <w:p w:rsidR="00000000" w:rsidDel="00000000" w:rsidP="00000000" w:rsidRDefault="00000000" w:rsidRPr="00000000" w14:paraId="000007AC">
      <w:pPr>
        <w:numPr>
          <w:ilvl w:val="0"/>
          <w:numId w:val="50"/>
        </w:numPr>
        <w:ind w:left="720" w:hanging="360"/>
        <w:rPr>
          <w:u w:val="none"/>
        </w:rPr>
      </w:pPr>
      <w:r w:rsidDel="00000000" w:rsidR="00000000" w:rsidRPr="00000000">
        <w:rPr>
          <w:rtl w:val="0"/>
        </w:rPr>
        <w:t xml:space="preserve">Expert guidance on supporting learning at home.</w:t>
      </w:r>
    </w:p>
    <w:p w:rsidR="00000000" w:rsidDel="00000000" w:rsidP="00000000" w:rsidRDefault="00000000" w:rsidRPr="00000000" w14:paraId="000007AD">
      <w:pPr>
        <w:numPr>
          <w:ilvl w:val="0"/>
          <w:numId w:val="50"/>
        </w:numPr>
        <w:ind w:left="720" w:hanging="360"/>
        <w:rPr>
          <w:u w:val="none"/>
        </w:rPr>
      </w:pPr>
      <w:r w:rsidDel="00000000" w:rsidR="00000000" w:rsidRPr="00000000">
        <w:rPr>
          <w:rtl w:val="0"/>
        </w:rPr>
        <w:t xml:space="preserve">Workshops on topics like school selection and transition strategies.</w:t>
      </w:r>
    </w:p>
    <w:p w:rsidR="00000000" w:rsidDel="00000000" w:rsidP="00000000" w:rsidRDefault="00000000" w:rsidRPr="00000000" w14:paraId="000007AE">
      <w:pPr>
        <w:numPr>
          <w:ilvl w:val="0"/>
          <w:numId w:val="50"/>
        </w:numPr>
        <w:ind w:left="720" w:hanging="360"/>
        <w:rPr>
          <w:u w:val="none"/>
        </w:rPr>
      </w:pPr>
      <w:r w:rsidDel="00000000" w:rsidR="00000000" w:rsidRPr="00000000">
        <w:rPr>
          <w:rtl w:val="0"/>
        </w:rPr>
        <w:t xml:space="preserve">Open communication channels for any concerns.</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b w:val="1"/>
          <w:bCs w:val="1"/>
        </w:rPr>
      </w:pPr>
      <w:r w:rsidDel="00000000" w:rsidR="00000000" w:rsidRPr="00000000">
        <w:rPr>
          <w:b w:val="1"/>
          <w:bCs w:val="1"/>
          <w:rtl w:val="0"/>
        </w:rPr>
        <w:t xml:space="preserve">H2: Frequently Asked Questions About Our Bateman Centre</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b w:val="1"/>
          <w:bCs w:val="1"/>
        </w:rPr>
      </w:pPr>
      <w:r w:rsidDel="00000000" w:rsidR="00000000" w:rsidRPr="00000000">
        <w:rPr>
          <w:b w:val="1"/>
          <w:bCs w:val="1"/>
          <w:rtl w:val="0"/>
        </w:rPr>
        <w:t xml:space="preserve">What ages do you accept at your childcare centre?</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We welcome children from 6 weeks to school age, with dedicated programs for each developmental stage. Our nursery provides nurturing care for infants, while our kindergarten room focuses intensively on school preparation for 4-5 year olds.</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b w:val="1"/>
          <w:bCs w:val="1"/>
        </w:rPr>
      </w:pPr>
      <w:r w:rsidDel="00000000" w:rsidR="00000000" w:rsidRPr="00000000">
        <w:rPr>
          <w:b w:val="1"/>
          <w:bCs w:val="1"/>
          <w:rtl w:val="0"/>
        </w:rPr>
        <w:t xml:space="preserve">How does your school readiness program differ from regular childcare?</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Our program follows a structured curriculum aligned with the Australian Early Years Learning Framework and specifically prepares children for local school expectations. Daily activities include formal learning sessions, group projects, and individual skill development customised to each child's needs.</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b w:val="1"/>
          <w:bCs w:val="1"/>
        </w:rPr>
      </w:pPr>
      <w:r w:rsidDel="00000000" w:rsidR="00000000" w:rsidRPr="00000000">
        <w:rPr>
          <w:b w:val="1"/>
          <w:bCs w:val="1"/>
          <w:rtl w:val="0"/>
        </w:rPr>
        <w:t xml:space="preserve">Do you offer before and after school care?</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Currently, we specialise in full-day early learning programs. However, we maintain strong relationships with local OSHC providers and can recommend quality services for your ongoing needs after your child starts school.</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b w:val="1"/>
          <w:bCs w:val="1"/>
        </w:rPr>
      </w:pPr>
      <w:r w:rsidDel="00000000" w:rsidR="00000000" w:rsidRPr="00000000">
        <w:rPr>
          <w:b w:val="1"/>
          <w:bCs w:val="1"/>
          <w:rtl w:val="0"/>
        </w:rPr>
        <w:t xml:space="preserve">What are your operating hours?</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We're open Monday to Friday from 7:00 AM to 6:00 PM, accommodating early starts and late finishes for commuting parents. Please note that we are closed on public holidays. </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b w:val="1"/>
          <w:bCs w:val="1"/>
        </w:rPr>
      </w:pPr>
      <w:r w:rsidDel="00000000" w:rsidR="00000000" w:rsidRPr="00000000">
        <w:rPr>
          <w:b w:val="1"/>
          <w:bCs w:val="1"/>
          <w:rtl w:val="0"/>
        </w:rPr>
        <w:t xml:space="preserve">How do you handle the "Rossmoyne Catchment" pressure?</w:t>
      </w:r>
    </w:p>
    <w:p w:rsidR="00000000" w:rsidDel="00000000" w:rsidP="00000000" w:rsidRDefault="00000000" w:rsidRPr="00000000" w14:paraId="000007C3">
      <w:pPr>
        <w:rPr>
          <w:b w:val="1"/>
          <w:bCs w:val="1"/>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We focus on building high-level executive function and academic foundations early, so children are prepared for the rigorous testing and standards found in the Rossmoyne Senior High School pathway.</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b w:val="1"/>
          <w:bCs w:val="1"/>
        </w:rPr>
      </w:pPr>
      <w:r w:rsidDel="00000000" w:rsidR="00000000" w:rsidRPr="00000000">
        <w:rPr>
          <w:b w:val="1"/>
          <w:bCs w:val="1"/>
          <w:rtl w:val="0"/>
        </w:rPr>
        <w:t xml:space="preserve">What do I need to bring for my child and what do you provide? ?</w:t>
      </w:r>
    </w:p>
    <w:p w:rsidR="00000000" w:rsidDel="00000000" w:rsidP="00000000" w:rsidRDefault="00000000" w:rsidRPr="00000000" w14:paraId="000007C7">
      <w:pPr>
        <w:rPr>
          <w:b w:val="1"/>
          <w:bCs w:val="1"/>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We ask families to bring: changes of clothes, hat, drink bottle, bed sheets and nappies. We also provide wipes for all children and meals and snacks throughout the day.</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b w:val="1"/>
          <w:bCs w:val="1"/>
        </w:rPr>
      </w:pPr>
      <w:r w:rsidDel="00000000" w:rsidR="00000000" w:rsidRPr="00000000">
        <w:rPr>
          <w:b w:val="1"/>
          <w:bCs w:val="1"/>
          <w:rtl w:val="0"/>
        </w:rPr>
        <w:t xml:space="preserve">How often do you update the learning programs?</w:t>
      </w:r>
    </w:p>
    <w:p w:rsidR="00000000" w:rsidDel="00000000" w:rsidP="00000000" w:rsidRDefault="00000000" w:rsidRPr="00000000" w14:paraId="000007CB">
      <w:pPr>
        <w:rPr>
          <w:b w:val="1"/>
          <w:bCs w:val="1"/>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Programs are updated weekly based on the children's emerging interests and developmental progress, ensuring the curriculum remains engaging and relevant.</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b w:val="1"/>
          <w:bCs w:val="1"/>
        </w:rPr>
      </w:pPr>
      <w:r w:rsidDel="00000000" w:rsidR="00000000" w:rsidRPr="00000000">
        <w:rPr>
          <w:b w:val="1"/>
          <w:bCs w:val="1"/>
          <w:rtl w:val="0"/>
        </w:rPr>
        <w:t xml:space="preserve">How do I know if my child is ready for your school preparation program?</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Every child develops at their own pace. During your tour, our educators will discuss your child's current skills and how our program can support their journey toward school readiness. We welcome all children and adapt our approach to meet individual needs.</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b w:val="1"/>
          <w:bCs w:val="1"/>
        </w:rPr>
      </w:pPr>
      <w:r w:rsidDel="00000000" w:rsidR="00000000" w:rsidRPr="00000000">
        <w:rPr>
          <w:b w:val="1"/>
          <w:bCs w:val="1"/>
          <w:rtl w:val="0"/>
        </w:rPr>
        <w:t xml:space="preserve">H2: Secure Your Child's Educational Foundation Today</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Choosing the right early learning centre is one of the most important decisions you'll make for your child's future. With families in Bateman planning education well in advance, our 2026 and 2027 school readiness program places are filling quickly.</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Don't leave your child's preparation to chance. Our wide-ranging approach to early education, convenient location, and deep understanding of local educational expectations make us the preferred choice for discerning Bateman families.</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Book your tour online or call us today to find how we can give your child the confident start they deserve. Join the many local families who've already seen their children thrive in our care and successfully transition to Bateman Primary School.</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Your child's educational journey begins here. Make it count with quality childcare near Bateman that truly prepares them for success.</w:t>
      </w:r>
      <w:r w:rsidDel="00000000" w:rsidR="00000000" w:rsidRPr="00000000">
        <w:br w:type="page"/>
      </w:r>
      <w:r w:rsidDel="00000000" w:rsidR="00000000" w:rsidRPr="00000000">
        <w:rPr>
          <w:rtl w:val="0"/>
        </w:rPr>
      </w:r>
    </w:p>
    <w:p w:rsidR="00000000" w:rsidDel="00000000" w:rsidP="00000000" w:rsidRDefault="00000000" w:rsidRPr="00000000" w14:paraId="000007DB">
      <w:pPr>
        <w:pStyle w:val="Heading1"/>
        <w:rPr>
          <w:b w:val="1"/>
          <w:bCs w:val="1"/>
        </w:rPr>
      </w:pPr>
      <w:bookmarkStart w:colFirst="0" w:colLast="0" w:name="_qwiceqm56e3e" w:id="17"/>
      <w:bookmarkEnd w:id="17"/>
      <w:r w:rsidDel="00000000" w:rsidR="00000000" w:rsidRPr="00000000">
        <w:rPr>
          <w:b w:val="1"/>
          <w:bCs w:val="1"/>
          <w:rtl w:val="0"/>
        </w:rPr>
        <w:t xml:space="preserve">Page 18 </w:t>
      </w:r>
    </w:p>
    <w:p w:rsidR="00000000" w:rsidDel="00000000" w:rsidP="00000000" w:rsidRDefault="00000000" w:rsidRPr="00000000" w14:paraId="000007DC">
      <w:pPr>
        <w:rPr>
          <w:b w:val="1"/>
          <w:bCs w:val="1"/>
        </w:rPr>
      </w:pPr>
      <w:r w:rsidDel="00000000" w:rsidR="00000000" w:rsidRPr="00000000">
        <w:rPr>
          <w:b w:val="1"/>
          <w:bCs w:val="1"/>
          <w:rtl w:val="0"/>
        </w:rPr>
        <w:t xml:space="preserve">URL: </w:t>
      </w:r>
      <w:hyperlink r:id="rId19">
        <w:r w:rsidDel="00000000" w:rsidR="00000000" w:rsidRPr="00000000">
          <w:rPr>
            <w:b w:val="1"/>
            <w:bCs w:val="1"/>
            <w:color w:val="1155cc"/>
            <w:u w:val="single"/>
            <w:rtl w:val="0"/>
          </w:rPr>
          <w:t xml:space="preserve">https://flourishelc.com.au/daycare-childcare-rossmoyne-wa/</w:t>
        </w:r>
      </w:hyperlink>
      <w:r w:rsidDel="00000000" w:rsidR="00000000" w:rsidRPr="00000000">
        <w:rPr>
          <w:rtl w:val="0"/>
        </w:rPr>
      </w:r>
    </w:p>
    <w:p w:rsidR="00000000" w:rsidDel="00000000" w:rsidP="00000000" w:rsidRDefault="00000000" w:rsidRPr="00000000" w14:paraId="000007DD">
      <w:pPr>
        <w:rPr>
          <w:b w:val="1"/>
          <w:bCs w:val="1"/>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Page Type: Location Page</w:t>
      </w:r>
    </w:p>
    <w:p w:rsidR="00000000" w:rsidDel="00000000" w:rsidP="00000000" w:rsidRDefault="00000000" w:rsidRPr="00000000" w14:paraId="000007DF">
      <w:pPr>
        <w:rPr/>
      </w:pPr>
      <w:r w:rsidDel="00000000" w:rsidR="00000000" w:rsidRPr="00000000">
        <w:rPr>
          <w:rtl w:val="0"/>
        </w:rPr>
        <w:t xml:space="preserve">Content Type: New Content</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Keywords:</w:t>
      </w:r>
    </w:p>
    <w:p w:rsidR="00000000" w:rsidDel="00000000" w:rsidP="00000000" w:rsidRDefault="00000000" w:rsidRPr="00000000" w14:paraId="000007E2">
      <w:pPr>
        <w:rPr>
          <w:b w:val="1"/>
          <w:bCs w:val="1"/>
        </w:rPr>
      </w:pPr>
      <w:r w:rsidDel="00000000" w:rsidR="00000000" w:rsidRPr="00000000">
        <w:rPr>
          <w:b w:val="1"/>
          <w:bCs w:val="1"/>
          <w:rtl w:val="0"/>
        </w:rPr>
        <w:t xml:space="preserve">Primary keyword: childcare near rossmoyne</w:t>
      </w:r>
    </w:p>
    <w:p w:rsidR="00000000" w:rsidDel="00000000" w:rsidP="00000000" w:rsidRDefault="00000000" w:rsidRPr="00000000" w14:paraId="000007E3">
      <w:pPr>
        <w:rPr/>
      </w:pPr>
      <w:r w:rsidDel="00000000" w:rsidR="00000000" w:rsidRPr="00000000">
        <w:rPr>
          <w:rtl w:val="0"/>
        </w:rPr>
        <w:t xml:space="preserve">Secondary keywords: daycare near rossmoyne</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b w:val="1"/>
          <w:bCs w:val="1"/>
        </w:rPr>
      </w:pPr>
      <w:r w:rsidDel="00000000" w:rsidR="00000000" w:rsidRPr="00000000">
        <w:rPr>
          <w:b w:val="1"/>
          <w:bCs w:val="1"/>
          <w:rtl w:val="0"/>
        </w:rPr>
        <w:t xml:space="preserve">Content:</w:t>
      </w:r>
    </w:p>
    <w:p w:rsidR="00000000" w:rsidDel="00000000" w:rsidP="00000000" w:rsidRDefault="00000000" w:rsidRPr="00000000" w14:paraId="000007E6">
      <w:pPr>
        <w:rPr/>
      </w:pPr>
      <w:r w:rsidDel="00000000" w:rsidR="00000000" w:rsidRPr="00000000">
        <w:rPr>
          <w:rtl w:val="0"/>
        </w:rPr>
        <w:t xml:space="preserve">Meta Title: Childcare Near Rossmoyne | Flourish ELC</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Meta Description: Looking for childcare near Rossmoyne? Our early learning centre prepares children for primary school with a structured, play-based curriculum. Enquire today.</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b w:val="1"/>
          <w:bCs w:val="1"/>
        </w:rPr>
      </w:pPr>
      <w:r w:rsidDel="00000000" w:rsidR="00000000" w:rsidRPr="00000000">
        <w:rPr>
          <w:b w:val="1"/>
          <w:bCs w:val="1"/>
          <w:rtl w:val="0"/>
        </w:rPr>
        <w:t xml:space="preserve">H1: Premium Childcare Near Rossmoyne</w:t>
      </w:r>
    </w:p>
    <w:p w:rsidR="00000000" w:rsidDel="00000000" w:rsidP="00000000" w:rsidRDefault="00000000" w:rsidRPr="00000000" w14:paraId="000007EB">
      <w:pPr>
        <w:spacing w:after="240" w:before="240" w:lineRule="auto"/>
        <w:rPr/>
      </w:pPr>
      <w:r w:rsidDel="00000000" w:rsidR="00000000" w:rsidRPr="00000000">
        <w:rPr>
          <w:rtl w:val="0"/>
        </w:rPr>
        <w:t xml:space="preserve">Learning begins long before school. It begins the moment a child first asks ‘why’, builds something, makes a friend, or works through a challenge on their own. Our purpose-built centre near Rossmoyne is designed to meet children in those moments, with qualified educators, thoughtful programs, and an environment that nurtures curiosity at every turn.</w:t>
      </w:r>
    </w:p>
    <w:p w:rsidR="00000000" w:rsidDel="00000000" w:rsidP="00000000" w:rsidRDefault="00000000" w:rsidRPr="00000000" w14:paraId="000007EC">
      <w:pPr>
        <w:spacing w:after="240" w:before="240" w:lineRule="auto"/>
        <w:rPr/>
      </w:pPr>
      <w:r w:rsidDel="00000000" w:rsidR="00000000" w:rsidRPr="00000000">
        <w:rPr>
          <w:rtl w:val="0"/>
        </w:rPr>
        <w:t xml:space="preserve">From early literacy and numeracy to social and emotional development, we lay the foundations that matter most, giving every child the confidence and skills to thrive when school begins and well beyond.</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b w:val="1"/>
          <w:bCs w:val="1"/>
        </w:rPr>
      </w:pPr>
      <w:r w:rsidDel="00000000" w:rsidR="00000000" w:rsidRPr="00000000">
        <w:rPr>
          <w:b w:val="1"/>
          <w:bCs w:val="1"/>
          <w:rtl w:val="0"/>
        </w:rPr>
        <w:t xml:space="preserve">H2: Meeting the Unique Needs of Rossmoyne Families</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Career-focused parents in Rossmoyne face distinct challenges when selecting early education. The reputation of Rossmoyne Senior High School creates educational aspirations that begin long before primary school. Our wide-ranging approach addresses these specific needs through:</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b w:val="1"/>
          <w:bCs w:val="1"/>
        </w:rPr>
      </w:pPr>
      <w:r w:rsidDel="00000000" w:rsidR="00000000" w:rsidRPr="00000000">
        <w:rPr>
          <w:b w:val="1"/>
          <w:bCs w:val="1"/>
          <w:rtl w:val="0"/>
        </w:rPr>
        <w:t xml:space="preserve">Evidence-Based Curriculum Excellence</w:t>
      </w:r>
    </w:p>
    <w:p w:rsidR="00000000" w:rsidDel="00000000" w:rsidP="00000000" w:rsidRDefault="00000000" w:rsidRPr="00000000" w14:paraId="000007F4">
      <w:pPr>
        <w:rPr>
          <w:b w:val="1"/>
          <w:bCs w:val="1"/>
        </w:rPr>
      </w:pPr>
      <w:r w:rsidDel="00000000" w:rsidR="00000000" w:rsidRPr="00000000">
        <w:rPr>
          <w:rtl w:val="0"/>
        </w:rPr>
      </w:r>
    </w:p>
    <w:p w:rsidR="00000000" w:rsidDel="00000000" w:rsidP="00000000" w:rsidRDefault="00000000" w:rsidRPr="00000000" w14:paraId="000007F5">
      <w:pPr>
        <w:numPr>
          <w:ilvl w:val="0"/>
          <w:numId w:val="58"/>
        </w:numPr>
        <w:ind w:left="720" w:hanging="360"/>
        <w:rPr>
          <w:u w:val="none"/>
        </w:rPr>
      </w:pPr>
      <w:r w:rsidDel="00000000" w:rsidR="00000000" w:rsidRPr="00000000">
        <w:rPr>
          <w:rtl w:val="0"/>
        </w:rPr>
        <w:t xml:space="preserve">Structured play-based learning focusing on early literacy, numeracy, and STEM concepts.</w:t>
      </w:r>
    </w:p>
    <w:p w:rsidR="00000000" w:rsidDel="00000000" w:rsidP="00000000" w:rsidRDefault="00000000" w:rsidRPr="00000000" w14:paraId="000007F6">
      <w:pPr>
        <w:numPr>
          <w:ilvl w:val="0"/>
          <w:numId w:val="58"/>
        </w:numPr>
        <w:ind w:left="720" w:hanging="360"/>
        <w:rPr>
          <w:u w:val="none"/>
        </w:rPr>
      </w:pPr>
      <w:r w:rsidDel="00000000" w:rsidR="00000000" w:rsidRPr="00000000">
        <w:rPr>
          <w:rtl w:val="0"/>
        </w:rPr>
        <w:t xml:space="preserve">Activities purposefully designed to develop specific skills required for academic success.</w:t>
      </w:r>
    </w:p>
    <w:p w:rsidR="00000000" w:rsidDel="00000000" w:rsidP="00000000" w:rsidRDefault="00000000" w:rsidRPr="00000000" w14:paraId="000007F7">
      <w:pPr>
        <w:numPr>
          <w:ilvl w:val="0"/>
          <w:numId w:val="58"/>
        </w:numPr>
        <w:ind w:left="720" w:hanging="360"/>
        <w:rPr>
          <w:u w:val="none"/>
        </w:rPr>
      </w:pPr>
      <w:r w:rsidDel="00000000" w:rsidR="00000000" w:rsidRPr="00000000">
        <w:rPr>
          <w:rtl w:val="0"/>
        </w:rPr>
        <w:t xml:space="preserve">Regular progress assessments making sure that your child stays on track for school readiness.</w:t>
      </w:r>
    </w:p>
    <w:p w:rsidR="00000000" w:rsidDel="00000000" w:rsidP="00000000" w:rsidRDefault="00000000" w:rsidRPr="00000000" w14:paraId="000007F8">
      <w:pPr>
        <w:numPr>
          <w:ilvl w:val="0"/>
          <w:numId w:val="58"/>
        </w:numPr>
        <w:ind w:left="720" w:hanging="360"/>
        <w:rPr>
          <w:u w:val="none"/>
        </w:rPr>
      </w:pPr>
      <w:r w:rsidDel="00000000" w:rsidR="00000000" w:rsidRPr="00000000">
        <w:rPr>
          <w:rtl w:val="0"/>
        </w:rPr>
        <w:t xml:space="preserve">Small group sizes allow individualised attention and extension opportunities.</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b w:val="1"/>
          <w:bCs w:val="1"/>
        </w:rPr>
      </w:pPr>
      <w:r w:rsidDel="00000000" w:rsidR="00000000" w:rsidRPr="00000000">
        <w:rPr>
          <w:b w:val="1"/>
          <w:bCs w:val="1"/>
          <w:rtl w:val="0"/>
        </w:rPr>
        <w:t xml:space="preserve">Professional Peace of Mind</w:t>
      </w:r>
    </w:p>
    <w:p w:rsidR="00000000" w:rsidDel="00000000" w:rsidP="00000000" w:rsidRDefault="00000000" w:rsidRPr="00000000" w14:paraId="000007FB">
      <w:pPr>
        <w:rPr>
          <w:b w:val="1"/>
          <w:bCs w:val="1"/>
        </w:rPr>
      </w:pPr>
      <w:r w:rsidDel="00000000" w:rsidR="00000000" w:rsidRPr="00000000">
        <w:rPr>
          <w:rtl w:val="0"/>
        </w:rPr>
      </w:r>
    </w:p>
    <w:p w:rsidR="00000000" w:rsidDel="00000000" w:rsidP="00000000" w:rsidRDefault="00000000" w:rsidRPr="00000000" w14:paraId="000007FC">
      <w:pPr>
        <w:numPr>
          <w:ilvl w:val="0"/>
          <w:numId w:val="109"/>
        </w:numPr>
        <w:ind w:left="720" w:hanging="360"/>
        <w:rPr>
          <w:u w:val="none"/>
        </w:rPr>
      </w:pPr>
      <w:r w:rsidDel="00000000" w:rsidR="00000000" w:rsidRPr="00000000">
        <w:rPr>
          <w:rtl w:val="0"/>
        </w:rPr>
        <w:t xml:space="preserve">State-of-the-art security systems providing real-time updates throughout the day.</w:t>
      </w:r>
    </w:p>
    <w:p w:rsidR="00000000" w:rsidDel="00000000" w:rsidP="00000000" w:rsidRDefault="00000000" w:rsidRPr="00000000" w14:paraId="000007FD">
      <w:pPr>
        <w:numPr>
          <w:ilvl w:val="0"/>
          <w:numId w:val="109"/>
        </w:numPr>
        <w:ind w:left="720" w:hanging="360"/>
        <w:rPr>
          <w:u w:val="none"/>
        </w:rPr>
      </w:pPr>
      <w:r w:rsidDel="00000000" w:rsidR="00000000" w:rsidRPr="00000000">
        <w:rPr>
          <w:rtl w:val="0"/>
        </w:rPr>
        <w:t xml:space="preserve">Qualified educators passionate about early childhood development.</w:t>
      </w:r>
    </w:p>
    <w:p w:rsidR="00000000" w:rsidDel="00000000" w:rsidP="00000000" w:rsidRDefault="00000000" w:rsidRPr="00000000" w14:paraId="000007FE">
      <w:pPr>
        <w:numPr>
          <w:ilvl w:val="0"/>
          <w:numId w:val="109"/>
        </w:numPr>
        <w:ind w:left="720" w:hanging="360"/>
        <w:rPr>
          <w:u w:val="none"/>
        </w:rPr>
      </w:pPr>
      <w:r w:rsidDel="00000000" w:rsidR="00000000" w:rsidRPr="00000000">
        <w:rPr>
          <w:rtl w:val="0"/>
        </w:rPr>
        <w:t xml:space="preserve">Transparent communication making sure that you're always informed about your child's progress.</w:t>
      </w:r>
    </w:p>
    <w:p w:rsidR="00000000" w:rsidDel="00000000" w:rsidP="00000000" w:rsidRDefault="00000000" w:rsidRPr="00000000" w14:paraId="000007FF">
      <w:pPr>
        <w:numPr>
          <w:ilvl w:val="0"/>
          <w:numId w:val="109"/>
        </w:numPr>
        <w:ind w:left="720" w:hanging="360"/>
        <w:rPr>
          <w:u w:val="none"/>
        </w:rPr>
      </w:pPr>
      <w:r w:rsidDel="00000000" w:rsidR="00000000" w:rsidRPr="00000000">
        <w:rPr>
          <w:rtl w:val="0"/>
        </w:rPr>
        <w:t xml:space="preserve">Flexible scheduling options accommodating demanding professional commitments.</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b w:val="1"/>
          <w:bCs w:val="1"/>
        </w:rPr>
      </w:pPr>
      <w:r w:rsidDel="00000000" w:rsidR="00000000" w:rsidRPr="00000000">
        <w:rPr>
          <w:b w:val="1"/>
          <w:bCs w:val="1"/>
          <w:rtl w:val="0"/>
        </w:rPr>
        <w:t xml:space="preserve">Smooth School Transition</w:t>
      </w:r>
    </w:p>
    <w:p w:rsidR="00000000" w:rsidDel="00000000" w:rsidP="00000000" w:rsidRDefault="00000000" w:rsidRPr="00000000" w14:paraId="00000802">
      <w:pPr>
        <w:rPr>
          <w:b w:val="1"/>
          <w:bCs w:val="1"/>
        </w:rPr>
      </w:pPr>
      <w:r w:rsidDel="00000000" w:rsidR="00000000" w:rsidRPr="00000000">
        <w:rPr>
          <w:rtl w:val="0"/>
        </w:rPr>
      </w:r>
    </w:p>
    <w:p w:rsidR="00000000" w:rsidDel="00000000" w:rsidP="00000000" w:rsidRDefault="00000000" w:rsidRPr="00000000" w14:paraId="00000803">
      <w:pPr>
        <w:numPr>
          <w:ilvl w:val="0"/>
          <w:numId w:val="79"/>
        </w:numPr>
        <w:ind w:left="720" w:hanging="360"/>
        <w:rPr>
          <w:u w:val="none"/>
        </w:rPr>
      </w:pPr>
      <w:r w:rsidDel="00000000" w:rsidR="00000000" w:rsidRPr="00000000">
        <w:rPr>
          <w:rtl w:val="0"/>
        </w:rPr>
        <w:t xml:space="preserve">Specialised Transition to School program developed in consultation with local educators.</w:t>
      </w:r>
    </w:p>
    <w:p w:rsidR="00000000" w:rsidDel="00000000" w:rsidP="00000000" w:rsidRDefault="00000000" w:rsidRPr="00000000" w14:paraId="00000804">
      <w:pPr>
        <w:numPr>
          <w:ilvl w:val="0"/>
          <w:numId w:val="79"/>
        </w:numPr>
        <w:ind w:left="720" w:hanging="360"/>
        <w:rPr>
          <w:u w:val="none"/>
        </w:rPr>
      </w:pPr>
      <w:r w:rsidDel="00000000" w:rsidR="00000000" w:rsidRPr="00000000">
        <w:rPr>
          <w:rtl w:val="0"/>
        </w:rPr>
        <w:t xml:space="preserve">Curriculum alignment with Rossmoyne Primary School expectations.</w:t>
      </w:r>
    </w:p>
    <w:p w:rsidR="00000000" w:rsidDel="00000000" w:rsidP="00000000" w:rsidRDefault="00000000" w:rsidRPr="00000000" w14:paraId="00000805">
      <w:pPr>
        <w:numPr>
          <w:ilvl w:val="0"/>
          <w:numId w:val="79"/>
        </w:numPr>
        <w:ind w:left="720" w:hanging="360"/>
        <w:rPr>
          <w:u w:val="none"/>
        </w:rPr>
      </w:pPr>
      <w:r w:rsidDel="00000000" w:rsidR="00000000" w:rsidRPr="00000000">
        <w:rPr>
          <w:rtl w:val="0"/>
        </w:rPr>
        <w:t xml:space="preserve">Social confidence building preparing children for classroom dynamics.</w:t>
      </w:r>
    </w:p>
    <w:p w:rsidR="00000000" w:rsidDel="00000000" w:rsidP="00000000" w:rsidRDefault="00000000" w:rsidRPr="00000000" w14:paraId="00000806">
      <w:pPr>
        <w:numPr>
          <w:ilvl w:val="0"/>
          <w:numId w:val="79"/>
        </w:numPr>
        <w:ind w:left="720" w:hanging="360"/>
        <w:rPr>
          <w:u w:val="none"/>
        </w:rPr>
      </w:pPr>
      <w:r w:rsidDel="00000000" w:rsidR="00000000" w:rsidRPr="00000000">
        <w:rPr>
          <w:rtl w:val="0"/>
        </w:rPr>
        <w:t xml:space="preserve">Clear documentation of learning outcomes for stress-free handover to teachers.</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Schedule a Centre Tour Today</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b w:val="1"/>
          <w:bCs w:val="1"/>
        </w:rPr>
      </w:pPr>
      <w:r w:rsidDel="00000000" w:rsidR="00000000" w:rsidRPr="00000000">
        <w:rPr>
          <w:b w:val="1"/>
          <w:bCs w:val="1"/>
          <w:rtl w:val="0"/>
        </w:rPr>
        <w:t xml:space="preserve">H3: Thoughtfully Designed Learning Spaces</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b w:val="1"/>
          <w:bCs w:val="1"/>
        </w:rPr>
      </w:pPr>
      <w:r w:rsidDel="00000000" w:rsidR="00000000" w:rsidRPr="00000000">
        <w:rPr>
          <w:b w:val="1"/>
          <w:bCs w:val="1"/>
          <w:rtl w:val="0"/>
        </w:rPr>
        <w:t xml:space="preserve">Indoor Excellence</w:t>
      </w:r>
    </w:p>
    <w:p w:rsidR="00000000" w:rsidDel="00000000" w:rsidP="00000000" w:rsidRDefault="00000000" w:rsidRPr="00000000" w14:paraId="0000080E">
      <w:pPr>
        <w:rPr>
          <w:b w:val="1"/>
          <w:bCs w:val="1"/>
        </w:rPr>
      </w:pPr>
      <w:r w:rsidDel="00000000" w:rsidR="00000000" w:rsidRPr="00000000">
        <w:rPr>
          <w:rtl w:val="0"/>
        </w:rPr>
      </w:r>
    </w:p>
    <w:p w:rsidR="00000000" w:rsidDel="00000000" w:rsidP="00000000" w:rsidRDefault="00000000" w:rsidRPr="00000000" w14:paraId="0000080F">
      <w:pPr>
        <w:numPr>
          <w:ilvl w:val="0"/>
          <w:numId w:val="70"/>
        </w:numPr>
        <w:ind w:left="720" w:hanging="360"/>
        <w:rPr>
          <w:u w:val="none"/>
        </w:rPr>
      </w:pPr>
      <w:r w:rsidDel="00000000" w:rsidR="00000000" w:rsidRPr="00000000">
        <w:rPr>
          <w:rtl w:val="0"/>
        </w:rPr>
        <w:t xml:space="preserve">Light-filled classrooms promote focus and engagement.</w:t>
      </w:r>
    </w:p>
    <w:p w:rsidR="00000000" w:rsidDel="00000000" w:rsidP="00000000" w:rsidRDefault="00000000" w:rsidRPr="00000000" w14:paraId="00000810">
      <w:pPr>
        <w:numPr>
          <w:ilvl w:val="0"/>
          <w:numId w:val="70"/>
        </w:numPr>
        <w:ind w:left="720" w:hanging="360"/>
        <w:rPr>
          <w:u w:val="none"/>
        </w:rPr>
      </w:pPr>
      <w:r w:rsidDel="00000000" w:rsidR="00000000" w:rsidRPr="00000000">
        <w:rPr>
          <w:rtl w:val="0"/>
        </w:rPr>
        <w:t xml:space="preserve">Age-appropriate learning zones supporting developmental stages.</w:t>
      </w:r>
    </w:p>
    <w:p w:rsidR="00000000" w:rsidDel="00000000" w:rsidP="00000000" w:rsidRDefault="00000000" w:rsidRPr="00000000" w14:paraId="00000811">
      <w:pPr>
        <w:numPr>
          <w:ilvl w:val="0"/>
          <w:numId w:val="70"/>
        </w:numPr>
        <w:ind w:left="720" w:hanging="360"/>
        <w:rPr>
          <w:u w:val="none"/>
        </w:rPr>
      </w:pPr>
      <w:r w:rsidDel="00000000" w:rsidR="00000000" w:rsidRPr="00000000">
        <w:rPr>
          <w:rtl w:val="0"/>
        </w:rPr>
        <w:t xml:space="preserve">Technology integration preparing children for modern education.</w:t>
      </w:r>
    </w:p>
    <w:p w:rsidR="00000000" w:rsidDel="00000000" w:rsidP="00000000" w:rsidRDefault="00000000" w:rsidRPr="00000000" w14:paraId="00000812">
      <w:pPr>
        <w:numPr>
          <w:ilvl w:val="0"/>
          <w:numId w:val="70"/>
        </w:numPr>
        <w:ind w:left="720" w:hanging="360"/>
        <w:rPr>
          <w:u w:val="none"/>
        </w:rPr>
      </w:pPr>
      <w:r w:rsidDel="00000000" w:rsidR="00000000" w:rsidRPr="00000000">
        <w:rPr>
          <w:rtl w:val="0"/>
        </w:rPr>
        <w:t xml:space="preserve">Quiet spaces for rest and reflection.</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b w:val="1"/>
          <w:bCs w:val="1"/>
        </w:rPr>
      </w:pPr>
      <w:r w:rsidDel="00000000" w:rsidR="00000000" w:rsidRPr="00000000">
        <w:rPr>
          <w:b w:val="1"/>
          <w:bCs w:val="1"/>
          <w:rtl w:val="0"/>
        </w:rPr>
        <w:t xml:space="preserve">Outdoor Innovation</w:t>
      </w:r>
    </w:p>
    <w:p w:rsidR="00000000" w:rsidDel="00000000" w:rsidP="00000000" w:rsidRDefault="00000000" w:rsidRPr="00000000" w14:paraId="00000815">
      <w:pPr>
        <w:rPr>
          <w:b w:val="1"/>
          <w:bCs w:val="1"/>
        </w:rPr>
      </w:pPr>
      <w:r w:rsidDel="00000000" w:rsidR="00000000" w:rsidRPr="00000000">
        <w:rPr>
          <w:rtl w:val="0"/>
        </w:rPr>
      </w:r>
    </w:p>
    <w:p w:rsidR="00000000" w:rsidDel="00000000" w:rsidP="00000000" w:rsidRDefault="00000000" w:rsidRPr="00000000" w14:paraId="00000816">
      <w:pPr>
        <w:numPr>
          <w:ilvl w:val="0"/>
          <w:numId w:val="103"/>
        </w:numPr>
        <w:ind w:left="720" w:hanging="360"/>
        <w:rPr>
          <w:u w:val="none"/>
        </w:rPr>
      </w:pPr>
      <w:r w:rsidDel="00000000" w:rsidR="00000000" w:rsidRPr="00000000">
        <w:rPr>
          <w:rtl w:val="0"/>
        </w:rPr>
        <w:t xml:space="preserve">Wide-ranging high-quality shade structures essential for Perth's high UV summers.</w:t>
      </w:r>
    </w:p>
    <w:p w:rsidR="00000000" w:rsidDel="00000000" w:rsidP="00000000" w:rsidRDefault="00000000" w:rsidRPr="00000000" w14:paraId="00000817">
      <w:pPr>
        <w:numPr>
          <w:ilvl w:val="0"/>
          <w:numId w:val="103"/>
        </w:numPr>
        <w:ind w:left="720" w:hanging="360"/>
        <w:rPr>
          <w:u w:val="none"/>
        </w:rPr>
      </w:pPr>
      <w:r w:rsidDel="00000000" w:rsidR="00000000" w:rsidRPr="00000000">
        <w:rPr>
          <w:rtl w:val="0"/>
        </w:rPr>
        <w:t xml:space="preserve">Natural play elements reflecting Rossmoyne's leafy character.</w:t>
      </w:r>
    </w:p>
    <w:p w:rsidR="00000000" w:rsidDel="00000000" w:rsidP="00000000" w:rsidRDefault="00000000" w:rsidRPr="00000000" w14:paraId="00000818">
      <w:pPr>
        <w:numPr>
          <w:ilvl w:val="0"/>
          <w:numId w:val="103"/>
        </w:numPr>
        <w:ind w:left="720" w:hanging="360"/>
        <w:rPr>
          <w:u w:val="none"/>
        </w:rPr>
      </w:pPr>
      <w:r w:rsidDel="00000000" w:rsidR="00000000" w:rsidRPr="00000000">
        <w:rPr>
          <w:rtl w:val="0"/>
        </w:rPr>
        <w:t xml:space="preserve">Secure outdoor areas visible from all indoor spaces.</w:t>
      </w:r>
    </w:p>
    <w:p w:rsidR="00000000" w:rsidDel="00000000" w:rsidP="00000000" w:rsidRDefault="00000000" w:rsidRPr="00000000" w14:paraId="00000819">
      <w:pPr>
        <w:numPr>
          <w:ilvl w:val="0"/>
          <w:numId w:val="103"/>
        </w:numPr>
        <w:ind w:left="720" w:hanging="360"/>
        <w:rPr>
          <w:u w:val="none"/>
        </w:rPr>
      </w:pPr>
      <w:r w:rsidDel="00000000" w:rsidR="00000000" w:rsidRPr="00000000">
        <w:rPr>
          <w:rtl w:val="0"/>
        </w:rPr>
        <w:t xml:space="preserve">Weather-appropriate play opportunities year-round.</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b w:val="1"/>
          <w:bCs w:val="1"/>
        </w:rPr>
      </w:pPr>
      <w:r w:rsidDel="00000000" w:rsidR="00000000" w:rsidRPr="00000000">
        <w:rPr>
          <w:b w:val="1"/>
          <w:bCs w:val="1"/>
          <w:rtl w:val="0"/>
        </w:rPr>
        <w:t xml:space="preserve">Community Integration</w:t>
      </w:r>
    </w:p>
    <w:p w:rsidR="00000000" w:rsidDel="00000000" w:rsidP="00000000" w:rsidRDefault="00000000" w:rsidRPr="00000000" w14:paraId="0000081C">
      <w:pPr>
        <w:rPr>
          <w:b w:val="1"/>
          <w:bCs w:val="1"/>
        </w:rPr>
      </w:pPr>
      <w:r w:rsidDel="00000000" w:rsidR="00000000" w:rsidRPr="00000000">
        <w:rPr>
          <w:rtl w:val="0"/>
        </w:rPr>
      </w:r>
    </w:p>
    <w:p w:rsidR="00000000" w:rsidDel="00000000" w:rsidP="00000000" w:rsidRDefault="00000000" w:rsidRPr="00000000" w14:paraId="0000081D">
      <w:pPr>
        <w:numPr>
          <w:ilvl w:val="0"/>
          <w:numId w:val="80"/>
        </w:numPr>
        <w:ind w:left="720" w:hanging="360"/>
        <w:rPr>
          <w:u w:val="none"/>
        </w:rPr>
      </w:pPr>
      <w:r w:rsidDel="00000000" w:rsidR="00000000" w:rsidRPr="00000000">
        <w:rPr>
          <w:rtl w:val="0"/>
        </w:rPr>
        <w:t xml:space="preserve">Traffic management systems respecting the quiet residential nature of Rossmoyne.</w:t>
      </w:r>
    </w:p>
    <w:p w:rsidR="00000000" w:rsidDel="00000000" w:rsidP="00000000" w:rsidRDefault="00000000" w:rsidRPr="00000000" w14:paraId="0000081E">
      <w:pPr>
        <w:numPr>
          <w:ilvl w:val="0"/>
          <w:numId w:val="80"/>
        </w:numPr>
        <w:ind w:left="720" w:hanging="360"/>
        <w:rPr>
          <w:u w:val="none"/>
        </w:rPr>
      </w:pPr>
      <w:r w:rsidDel="00000000" w:rsidR="00000000" w:rsidRPr="00000000">
        <w:rPr>
          <w:rtl w:val="0"/>
        </w:rPr>
        <w:t xml:space="preserve">Acoustic design guaranteeing we're good neighbours in this peaceful suburb.</w:t>
      </w:r>
    </w:p>
    <w:p w:rsidR="00000000" w:rsidDel="00000000" w:rsidP="00000000" w:rsidRDefault="00000000" w:rsidRPr="00000000" w14:paraId="0000081F">
      <w:pPr>
        <w:numPr>
          <w:ilvl w:val="0"/>
          <w:numId w:val="80"/>
        </w:numPr>
        <w:ind w:left="720" w:hanging="360"/>
        <w:rPr>
          <w:u w:val="none"/>
        </w:rPr>
      </w:pPr>
      <w:r w:rsidDel="00000000" w:rsidR="00000000" w:rsidRPr="00000000">
        <w:rPr>
          <w:rtl w:val="0"/>
        </w:rPr>
        <w:t xml:space="preserve">Architecture complementing both renovated mid-century homes and modern builds.</w:t>
      </w:r>
    </w:p>
    <w:p w:rsidR="00000000" w:rsidDel="00000000" w:rsidP="00000000" w:rsidRDefault="00000000" w:rsidRPr="00000000" w14:paraId="00000820">
      <w:pPr>
        <w:numPr>
          <w:ilvl w:val="0"/>
          <w:numId w:val="80"/>
        </w:numPr>
        <w:ind w:left="720" w:hanging="360"/>
        <w:rPr>
          <w:u w:val="none"/>
        </w:rPr>
      </w:pPr>
      <w:r w:rsidDel="00000000" w:rsidR="00000000" w:rsidRPr="00000000">
        <w:rPr>
          <w:rtl w:val="0"/>
        </w:rPr>
        <w:t xml:space="preserve">Convenient access for families throughout the Rossmoyne area.</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b w:val="1"/>
          <w:bCs w:val="1"/>
        </w:rPr>
      </w:pPr>
      <w:r w:rsidDel="00000000" w:rsidR="00000000" w:rsidRPr="00000000">
        <w:rPr>
          <w:rtl w:val="0"/>
        </w:rPr>
      </w:r>
    </w:p>
    <w:p w:rsidR="00000000" w:rsidDel="00000000" w:rsidP="00000000" w:rsidRDefault="00000000" w:rsidRPr="00000000" w14:paraId="00000823">
      <w:pPr>
        <w:rPr/>
      </w:pPr>
      <w:r w:rsidDel="00000000" w:rsidR="00000000" w:rsidRPr="00000000">
        <w:rPr>
          <w:b w:val="1"/>
          <w:bCs w:val="1"/>
          <w:rtl w:val="0"/>
        </w:rPr>
        <w:t xml:space="preserve">H2: Your Local Early Learning Experts in Rossmoyne</w:t>
      </w:r>
      <w:r w:rsidDel="00000000" w:rsidR="00000000" w:rsidRPr="00000000">
        <w:rPr>
          <w:rtl w:val="0"/>
        </w:rPr>
      </w:r>
    </w:p>
    <w:p w:rsidR="00000000" w:rsidDel="00000000" w:rsidP="00000000" w:rsidRDefault="00000000" w:rsidRPr="00000000" w14:paraId="00000824">
      <w:pPr>
        <w:spacing w:after="240" w:before="240" w:lineRule="auto"/>
        <w:rPr/>
      </w:pPr>
      <w:r w:rsidDel="00000000" w:rsidR="00000000" w:rsidRPr="00000000">
        <w:rPr>
          <w:rtl w:val="0"/>
        </w:rPr>
        <w:t xml:space="preserve">We know Rossmoyne, and we know the families who call it home. That local understanding shapes everything about how we work, from the relationships our educators build with each child to the programs we design with local school readiness in mind.</w:t>
      </w:r>
    </w:p>
    <w:p w:rsidR="00000000" w:rsidDel="00000000" w:rsidP="00000000" w:rsidRDefault="00000000" w:rsidRPr="00000000" w14:paraId="00000825">
      <w:pPr>
        <w:spacing w:after="240" w:before="240" w:lineRule="auto"/>
        <w:rPr/>
      </w:pPr>
      <w:r w:rsidDel="00000000" w:rsidR="00000000" w:rsidRPr="00000000">
        <w:rPr>
          <w:rtl w:val="0"/>
        </w:rPr>
        <w:t xml:space="preserve">Our team brings genuine expertise in early childhood development, with a deep understanding of what children need to thrive at Rossmoyne Primary and beyond. Every activity, whether it's outdoor nature play or structured indoor learning, is purposefully connected to real developmental outcomes.</w:t>
      </w:r>
    </w:p>
    <w:p w:rsidR="00000000" w:rsidDel="00000000" w:rsidP="00000000" w:rsidRDefault="00000000" w:rsidRPr="00000000" w14:paraId="00000826">
      <w:pPr>
        <w:spacing w:after="240" w:before="240" w:lineRule="auto"/>
        <w:rPr/>
      </w:pPr>
      <w:r w:rsidDel="00000000" w:rsidR="00000000" w:rsidRPr="00000000">
        <w:rPr>
          <w:rtl w:val="0"/>
        </w:rPr>
        <w:t xml:space="preserve">That's the difference local expertise makes. Not just care, but intentional early education from people who are invested in this community.</w:t>
      </w:r>
    </w:p>
    <w:p w:rsidR="00000000" w:rsidDel="00000000" w:rsidP="00000000" w:rsidRDefault="00000000" w:rsidRPr="00000000" w14:paraId="00000827">
      <w:pPr>
        <w:spacing w:after="240" w:before="240" w:lineRule="auto"/>
        <w:rPr/>
      </w:pPr>
      <w:r w:rsidDel="00000000" w:rsidR="00000000" w:rsidRPr="00000000">
        <w:rPr>
          <w:rtl w:val="0"/>
        </w:rPr>
      </w:r>
    </w:p>
    <w:p w:rsidR="00000000" w:rsidDel="00000000" w:rsidP="00000000" w:rsidRDefault="00000000" w:rsidRPr="00000000" w14:paraId="00000828">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829">
      <w:pPr>
        <w:numPr>
          <w:ilvl w:val="0"/>
          <w:numId w:val="5"/>
        </w:numPr>
        <w:spacing w:after="0" w:afterAutospacing="0" w:before="24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82A">
      <w:pPr>
        <w:numPr>
          <w:ilvl w:val="0"/>
          <w:numId w:val="5"/>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82B">
      <w:pPr>
        <w:numPr>
          <w:ilvl w:val="0"/>
          <w:numId w:val="5"/>
        </w:numPr>
        <w:spacing w:after="0" w:afterAutospacing="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82C">
      <w:pPr>
        <w:numPr>
          <w:ilvl w:val="0"/>
          <w:numId w:val="5"/>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82D">
      <w:pPr>
        <w:numPr>
          <w:ilvl w:val="0"/>
          <w:numId w:val="5"/>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82E">
      <w:pPr>
        <w:numPr>
          <w:ilvl w:val="0"/>
          <w:numId w:val="5"/>
        </w:numPr>
        <w:spacing w:after="240" w:before="0" w:beforeAutospacing="0" w:lineRule="auto"/>
        <w:ind w:left="720" w:hanging="360"/>
        <w:rPr>
          <w:u w:val="none"/>
        </w:rPr>
      </w:pPr>
      <w:r w:rsidDel="00000000" w:rsidR="00000000" w:rsidRPr="00000000">
        <w:rPr>
          <w:rtl w:val="0"/>
        </w:rPr>
        <w:t xml:space="preserve">Comprehensive Curriculum </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b w:val="1"/>
          <w:bCs w:val="1"/>
          <w:rtl w:val="0"/>
        </w:rPr>
        <w:t xml:space="preserve">H2: Why Choose Our Early Learning Centre near Rossmoyne</w:t>
      </w:r>
      <w:r w:rsidDel="00000000" w:rsidR="00000000" w:rsidRPr="00000000">
        <w:rPr>
          <w:rtl w:val="0"/>
        </w:rPr>
      </w:r>
    </w:p>
    <w:p w:rsidR="00000000" w:rsidDel="00000000" w:rsidP="00000000" w:rsidRDefault="00000000" w:rsidRPr="00000000" w14:paraId="00000832">
      <w:pPr>
        <w:rPr>
          <w:b w:val="1"/>
          <w:bCs w:val="1"/>
        </w:rPr>
      </w:pPr>
      <w:r w:rsidDel="00000000" w:rsidR="00000000" w:rsidRPr="00000000">
        <w:rPr>
          <w:rtl w:val="0"/>
        </w:rPr>
      </w:r>
    </w:p>
    <w:p w:rsidR="00000000" w:rsidDel="00000000" w:rsidP="00000000" w:rsidRDefault="00000000" w:rsidRPr="00000000" w14:paraId="00000833">
      <w:pPr>
        <w:numPr>
          <w:ilvl w:val="0"/>
          <w:numId w:val="72"/>
        </w:numPr>
        <w:ind w:left="720" w:hanging="360"/>
        <w:rPr>
          <w:u w:val="none"/>
        </w:rPr>
      </w:pPr>
      <w:r w:rsidDel="00000000" w:rsidR="00000000" w:rsidRPr="00000000">
        <w:rPr>
          <w:b w:val="1"/>
          <w:bCs w:val="1"/>
          <w:rtl w:val="0"/>
        </w:rPr>
        <w:t xml:space="preserve">Interactive Parent App:</w:t>
      </w:r>
      <w:r w:rsidDel="00000000" w:rsidR="00000000" w:rsidRPr="00000000">
        <w:rPr>
          <w:rtl w:val="0"/>
        </w:rPr>
        <w:t xml:space="preserve"> Families receive regular updates, photos, videos and learning observations directly through the app.</w:t>
      </w:r>
    </w:p>
    <w:p w:rsidR="00000000" w:rsidDel="00000000" w:rsidP="00000000" w:rsidRDefault="00000000" w:rsidRPr="00000000" w14:paraId="00000834">
      <w:pPr>
        <w:numPr>
          <w:ilvl w:val="0"/>
          <w:numId w:val="72"/>
        </w:numPr>
        <w:ind w:left="720" w:hanging="360"/>
        <w:rPr>
          <w:u w:val="none"/>
        </w:rPr>
      </w:pPr>
      <w:r w:rsidDel="00000000" w:rsidR="00000000" w:rsidRPr="00000000">
        <w:rPr>
          <w:b w:val="1"/>
          <w:bCs w:val="1"/>
          <w:rtl w:val="0"/>
        </w:rPr>
        <w:t xml:space="preserve">Comprehensive Curriculum:</w:t>
      </w:r>
      <w:r w:rsidDel="00000000" w:rsidR="00000000" w:rsidRPr="00000000">
        <w:rPr>
          <w:rtl w:val="0"/>
        </w:rPr>
        <w:t xml:space="preserve"> Children participate in engaging programs including STEM, Sustainability, Cultural Education, and School Readiness.</w:t>
      </w:r>
    </w:p>
    <w:p w:rsidR="00000000" w:rsidDel="00000000" w:rsidP="00000000" w:rsidRDefault="00000000" w:rsidRPr="00000000" w14:paraId="00000835">
      <w:pPr>
        <w:numPr>
          <w:ilvl w:val="0"/>
          <w:numId w:val="72"/>
        </w:numPr>
        <w:ind w:left="720" w:hanging="360"/>
        <w:rPr>
          <w:u w:val="none"/>
        </w:rPr>
      </w:pPr>
      <w:r w:rsidDel="00000000" w:rsidR="00000000" w:rsidRPr="00000000">
        <w:rPr>
          <w:b w:val="1"/>
          <w:bCs w:val="1"/>
          <w:rtl w:val="0"/>
        </w:rPr>
        <w:t xml:space="preserve">Trusted by Local Families:</w:t>
      </w:r>
      <w:r w:rsidDel="00000000" w:rsidR="00000000" w:rsidRPr="00000000">
        <w:rPr>
          <w:rtl w:val="0"/>
        </w:rPr>
        <w:t xml:space="preserve"> We proudly hold a 4.6-star Google rating from 60 reviews, with around 80 percent of new enrolments coming from family and community referrals.</w:t>
      </w:r>
    </w:p>
    <w:p w:rsidR="00000000" w:rsidDel="00000000" w:rsidP="00000000" w:rsidRDefault="00000000" w:rsidRPr="00000000" w14:paraId="00000836">
      <w:pPr>
        <w:numPr>
          <w:ilvl w:val="0"/>
          <w:numId w:val="72"/>
        </w:numPr>
        <w:ind w:left="720" w:hanging="360"/>
        <w:rPr>
          <w:u w:val="none"/>
        </w:rPr>
      </w:pPr>
      <w:r w:rsidDel="00000000" w:rsidR="00000000" w:rsidRPr="00000000">
        <w:rPr>
          <w:b w:val="1"/>
          <w:bCs w:val="1"/>
          <w:rtl w:val="0"/>
        </w:rPr>
        <w:t xml:space="preserve">Individualised Learning:</w:t>
      </w:r>
      <w:r w:rsidDel="00000000" w:rsidR="00000000" w:rsidRPr="00000000">
        <w:rPr>
          <w:rtl w:val="0"/>
        </w:rPr>
        <w:t xml:space="preserve"> Learning experiences are tailored to support each child’s interests, confidence and developmental progress.</w:t>
      </w:r>
    </w:p>
    <w:p w:rsidR="00000000" w:rsidDel="00000000" w:rsidP="00000000" w:rsidRDefault="00000000" w:rsidRPr="00000000" w14:paraId="00000837">
      <w:pPr>
        <w:numPr>
          <w:ilvl w:val="0"/>
          <w:numId w:val="72"/>
        </w:numPr>
        <w:ind w:left="720" w:hanging="360"/>
        <w:rPr>
          <w:u w:val="none"/>
        </w:rPr>
      </w:pPr>
      <w:r w:rsidDel="00000000" w:rsidR="00000000" w:rsidRPr="00000000">
        <w:rPr>
          <w:b w:val="1"/>
          <w:bCs w:val="1"/>
          <w:rtl w:val="0"/>
        </w:rPr>
        <w:t xml:space="preserve">Trusted Coverage:</w:t>
      </w:r>
      <w:r w:rsidDel="00000000" w:rsidR="00000000" w:rsidRPr="00000000">
        <w:rPr>
          <w:rtl w:val="0"/>
        </w:rPr>
        <w:t xml:space="preserve"> Our service is backed by $20 million Public Liability Insurance and supported by First Aid trained educators.</w:t>
      </w:r>
    </w:p>
    <w:p w:rsidR="00000000" w:rsidDel="00000000" w:rsidP="00000000" w:rsidRDefault="00000000" w:rsidRPr="00000000" w14:paraId="00000838">
      <w:pPr>
        <w:numPr>
          <w:ilvl w:val="0"/>
          <w:numId w:val="72"/>
        </w:numPr>
        <w:ind w:left="720" w:hanging="360"/>
        <w:rPr>
          <w:u w:val="none"/>
        </w:rPr>
      </w:pPr>
      <w:r w:rsidDel="00000000" w:rsidR="00000000" w:rsidRPr="00000000">
        <w:rPr>
          <w:b w:val="1"/>
          <w:bCs w:val="1"/>
          <w:rtl w:val="0"/>
        </w:rPr>
        <w:t xml:space="preserve">Flexible Family Involvement:</w:t>
      </w:r>
      <w:r w:rsidDel="00000000" w:rsidR="00000000" w:rsidRPr="00000000">
        <w:rPr>
          <w:rtl w:val="0"/>
        </w:rPr>
        <w:t xml:space="preserve"> Families are welcomed as an important part of the centre community and can be involved as much as they choose.</w:t>
      </w:r>
    </w:p>
    <w:p w:rsidR="00000000" w:rsidDel="00000000" w:rsidP="00000000" w:rsidRDefault="00000000" w:rsidRPr="00000000" w14:paraId="00000839">
      <w:pPr>
        <w:ind w:left="0" w:firstLine="0"/>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b w:val="1"/>
          <w:bCs w:val="1"/>
        </w:rPr>
      </w:pPr>
      <w:r w:rsidDel="00000000" w:rsidR="00000000" w:rsidRPr="00000000">
        <w:rPr>
          <w:b w:val="1"/>
          <w:bCs w:val="1"/>
          <w:rtl w:val="0"/>
        </w:rPr>
        <w:t xml:space="preserve">What makes your childcare different from other centres near Rossmoyne?</w:t>
      </w:r>
    </w:p>
    <w:p w:rsidR="00000000" w:rsidDel="00000000" w:rsidP="00000000" w:rsidRDefault="00000000" w:rsidRPr="00000000" w14:paraId="0000083E">
      <w:pPr>
        <w:rPr>
          <w:b w:val="1"/>
          <w:bCs w:val="1"/>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Our centre goes beyond standard daycare, offering purposeful play-based learning specifically designed to prepare children for Rossmoyne's high-achieving school system. We understand local educational expectations and have developed our curriculum accordingly, making sure that children gain the academic foundation and social confidence needed for success at Rossmoyne Primary School.</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b w:val="1"/>
          <w:bCs w:val="1"/>
        </w:rPr>
      </w:pPr>
      <w:r w:rsidDel="00000000" w:rsidR="00000000" w:rsidRPr="00000000">
        <w:rPr>
          <w:b w:val="1"/>
          <w:bCs w:val="1"/>
          <w:rtl w:val="0"/>
        </w:rPr>
        <w:t xml:space="preserve">How do you prepare children for the transition to Rossmoyne Primary School?</w:t>
      </w:r>
    </w:p>
    <w:p w:rsidR="00000000" w:rsidDel="00000000" w:rsidP="00000000" w:rsidRDefault="00000000" w:rsidRPr="00000000" w14:paraId="00000842">
      <w:pPr>
        <w:rPr>
          <w:b w:val="1"/>
          <w:bCs w:val="1"/>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Our specialised Transition to School program focuses on the specific skills children need for classroom success. We developed it in consultation with local educators to include early literacy and numeracy concepts, social skills development, and building the independence required for formal schooling. We provide detailed progress reports that help achieve a stress-free handover to your child's future teachers.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b w:val="1"/>
          <w:bCs w:val="1"/>
        </w:rPr>
      </w:pPr>
      <w:r w:rsidDel="00000000" w:rsidR="00000000" w:rsidRPr="00000000">
        <w:rPr>
          <w:b w:val="1"/>
          <w:bCs w:val="1"/>
          <w:rtl w:val="0"/>
        </w:rPr>
        <w:t xml:space="preserve">What are your operating hours for working parents?</w:t>
      </w:r>
    </w:p>
    <w:p w:rsidR="00000000" w:rsidDel="00000000" w:rsidP="00000000" w:rsidRDefault="00000000" w:rsidRPr="00000000" w14:paraId="00000846">
      <w:pPr>
        <w:rPr>
          <w:b w:val="1"/>
          <w:bCs w:val="1"/>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We understand the demands facing career-focused Rossmoyne families. Our flexible scheduling accommodates early starts and later pickups, with additional programs available during school holidays. Our real-time communication system keeps you connected throughout the day, providing peace of mind while you focus on professional commitments. Our operating hours are 7:00am until 6:00pm every Monday to Friday. Please note that we are closed for public holidays.</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b w:val="1"/>
          <w:bCs w:val="1"/>
        </w:rPr>
      </w:pPr>
      <w:r w:rsidDel="00000000" w:rsidR="00000000" w:rsidRPr="00000000">
        <w:rPr>
          <w:b w:val="1"/>
          <w:bCs w:val="1"/>
          <w:rtl w:val="0"/>
        </w:rPr>
        <w:t xml:space="preserve">How do you achieve children's safety during outdoor play in Perth's climate?</w:t>
      </w:r>
    </w:p>
    <w:p w:rsidR="00000000" w:rsidDel="00000000" w:rsidP="00000000" w:rsidRDefault="00000000" w:rsidRPr="00000000" w14:paraId="0000084A">
      <w:pPr>
        <w:rPr>
          <w:b w:val="1"/>
          <w:bCs w:val="1"/>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Safety remains paramount in our outdoor design. We've installed wide-ranging, high-quality shade structures throughout our play areas, making sure that children can benefit from outdoor activities even during Perth's intense summer months. Our end-to-end sun-safety policy includes regular sunscreen application, protective clothing requirements, and scheduled indoor activities during extreme UV periods.</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b w:val="1"/>
          <w:bCs w:val="1"/>
        </w:rPr>
      </w:pPr>
      <w:r w:rsidDel="00000000" w:rsidR="00000000" w:rsidRPr="00000000">
        <w:rPr>
          <w:b w:val="1"/>
          <w:bCs w:val="1"/>
          <w:rtl w:val="0"/>
        </w:rPr>
        <w:t xml:space="preserve">What is your policy on sick children?</w:t>
      </w:r>
    </w:p>
    <w:p w:rsidR="00000000" w:rsidDel="00000000" w:rsidP="00000000" w:rsidRDefault="00000000" w:rsidRPr="00000000" w14:paraId="0000084E">
      <w:pPr>
        <w:rPr>
          <w:b w:val="1"/>
          <w:bCs w:val="1"/>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To protect our community, children with infectious illnesses or fevers must stay home. We follow WA Health Department guidelines regarding exclusion periods for specific illnesses.</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b w:val="1"/>
          <w:bCs w:val="1"/>
        </w:rPr>
      </w:pPr>
      <w:r w:rsidDel="00000000" w:rsidR="00000000" w:rsidRPr="00000000">
        <w:rPr>
          <w:b w:val="1"/>
          <w:bCs w:val="1"/>
          <w:rtl w:val="0"/>
        </w:rPr>
        <w:t xml:space="preserve">How do you support the Canning River environment?</w:t>
      </w:r>
    </w:p>
    <w:p w:rsidR="00000000" w:rsidDel="00000000" w:rsidP="00000000" w:rsidRDefault="00000000" w:rsidRPr="00000000" w14:paraId="00000852">
      <w:pPr>
        <w:rPr>
          <w:b w:val="1"/>
          <w:bCs w:val="1"/>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We teach children about local conservation and water safety, often incorporating the river's flora and fauna into our art and science projects.</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b w:val="1"/>
          <w:bCs w:val="1"/>
        </w:rPr>
      </w:pPr>
      <w:r w:rsidDel="00000000" w:rsidR="00000000" w:rsidRPr="00000000">
        <w:rPr>
          <w:b w:val="1"/>
          <w:bCs w:val="1"/>
          <w:rtl w:val="0"/>
        </w:rPr>
        <w:t xml:space="preserve">Is there an </w:t>
      </w:r>
      <w:r w:rsidDel="00000000" w:rsidR="00000000" w:rsidRPr="00000000">
        <w:rPr>
          <w:b w:val="1"/>
          <w:bCs w:val="1"/>
          <w:rtl w:val="0"/>
        </w:rPr>
        <w:t xml:space="preserve">enrolment</w:t>
      </w:r>
      <w:r w:rsidDel="00000000" w:rsidR="00000000" w:rsidRPr="00000000">
        <w:rPr>
          <w:b w:val="1"/>
          <w:bCs w:val="1"/>
          <w:rtl w:val="0"/>
        </w:rPr>
        <w:t xml:space="preserve"> fee?</w:t>
      </w:r>
    </w:p>
    <w:p w:rsidR="00000000" w:rsidDel="00000000" w:rsidP="00000000" w:rsidRDefault="00000000" w:rsidRPr="00000000" w14:paraId="00000856">
      <w:pPr>
        <w:rPr>
          <w:b w:val="1"/>
          <w:bCs w:val="1"/>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We do not charge an </w:t>
      </w:r>
      <w:r w:rsidDel="00000000" w:rsidR="00000000" w:rsidRPr="00000000">
        <w:rPr>
          <w:rtl w:val="0"/>
        </w:rPr>
        <w:t xml:space="preserve">enrolment</w:t>
      </w:r>
      <w:r w:rsidDel="00000000" w:rsidR="00000000" w:rsidRPr="00000000">
        <w:rPr>
          <w:rtl w:val="0"/>
        </w:rPr>
        <w:t xml:space="preserve"> fee! Accounts are paid via direct debit with flexibility of weekly or fortnightly payments on a day of the week of your choosing. Fees must be paid 1 week in advance of the current week. </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b w:val="1"/>
          <w:bCs w:val="1"/>
        </w:rPr>
      </w:pPr>
      <w:r w:rsidDel="00000000" w:rsidR="00000000" w:rsidRPr="00000000">
        <w:rPr>
          <w:b w:val="1"/>
          <w:bCs w:val="1"/>
          <w:rtl w:val="0"/>
        </w:rPr>
        <w:t xml:space="preserve">Do you have availability for infants and toddlers?</w:t>
      </w:r>
    </w:p>
    <w:p w:rsidR="00000000" w:rsidDel="00000000" w:rsidP="00000000" w:rsidRDefault="00000000" w:rsidRPr="00000000" w14:paraId="0000085A">
      <w:pPr>
        <w:rPr>
          <w:b w:val="1"/>
          <w:bCs w:val="1"/>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We maintain separate programs for different age groups, providing age-appropriate learning experiences from infancy through to school readiness. Our infant program focuses on sensory development and secure attachment, while our toddler curriculum introduces structured learning through play. Contact us directly to discuss current availability in your child's age group.</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Give your child the confident start to their Rossmoyne educational journey they deserve. With limited places available and school enrolments approaching, now is the perfect time to secure your child's position in our sought-after early learning programs.</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Book Your Tour Today – Limited Places Available</w:t>
      </w:r>
      <w:r w:rsidDel="00000000" w:rsidR="00000000" w:rsidRPr="00000000">
        <w:br w:type="page"/>
      </w:r>
      <w:r w:rsidDel="00000000" w:rsidR="00000000" w:rsidRPr="00000000">
        <w:rPr>
          <w:rtl w:val="0"/>
        </w:rPr>
      </w:r>
    </w:p>
    <w:p w:rsidR="00000000" w:rsidDel="00000000" w:rsidP="00000000" w:rsidRDefault="00000000" w:rsidRPr="00000000" w14:paraId="00000860">
      <w:pPr>
        <w:pStyle w:val="Heading1"/>
        <w:rPr>
          <w:b w:val="1"/>
          <w:bCs w:val="1"/>
        </w:rPr>
      </w:pPr>
      <w:bookmarkStart w:colFirst="0" w:colLast="0" w:name="_gctl0056kiqq" w:id="18"/>
      <w:bookmarkEnd w:id="18"/>
      <w:r w:rsidDel="00000000" w:rsidR="00000000" w:rsidRPr="00000000">
        <w:rPr>
          <w:b w:val="1"/>
          <w:bCs w:val="1"/>
          <w:rtl w:val="0"/>
        </w:rPr>
        <w:t xml:space="preserve">Page 19 </w:t>
      </w:r>
    </w:p>
    <w:p w:rsidR="00000000" w:rsidDel="00000000" w:rsidP="00000000" w:rsidRDefault="00000000" w:rsidRPr="00000000" w14:paraId="00000861">
      <w:pPr>
        <w:rPr>
          <w:b w:val="1"/>
          <w:bCs w:val="1"/>
        </w:rPr>
      </w:pPr>
      <w:r w:rsidDel="00000000" w:rsidR="00000000" w:rsidRPr="00000000">
        <w:rPr>
          <w:b w:val="1"/>
          <w:bCs w:val="1"/>
          <w:rtl w:val="0"/>
        </w:rPr>
        <w:t xml:space="preserve">URL: https://flourishelc.com.au/daycare-childcare-shelley-wa/</w:t>
      </w:r>
    </w:p>
    <w:p w:rsidR="00000000" w:rsidDel="00000000" w:rsidP="00000000" w:rsidRDefault="00000000" w:rsidRPr="00000000" w14:paraId="00000862">
      <w:pPr>
        <w:rPr/>
      </w:pPr>
      <w:r w:rsidDel="00000000" w:rsidR="00000000" w:rsidRPr="00000000">
        <w:rPr>
          <w:rtl w:val="0"/>
        </w:rPr>
        <w:t xml:space="preserve">Page Type: Location Page</w:t>
      </w:r>
    </w:p>
    <w:p w:rsidR="00000000" w:rsidDel="00000000" w:rsidP="00000000" w:rsidRDefault="00000000" w:rsidRPr="00000000" w14:paraId="00000863">
      <w:pPr>
        <w:rPr/>
      </w:pPr>
      <w:r w:rsidDel="00000000" w:rsidR="00000000" w:rsidRPr="00000000">
        <w:rPr>
          <w:rtl w:val="0"/>
        </w:rPr>
        <w:t xml:space="preserve">Content Type: New Content</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Keywords:</w:t>
      </w:r>
    </w:p>
    <w:p w:rsidR="00000000" w:rsidDel="00000000" w:rsidP="00000000" w:rsidRDefault="00000000" w:rsidRPr="00000000" w14:paraId="00000866">
      <w:pPr>
        <w:rPr>
          <w:b w:val="1"/>
          <w:bCs w:val="1"/>
        </w:rPr>
      </w:pPr>
      <w:r w:rsidDel="00000000" w:rsidR="00000000" w:rsidRPr="00000000">
        <w:rPr>
          <w:b w:val="1"/>
          <w:bCs w:val="1"/>
          <w:rtl w:val="0"/>
        </w:rPr>
        <w:t xml:space="preserve">Primary keyword: childcare near shelley</w:t>
      </w:r>
    </w:p>
    <w:p w:rsidR="00000000" w:rsidDel="00000000" w:rsidP="00000000" w:rsidRDefault="00000000" w:rsidRPr="00000000" w14:paraId="00000867">
      <w:pPr>
        <w:rPr/>
      </w:pPr>
      <w:r w:rsidDel="00000000" w:rsidR="00000000" w:rsidRPr="00000000">
        <w:rPr>
          <w:rtl w:val="0"/>
        </w:rPr>
        <w:t xml:space="preserve">Secondary keywords: daycare near shelley</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b w:val="1"/>
          <w:bCs w:val="1"/>
        </w:rPr>
      </w:pPr>
      <w:r w:rsidDel="00000000" w:rsidR="00000000" w:rsidRPr="00000000">
        <w:rPr>
          <w:b w:val="1"/>
          <w:bCs w:val="1"/>
          <w:rtl w:val="0"/>
        </w:rPr>
        <w:t xml:space="preserve">Content:</w:t>
      </w:r>
    </w:p>
    <w:p w:rsidR="00000000" w:rsidDel="00000000" w:rsidP="00000000" w:rsidRDefault="00000000" w:rsidRPr="00000000" w14:paraId="0000086A">
      <w:pPr>
        <w:rPr/>
      </w:pPr>
      <w:r w:rsidDel="00000000" w:rsidR="00000000" w:rsidRPr="00000000">
        <w:rPr>
          <w:rtl w:val="0"/>
        </w:rPr>
        <w:t xml:space="preserve">Meta Title: Childcare Near Shelley | Flourish ELC</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Meta Description: Looking for childcare near Shelley? Flourish ELC offers a nurturing environment where every child grows, develops, and flourishes.</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b w:val="1"/>
          <w:bCs w:val="1"/>
        </w:rPr>
      </w:pPr>
      <w:r w:rsidDel="00000000" w:rsidR="00000000" w:rsidRPr="00000000">
        <w:rPr>
          <w:b w:val="1"/>
          <w:bCs w:val="1"/>
          <w:rtl w:val="0"/>
        </w:rPr>
        <w:t xml:space="preserve">H1: Childcare Near Shelley</w:t>
      </w:r>
    </w:p>
    <w:p w:rsidR="00000000" w:rsidDel="00000000" w:rsidP="00000000" w:rsidRDefault="00000000" w:rsidRPr="00000000" w14:paraId="0000086F">
      <w:pPr>
        <w:spacing w:after="240" w:before="240" w:lineRule="auto"/>
        <w:rPr/>
      </w:pPr>
      <w:r w:rsidDel="00000000" w:rsidR="00000000" w:rsidRPr="00000000">
        <w:rPr>
          <w:rtl w:val="0"/>
        </w:rPr>
        <w:t xml:space="preserve">Some of the best early learning happens outside. At Flourish Early Learning Centre near Shelley, we weave the natural world into everyday experiences, using the beauty of the Canning River surroundings to spark curiosity, build confidence, and bring learning to life in ways that stay with children long after the day is done.</w:t>
      </w:r>
    </w:p>
    <w:p w:rsidR="00000000" w:rsidDel="00000000" w:rsidP="00000000" w:rsidRDefault="00000000" w:rsidRPr="00000000" w14:paraId="00000870">
      <w:pPr>
        <w:spacing w:after="240" w:before="240" w:lineRule="auto"/>
        <w:rPr/>
      </w:pPr>
      <w:r w:rsidDel="00000000" w:rsidR="00000000" w:rsidRPr="00000000">
        <w:rPr>
          <w:rtl w:val="0"/>
        </w:rPr>
        <w:t xml:space="preserve">Inside, that same spirit carries through. Our qualified educators deliver purposeful, play-based programs that build the literacy, numeracy, and social foundations children need to thrive at school and beyond, all within a warm, welcoming environment that feels like a second home.</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b w:val="1"/>
          <w:bCs w:val="1"/>
        </w:rPr>
      </w:pPr>
      <w:r w:rsidDel="00000000" w:rsidR="00000000" w:rsidRPr="00000000">
        <w:rPr>
          <w:b w:val="1"/>
          <w:bCs w:val="1"/>
          <w:rtl w:val="0"/>
        </w:rPr>
        <w:t xml:space="preserve">H2: Understanding Your Family's Early Learning Needs</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b w:val="1"/>
          <w:bCs w:val="1"/>
        </w:rPr>
      </w:pPr>
      <w:r w:rsidDel="00000000" w:rsidR="00000000" w:rsidRPr="00000000">
        <w:rPr>
          <w:b w:val="1"/>
          <w:bCs w:val="1"/>
          <w:rtl w:val="0"/>
        </w:rPr>
        <w:t xml:space="preserve">The Challenge of Finding Quality Education-Focused Care</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We offer a structured School Readiness Program that builds the cognitive and social skills essential for confident transitions to local schools. Our curriculum isn't just about play, it's purposefully designed to develop problem-solving abilities, early literacy, and numeracy skills that align with the high academic standards expected at schools in our area.</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b w:val="1"/>
          <w:bCs w:val="1"/>
        </w:rPr>
      </w:pPr>
      <w:r w:rsidDel="00000000" w:rsidR="00000000" w:rsidRPr="00000000">
        <w:rPr>
          <w:b w:val="1"/>
          <w:bCs w:val="1"/>
          <w:rtl w:val="0"/>
        </w:rPr>
        <w:t xml:space="preserve">Creating a Boutique, Community-Focused Experience</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Our Early Learning Centre maintains small group sizes and dedicated educators who know each child by name, their individual learning style, and their unique potential. This custom approach makes sure your child receives the attention they deserve while building lasting friendships with other local families.</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b w:val="1"/>
          <w:bCs w:val="1"/>
        </w:rPr>
      </w:pPr>
      <w:r w:rsidDel="00000000" w:rsidR="00000000" w:rsidRPr="00000000">
        <w:rPr>
          <w:rtl w:val="0"/>
        </w:rPr>
      </w:r>
    </w:p>
    <w:p w:rsidR="00000000" w:rsidDel="00000000" w:rsidP="00000000" w:rsidRDefault="00000000" w:rsidRPr="00000000" w14:paraId="0000087E">
      <w:pPr>
        <w:rPr>
          <w:b w:val="1"/>
          <w:bCs w:val="1"/>
        </w:rPr>
      </w:pPr>
      <w:r w:rsidDel="00000000" w:rsidR="00000000" w:rsidRPr="00000000">
        <w:rPr>
          <w:b w:val="1"/>
          <w:bCs w:val="1"/>
          <w:rtl w:val="0"/>
        </w:rPr>
        <w:t xml:space="preserve">H2: Your Local Early Learning Industry Experts in Shelley</w:t>
      </w:r>
    </w:p>
    <w:p w:rsidR="00000000" w:rsidDel="00000000" w:rsidP="00000000" w:rsidRDefault="00000000" w:rsidRPr="00000000" w14:paraId="0000087F">
      <w:pPr>
        <w:spacing w:after="240" w:before="240" w:lineRule="auto"/>
        <w:rPr/>
      </w:pPr>
      <w:r w:rsidDel="00000000" w:rsidR="00000000" w:rsidRPr="00000000">
        <w:rPr>
          <w:rtl w:val="0"/>
        </w:rPr>
        <w:t xml:space="preserve">Our connection to Shelley runs deeper than our address. We've built genuine roots in this community, and that local knowledge shapes everything about how we educate and care for the children who walk through our doors each day.</w:t>
      </w:r>
    </w:p>
    <w:p w:rsidR="00000000" w:rsidDel="00000000" w:rsidP="00000000" w:rsidRDefault="00000000" w:rsidRPr="00000000" w14:paraId="00000880">
      <w:pPr>
        <w:spacing w:after="240" w:before="240" w:lineRule="auto"/>
        <w:rPr/>
      </w:pPr>
      <w:r w:rsidDel="00000000" w:rsidR="00000000" w:rsidRPr="00000000">
        <w:rPr>
          <w:rtl w:val="0"/>
        </w:rPr>
        <w:t xml:space="preserve">The natural environment right on our doorstep is one of Shelley's greatest assets, and we put it to work. Children in our programs learn to identify native Paperbarks and Flooded Gums, explore the Canning River ecosystem, and develop a real sense of place and belonging. That kind of nature-connected, place-based learning is something only a truly local centre can offer.</w:t>
      </w:r>
    </w:p>
    <w:p w:rsidR="00000000" w:rsidDel="00000000" w:rsidP="00000000" w:rsidRDefault="00000000" w:rsidRPr="00000000" w14:paraId="00000881">
      <w:pPr>
        <w:spacing w:after="240" w:before="240" w:lineRule="auto"/>
        <w:rPr/>
      </w:pPr>
      <w:r w:rsidDel="00000000" w:rsidR="00000000" w:rsidRPr="00000000">
        <w:rPr>
          <w:rtl w:val="0"/>
        </w:rPr>
        <w:t xml:space="preserve">Safety is woven into everything we do as well. Our emergency and bushfire management plans are specifically tailored to our riverside location, going well beyond standard requirements so that families can feel completely confident every single day.</w:t>
      </w:r>
    </w:p>
    <w:p w:rsidR="00000000" w:rsidDel="00000000" w:rsidP="00000000" w:rsidRDefault="00000000" w:rsidRPr="00000000" w14:paraId="00000882">
      <w:pPr>
        <w:rPr/>
      </w:pPr>
      <w:r w:rsidDel="00000000" w:rsidR="00000000" w:rsidRPr="00000000">
        <w:rPr>
          <w:rtl w:val="0"/>
        </w:rPr>
        <w:t xml:space="preserve">Book a tour to see our nature-based learning in action.</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885">
      <w:pPr>
        <w:numPr>
          <w:ilvl w:val="0"/>
          <w:numId w:val="81"/>
        </w:numPr>
        <w:spacing w:after="0" w:afterAutospacing="0" w:before="240" w:lineRule="auto"/>
        <w:ind w:left="720" w:hanging="360"/>
      </w:pPr>
      <w:r w:rsidDel="00000000" w:rsidR="00000000" w:rsidRPr="00000000">
        <w:rPr>
          <w:rtl w:val="0"/>
        </w:rPr>
        <w:t xml:space="preserve">Belonging and Inclusion</w:t>
      </w:r>
    </w:p>
    <w:p w:rsidR="00000000" w:rsidDel="00000000" w:rsidP="00000000" w:rsidRDefault="00000000" w:rsidRPr="00000000" w14:paraId="00000886">
      <w:pPr>
        <w:numPr>
          <w:ilvl w:val="0"/>
          <w:numId w:val="81"/>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887">
      <w:pPr>
        <w:numPr>
          <w:ilvl w:val="0"/>
          <w:numId w:val="81"/>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888">
      <w:pPr>
        <w:numPr>
          <w:ilvl w:val="0"/>
          <w:numId w:val="81"/>
        </w:numPr>
        <w:spacing w:after="0" w:afterAutospacing="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889">
      <w:pPr>
        <w:numPr>
          <w:ilvl w:val="0"/>
          <w:numId w:val="81"/>
        </w:numPr>
        <w:spacing w:after="24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b w:val="1"/>
          <w:bCs w:val="1"/>
        </w:rPr>
      </w:pPr>
      <w:r w:rsidDel="00000000" w:rsidR="00000000" w:rsidRPr="00000000">
        <w:rPr>
          <w:b w:val="1"/>
          <w:bCs w:val="1"/>
          <w:rtl w:val="0"/>
        </w:rPr>
        <w:t xml:space="preserve">H2: Why Choose Flourish ELC for Childcare in the Shelley Area</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numPr>
          <w:ilvl w:val="0"/>
          <w:numId w:val="87"/>
        </w:numPr>
        <w:ind w:left="720" w:hanging="360"/>
      </w:pPr>
      <w:r w:rsidDel="00000000" w:rsidR="00000000" w:rsidRPr="00000000">
        <w:rPr>
          <w:b w:val="1"/>
          <w:bCs w:val="1"/>
          <w:rtl w:val="0"/>
        </w:rPr>
        <w:t xml:space="preserve">Child-Centred Approach:</w:t>
      </w:r>
      <w:r w:rsidDel="00000000" w:rsidR="00000000" w:rsidRPr="00000000">
        <w:rPr>
          <w:rtl w:val="0"/>
        </w:rPr>
        <w:t xml:space="preserve"> We treat every child as capable, curious and confident, with individualised programs that reflect their unique learning style</w:t>
      </w:r>
    </w:p>
    <w:p w:rsidR="00000000" w:rsidDel="00000000" w:rsidP="00000000" w:rsidRDefault="00000000" w:rsidRPr="00000000" w14:paraId="0000088E">
      <w:pPr>
        <w:numPr>
          <w:ilvl w:val="0"/>
          <w:numId w:val="87"/>
        </w:numPr>
        <w:ind w:left="720" w:hanging="360"/>
      </w:pPr>
      <w:r w:rsidDel="00000000" w:rsidR="00000000" w:rsidRPr="00000000">
        <w:rPr>
          <w:b w:val="1"/>
          <w:bCs w:val="1"/>
          <w:rtl w:val="0"/>
        </w:rPr>
        <w:t xml:space="preserve">Boutique Community Feel:</w:t>
      </w:r>
      <w:r w:rsidDel="00000000" w:rsidR="00000000" w:rsidRPr="00000000">
        <w:rPr>
          <w:rtl w:val="0"/>
        </w:rPr>
        <w:t xml:space="preserve"> Children are never a number here. You get the warm, personal experience Shelley families expect</w:t>
      </w:r>
    </w:p>
    <w:p w:rsidR="00000000" w:rsidDel="00000000" w:rsidP="00000000" w:rsidRDefault="00000000" w:rsidRPr="00000000" w14:paraId="0000088F">
      <w:pPr>
        <w:numPr>
          <w:ilvl w:val="0"/>
          <w:numId w:val="87"/>
        </w:numPr>
        <w:ind w:left="720" w:hanging="360"/>
      </w:pPr>
      <w:r w:rsidDel="00000000" w:rsidR="00000000" w:rsidRPr="00000000">
        <w:rPr>
          <w:b w:val="1"/>
          <w:bCs w:val="1"/>
          <w:rtl w:val="0"/>
        </w:rPr>
        <w:t xml:space="preserve">School Readiness Focus:</w:t>
      </w:r>
      <w:r w:rsidDel="00000000" w:rsidR="00000000" w:rsidRPr="00000000">
        <w:rPr>
          <w:rtl w:val="0"/>
        </w:rPr>
        <w:t xml:space="preserve"> Tailored preparation for a confident transition to local primary schools</w:t>
      </w:r>
    </w:p>
    <w:p w:rsidR="00000000" w:rsidDel="00000000" w:rsidP="00000000" w:rsidRDefault="00000000" w:rsidRPr="00000000" w14:paraId="00000890">
      <w:pPr>
        <w:numPr>
          <w:ilvl w:val="0"/>
          <w:numId w:val="87"/>
        </w:numPr>
        <w:ind w:left="720" w:hanging="360"/>
      </w:pPr>
      <w:r w:rsidDel="00000000" w:rsidR="00000000" w:rsidRPr="00000000">
        <w:rPr>
          <w:b w:val="1"/>
          <w:bCs w:val="1"/>
          <w:rtl w:val="0"/>
        </w:rPr>
        <w:t xml:space="preserve">Modern Resources:</w:t>
      </w:r>
      <w:r w:rsidDel="00000000" w:rsidR="00000000" w:rsidRPr="00000000">
        <w:rPr>
          <w:rtl w:val="0"/>
        </w:rPr>
        <w:t xml:space="preserve"> iPads, Interactive Whiteboards and rich indoor-outdoor learning spaces</w:t>
      </w:r>
    </w:p>
    <w:p w:rsidR="00000000" w:rsidDel="00000000" w:rsidP="00000000" w:rsidRDefault="00000000" w:rsidRPr="00000000" w14:paraId="00000891">
      <w:pPr>
        <w:numPr>
          <w:ilvl w:val="0"/>
          <w:numId w:val="87"/>
        </w:numPr>
        <w:ind w:left="720" w:hanging="360"/>
      </w:pPr>
      <w:r w:rsidDel="00000000" w:rsidR="00000000" w:rsidRPr="00000000">
        <w:rPr>
          <w:b w:val="1"/>
          <w:bCs w:val="1"/>
          <w:rtl w:val="0"/>
        </w:rPr>
        <w:t xml:space="preserve">Family Partnership:</w:t>
      </w:r>
      <w:r w:rsidDel="00000000" w:rsidR="00000000" w:rsidRPr="00000000">
        <w:rPr>
          <w:rtl w:val="0"/>
        </w:rPr>
        <w:t xml:space="preserve"> Stay involved through our interactive app and daily open communication</w:t>
      </w:r>
    </w:p>
    <w:p w:rsidR="00000000" w:rsidDel="00000000" w:rsidP="00000000" w:rsidRDefault="00000000" w:rsidRPr="00000000" w14:paraId="00000892">
      <w:pPr>
        <w:numPr>
          <w:ilvl w:val="0"/>
          <w:numId w:val="87"/>
        </w:numPr>
        <w:ind w:left="720" w:hanging="360"/>
      </w:pPr>
      <w:r w:rsidDel="00000000" w:rsidR="00000000" w:rsidRPr="00000000">
        <w:rPr>
          <w:b w:val="1"/>
          <w:bCs w:val="1"/>
          <w:rtl w:val="0"/>
        </w:rPr>
        <w:t xml:space="preserve">Cultural Diversity &amp; Inclusion:</w:t>
      </w:r>
      <w:r w:rsidDel="00000000" w:rsidR="00000000" w:rsidRPr="00000000">
        <w:rPr>
          <w:rtl w:val="0"/>
        </w:rPr>
        <w:t xml:space="preserve"> A welcoming environment for families from every background</w:t>
      </w:r>
    </w:p>
    <w:p w:rsidR="00000000" w:rsidDel="00000000" w:rsidP="00000000" w:rsidRDefault="00000000" w:rsidRPr="00000000" w14:paraId="00000893">
      <w:pPr>
        <w:numPr>
          <w:ilvl w:val="0"/>
          <w:numId w:val="87"/>
        </w:numPr>
        <w:ind w:left="720" w:hanging="360"/>
      </w:pPr>
      <w:r w:rsidDel="00000000" w:rsidR="00000000" w:rsidRPr="00000000">
        <w:rPr>
          <w:b w:val="1"/>
          <w:bCs w:val="1"/>
          <w:rtl w:val="0"/>
        </w:rPr>
        <w:t xml:space="preserve">Passionate Educators:</w:t>
      </w:r>
      <w:r w:rsidDel="00000000" w:rsidR="00000000" w:rsidRPr="00000000">
        <w:rPr>
          <w:rtl w:val="0"/>
        </w:rPr>
        <w:t xml:space="preserve"> Ongoing reflective practice, training and professional development</w:t>
      </w:r>
      <w:r w:rsidDel="00000000" w:rsidR="00000000" w:rsidRPr="00000000">
        <w:rPr>
          <w:rtl w:val="0"/>
        </w:rPr>
      </w:r>
    </w:p>
    <w:p w:rsidR="00000000" w:rsidDel="00000000" w:rsidP="00000000" w:rsidRDefault="00000000" w:rsidRPr="00000000" w14:paraId="00000894">
      <w:pPr>
        <w:rPr>
          <w:b w:val="1"/>
          <w:bCs w:val="1"/>
        </w:rPr>
      </w:pPr>
      <w:r w:rsidDel="00000000" w:rsidR="00000000" w:rsidRPr="00000000">
        <w:rPr>
          <w:rtl w:val="0"/>
        </w:rPr>
      </w:r>
    </w:p>
    <w:p w:rsidR="00000000" w:rsidDel="00000000" w:rsidP="00000000" w:rsidRDefault="00000000" w:rsidRPr="00000000" w14:paraId="00000895">
      <w:pPr>
        <w:rPr>
          <w:b w:val="1"/>
          <w:bCs w:val="1"/>
        </w:rPr>
      </w:pPr>
      <w:r w:rsidDel="00000000" w:rsidR="00000000" w:rsidRPr="00000000">
        <w:rPr>
          <w:rtl w:val="0"/>
        </w:rPr>
      </w:r>
    </w:p>
    <w:p w:rsidR="00000000" w:rsidDel="00000000" w:rsidP="00000000" w:rsidRDefault="00000000" w:rsidRPr="00000000" w14:paraId="00000896">
      <w:pPr>
        <w:rPr>
          <w:b w:val="1"/>
          <w:bCs w:val="1"/>
        </w:rPr>
      </w:pPr>
      <w:r w:rsidDel="00000000" w:rsidR="00000000" w:rsidRPr="00000000">
        <w:rPr>
          <w:b w:val="1"/>
          <w:bCs w:val="1"/>
          <w:rtl w:val="0"/>
        </w:rPr>
        <w:t xml:space="preserve">H2: Our Unique Programs and Services</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b w:val="1"/>
          <w:bCs w:val="1"/>
        </w:rPr>
      </w:pPr>
      <w:r w:rsidDel="00000000" w:rsidR="00000000" w:rsidRPr="00000000">
        <w:rPr>
          <w:b w:val="1"/>
          <w:bCs w:val="1"/>
          <w:rtl w:val="0"/>
        </w:rPr>
        <w:t xml:space="preserve">School Readiness Program</w:t>
      </w:r>
    </w:p>
    <w:p w:rsidR="00000000" w:rsidDel="00000000" w:rsidP="00000000" w:rsidRDefault="00000000" w:rsidRPr="00000000" w14:paraId="00000899">
      <w:pPr>
        <w:rPr>
          <w:b w:val="1"/>
          <w:bCs w:val="1"/>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Specifically designed to prepare children for the academic expectations of schools like Shelley Primary, our program focuses on:</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numPr>
          <w:ilvl w:val="0"/>
          <w:numId w:val="88"/>
        </w:numPr>
        <w:ind w:left="720" w:hanging="360"/>
        <w:rPr>
          <w:u w:val="none"/>
        </w:rPr>
      </w:pPr>
      <w:r w:rsidDel="00000000" w:rsidR="00000000" w:rsidRPr="00000000">
        <w:rPr>
          <w:rtl w:val="0"/>
        </w:rPr>
        <w:t xml:space="preserve">Pre-literacy and numeracy skills development.</w:t>
      </w:r>
    </w:p>
    <w:p w:rsidR="00000000" w:rsidDel="00000000" w:rsidP="00000000" w:rsidRDefault="00000000" w:rsidRPr="00000000" w14:paraId="0000089D">
      <w:pPr>
        <w:numPr>
          <w:ilvl w:val="0"/>
          <w:numId w:val="88"/>
        </w:numPr>
        <w:ind w:left="720" w:hanging="360"/>
        <w:rPr>
          <w:u w:val="none"/>
        </w:rPr>
      </w:pPr>
      <w:r w:rsidDel="00000000" w:rsidR="00000000" w:rsidRPr="00000000">
        <w:rPr>
          <w:rtl w:val="0"/>
        </w:rPr>
        <w:t xml:space="preserve">Social confidence and communication abilities.</w:t>
      </w:r>
    </w:p>
    <w:p w:rsidR="00000000" w:rsidDel="00000000" w:rsidP="00000000" w:rsidRDefault="00000000" w:rsidRPr="00000000" w14:paraId="0000089E">
      <w:pPr>
        <w:numPr>
          <w:ilvl w:val="0"/>
          <w:numId w:val="88"/>
        </w:numPr>
        <w:ind w:left="720" w:hanging="360"/>
        <w:rPr>
          <w:u w:val="none"/>
        </w:rPr>
      </w:pPr>
      <w:r w:rsidDel="00000000" w:rsidR="00000000" w:rsidRPr="00000000">
        <w:rPr>
          <w:rtl w:val="0"/>
        </w:rPr>
        <w:t xml:space="preserve">Problem-solving and critical thinking.</w:t>
      </w:r>
    </w:p>
    <w:p w:rsidR="00000000" w:rsidDel="00000000" w:rsidP="00000000" w:rsidRDefault="00000000" w:rsidRPr="00000000" w14:paraId="0000089F">
      <w:pPr>
        <w:numPr>
          <w:ilvl w:val="0"/>
          <w:numId w:val="88"/>
        </w:numPr>
        <w:ind w:left="720" w:hanging="360"/>
        <w:rPr>
          <w:u w:val="none"/>
        </w:rPr>
      </w:pPr>
      <w:r w:rsidDel="00000000" w:rsidR="00000000" w:rsidRPr="00000000">
        <w:rPr>
          <w:rtl w:val="0"/>
        </w:rPr>
        <w:t xml:space="preserve">Fine and gross motor skill refinement.</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b w:val="1"/>
          <w:bCs w:val="1"/>
        </w:rPr>
      </w:pPr>
      <w:r w:rsidDel="00000000" w:rsidR="00000000" w:rsidRPr="00000000">
        <w:rPr>
          <w:b w:val="1"/>
          <w:bCs w:val="1"/>
          <w:rtl w:val="0"/>
        </w:rPr>
        <w:t xml:space="preserve">Stimulating Child Led Curriculum</w:t>
      </w:r>
    </w:p>
    <w:p w:rsidR="00000000" w:rsidDel="00000000" w:rsidP="00000000" w:rsidRDefault="00000000" w:rsidRPr="00000000" w14:paraId="000008A2">
      <w:pPr>
        <w:rPr>
          <w:b w:val="1"/>
          <w:bCs w:val="1"/>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Updated weekly, our programming and curriculum of diverse and engaging learning activities and experiences include:</w:t>
      </w:r>
    </w:p>
    <w:p w:rsidR="00000000" w:rsidDel="00000000" w:rsidP="00000000" w:rsidRDefault="00000000" w:rsidRPr="00000000" w14:paraId="000008A4">
      <w:pPr>
        <w:rPr/>
      </w:pPr>
      <w:r w:rsidDel="00000000" w:rsidR="00000000" w:rsidRPr="00000000">
        <w:rPr>
          <w:rtl w:val="0"/>
        </w:rPr>
        <w:t xml:space="preserve">:</w:t>
      </w:r>
    </w:p>
    <w:p w:rsidR="00000000" w:rsidDel="00000000" w:rsidP="00000000" w:rsidRDefault="00000000" w:rsidRPr="00000000" w14:paraId="000008A5">
      <w:pPr>
        <w:numPr>
          <w:ilvl w:val="0"/>
          <w:numId w:val="7"/>
        </w:numPr>
        <w:ind w:left="720" w:hanging="360"/>
        <w:rPr>
          <w:u w:val="none"/>
        </w:rPr>
      </w:pPr>
      <w:r w:rsidDel="00000000" w:rsidR="00000000" w:rsidRPr="00000000">
        <w:rPr>
          <w:rtl w:val="0"/>
        </w:rPr>
        <w:t xml:space="preserve">Nature-based science exploration.</w:t>
      </w:r>
    </w:p>
    <w:p w:rsidR="00000000" w:rsidDel="00000000" w:rsidP="00000000" w:rsidRDefault="00000000" w:rsidRPr="00000000" w14:paraId="000008A6">
      <w:pPr>
        <w:numPr>
          <w:ilvl w:val="0"/>
          <w:numId w:val="7"/>
        </w:numPr>
        <w:ind w:left="720" w:hanging="360"/>
        <w:rPr>
          <w:u w:val="none"/>
        </w:rPr>
      </w:pPr>
      <w:r w:rsidDel="00000000" w:rsidR="00000000" w:rsidRPr="00000000">
        <w:rPr>
          <w:rtl w:val="0"/>
        </w:rPr>
        <w:t xml:space="preserve">Environmental awareness activities.</w:t>
      </w:r>
    </w:p>
    <w:p w:rsidR="00000000" w:rsidDel="00000000" w:rsidP="00000000" w:rsidRDefault="00000000" w:rsidRPr="00000000" w14:paraId="000008A7">
      <w:pPr>
        <w:numPr>
          <w:ilvl w:val="0"/>
          <w:numId w:val="7"/>
        </w:numPr>
        <w:ind w:left="720" w:hanging="360"/>
        <w:rPr>
          <w:u w:val="none"/>
        </w:rPr>
      </w:pPr>
      <w:r w:rsidDel="00000000" w:rsidR="00000000" w:rsidRPr="00000000">
        <w:rPr>
          <w:rtl w:val="0"/>
        </w:rPr>
        <w:t xml:space="preserve">Creative arts inspired by natural surroundings.</w:t>
      </w:r>
    </w:p>
    <w:p w:rsidR="00000000" w:rsidDel="00000000" w:rsidP="00000000" w:rsidRDefault="00000000" w:rsidRPr="00000000" w14:paraId="000008A8">
      <w:pPr>
        <w:numPr>
          <w:ilvl w:val="0"/>
          <w:numId w:val="7"/>
        </w:numPr>
        <w:ind w:left="720" w:hanging="360"/>
        <w:rPr>
          <w:u w:val="none"/>
        </w:rPr>
      </w:pPr>
      <w:r w:rsidDel="00000000" w:rsidR="00000000" w:rsidRPr="00000000">
        <w:rPr>
          <w:rtl w:val="0"/>
        </w:rPr>
        <w:t xml:space="preserve">Physical development through outdoor play.</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b w:val="1"/>
          <w:bCs w:val="1"/>
        </w:rPr>
      </w:pPr>
      <w:r w:rsidDel="00000000" w:rsidR="00000000" w:rsidRPr="00000000">
        <w:rPr>
          <w:b w:val="1"/>
          <w:bCs w:val="1"/>
          <w:rtl w:val="0"/>
        </w:rPr>
        <w:t xml:space="preserve">Community Connection Initiative</w:t>
      </w:r>
    </w:p>
    <w:p w:rsidR="00000000" w:rsidDel="00000000" w:rsidP="00000000" w:rsidRDefault="00000000" w:rsidRPr="00000000" w14:paraId="000008AB">
      <w:pPr>
        <w:rPr>
          <w:b w:val="1"/>
          <w:bCs w:val="1"/>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We strengthen local ties through:</w:t>
      </w:r>
    </w:p>
    <w:p w:rsidR="00000000" w:rsidDel="00000000" w:rsidP="00000000" w:rsidRDefault="00000000" w:rsidRPr="00000000" w14:paraId="000008AD">
      <w:pPr>
        <w:ind w:left="0" w:firstLine="0"/>
        <w:rPr/>
      </w:pPr>
      <w:r w:rsidDel="00000000" w:rsidR="00000000" w:rsidRPr="00000000">
        <w:rPr>
          <w:rtl w:val="0"/>
        </w:rPr>
      </w:r>
    </w:p>
    <w:p w:rsidR="00000000" w:rsidDel="00000000" w:rsidP="00000000" w:rsidRDefault="00000000" w:rsidRPr="00000000" w14:paraId="000008AE">
      <w:pPr>
        <w:numPr>
          <w:ilvl w:val="0"/>
          <w:numId w:val="35"/>
        </w:numPr>
        <w:ind w:left="720" w:hanging="360"/>
        <w:rPr>
          <w:u w:val="none"/>
        </w:rPr>
      </w:pPr>
      <w:r w:rsidDel="00000000" w:rsidR="00000000" w:rsidRPr="00000000">
        <w:rPr>
          <w:rtl w:val="0"/>
        </w:rPr>
        <w:t xml:space="preserve">Partnerships with local services and businesses.</w:t>
      </w:r>
    </w:p>
    <w:p w:rsidR="00000000" w:rsidDel="00000000" w:rsidP="00000000" w:rsidRDefault="00000000" w:rsidRPr="00000000" w14:paraId="000008AF">
      <w:pPr>
        <w:numPr>
          <w:ilvl w:val="0"/>
          <w:numId w:val="35"/>
        </w:numPr>
        <w:ind w:left="720" w:hanging="360"/>
        <w:rPr>
          <w:u w:val="none"/>
        </w:rPr>
      </w:pPr>
      <w:r w:rsidDel="00000000" w:rsidR="00000000" w:rsidRPr="00000000">
        <w:rPr>
          <w:rtl w:val="0"/>
        </w:rPr>
        <w:t xml:space="preserve">Transition programs with nearby primary schools.</w:t>
      </w:r>
    </w:p>
    <w:p w:rsidR="00000000" w:rsidDel="00000000" w:rsidP="00000000" w:rsidRDefault="00000000" w:rsidRPr="00000000" w14:paraId="000008B0">
      <w:pPr>
        <w:numPr>
          <w:ilvl w:val="0"/>
          <w:numId w:val="35"/>
        </w:numPr>
        <w:ind w:left="720" w:hanging="360"/>
        <w:rPr>
          <w:u w:val="none"/>
        </w:rPr>
      </w:pPr>
      <w:r w:rsidDel="00000000" w:rsidR="00000000" w:rsidRPr="00000000">
        <w:rPr>
          <w:rtl w:val="0"/>
        </w:rPr>
        <w:t xml:space="preserve">Parent education workshops on child development.</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b w:val="1"/>
          <w:bCs w:val="1"/>
        </w:rPr>
      </w:pPr>
      <w:r w:rsidDel="00000000" w:rsidR="00000000" w:rsidRPr="00000000">
        <w:rPr>
          <w:rtl w:val="0"/>
        </w:rPr>
      </w:r>
    </w:p>
    <w:p w:rsidR="00000000" w:rsidDel="00000000" w:rsidP="00000000" w:rsidRDefault="00000000" w:rsidRPr="00000000" w14:paraId="000008B3">
      <w:pPr>
        <w:rPr>
          <w:b w:val="1"/>
          <w:bCs w:val="1"/>
        </w:rPr>
      </w:pPr>
      <w:r w:rsidDel="00000000" w:rsidR="00000000" w:rsidRPr="00000000">
        <w:rPr>
          <w:b w:val="1"/>
          <w:bCs w:val="1"/>
          <w:rtl w:val="0"/>
        </w:rPr>
        <w:t xml:space="preserve">H2: Supporting Your Child's Journey</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We understand that choosing childcare is one of your most important decisions. Our Early Learning Centre provides the foundation your child needs for success in this education-focused community.</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With 2027 enrolments for Shelley Primary fast approaching, now is the time to give your child the foundational skills they need for a successful start. </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We invite you to appreciate the difference our nature-based, education-focused approach makes. See how we transform the search for childcare near Shelley into the discovery of a true early learning community that shares your values and aspirations for your child's future.</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Secure your child's place in our School Readiness Program</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b w:val="1"/>
          <w:bCs w:val="1"/>
        </w:rPr>
      </w:pPr>
      <w:r w:rsidDel="00000000" w:rsidR="00000000" w:rsidRPr="00000000">
        <w:rPr>
          <w:b w:val="1"/>
          <w:bCs w:val="1"/>
          <w:rtl w:val="0"/>
        </w:rPr>
        <w:t xml:space="preserve">What makes your childcare different from other centres near Shelley?</w:t>
      </w:r>
    </w:p>
    <w:p w:rsidR="00000000" w:rsidDel="00000000" w:rsidP="00000000" w:rsidRDefault="00000000" w:rsidRPr="00000000" w14:paraId="000008C1">
      <w:pPr>
        <w:rPr>
          <w:b w:val="1"/>
          <w:bCs w:val="1"/>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Our readily accessible location, combined with our specific School Readiness Program designed for local schools, sets us apart. We offer boutique, custom care with qualified educators who understand the high educational standards Shelley families expect.</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b w:val="1"/>
          <w:bCs w:val="1"/>
        </w:rPr>
      </w:pPr>
      <w:r w:rsidDel="00000000" w:rsidR="00000000" w:rsidRPr="00000000">
        <w:rPr>
          <w:b w:val="1"/>
          <w:bCs w:val="1"/>
          <w:rtl w:val="0"/>
        </w:rPr>
        <w:t xml:space="preserve">How do you make sure children are prepared for schools like Shelley Primary?</w:t>
      </w:r>
    </w:p>
    <w:p w:rsidR="00000000" w:rsidDel="00000000" w:rsidP="00000000" w:rsidRDefault="00000000" w:rsidRPr="00000000" w14:paraId="000008C5">
      <w:pPr>
        <w:rPr>
          <w:b w:val="1"/>
          <w:bCs w:val="1"/>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Our structured curriculum focuses on building the specific skills local schools require, including early literacy, numeracy, social confidence, and problem-solving abilities. We maintain communication with local schools to verify our program aligns with their expectations.</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del w:author="Victor McMillan" w:id="34" w:date="2026-06-22T06:18:20Z"/>
          <w:b w:val="1"/>
          <w:bCs w:val="1"/>
        </w:rPr>
      </w:pPr>
      <w:del w:author="Victor McMillan" w:id="34" w:date="2026-06-22T06:18:20Z">
        <w:r w:rsidDel="00000000" w:rsidR="00000000" w:rsidRPr="00000000">
          <w:rPr>
            <w:b w:val="1"/>
            <w:bCs w:val="1"/>
            <w:rtl w:val="0"/>
          </w:rPr>
          <w:delText xml:space="preserve">What safety measures do you have in place?</w:delText>
        </w:r>
      </w:del>
    </w:p>
    <w:p w:rsidR="00000000" w:rsidDel="00000000" w:rsidP="00000000" w:rsidRDefault="00000000" w:rsidRPr="00000000" w14:paraId="000008C9">
      <w:pPr>
        <w:rPr>
          <w:del w:author="Victor McMillan" w:id="34" w:date="2026-06-22T06:18:20Z"/>
          <w:b w:val="1"/>
          <w:bCs w:val="1"/>
        </w:rPr>
      </w:pPr>
      <w:del w:author="Victor McMillan" w:id="34" w:date="2026-06-22T06:18:20Z">
        <w:r w:rsidDel="00000000" w:rsidR="00000000" w:rsidRPr="00000000">
          <w:rPr>
            <w:rtl w:val="0"/>
          </w:rPr>
        </w:r>
      </w:del>
    </w:p>
    <w:p w:rsidR="00000000" w:rsidDel="00000000" w:rsidP="00000000" w:rsidRDefault="00000000" w:rsidRPr="00000000" w14:paraId="000008CA">
      <w:pPr>
        <w:rPr/>
      </w:pPr>
      <w:del w:author="Victor McMillan" w:id="34" w:date="2026-06-22T06:18:20Z">
        <w:r w:rsidDel="00000000" w:rsidR="00000000" w:rsidRPr="00000000">
          <w:rPr>
            <w:rtl w:val="0"/>
          </w:rPr>
          <w:delText xml:space="preserve">We exceed standard requirements with extensive safety protocols including emergency plans, secure premises meeting City of Melville specifications, and trained staff who understand the unique safety considerations of our riverside location.</w:delText>
        </w:r>
      </w:del>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b w:val="1"/>
          <w:bCs w:val="1"/>
        </w:rPr>
      </w:pPr>
      <w:r w:rsidDel="00000000" w:rsidR="00000000" w:rsidRPr="00000000">
        <w:rPr>
          <w:b w:val="1"/>
          <w:bCs w:val="1"/>
          <w:rtl w:val="0"/>
        </w:rPr>
        <w:t xml:space="preserve">Do you offer tours for prospective families?</w:t>
      </w:r>
    </w:p>
    <w:p w:rsidR="00000000" w:rsidDel="00000000" w:rsidP="00000000" w:rsidRDefault="00000000" w:rsidRPr="00000000" w14:paraId="000008CD">
      <w:pPr>
        <w:rPr>
          <w:b w:val="1"/>
          <w:bCs w:val="1"/>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Yes, we encourage families to visit and see our nature-based learning in action. Tours allow you to meet our educators, check out our facilities, and understand how we integrate the beautiful Shelley environment into daily learning experiences.</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b w:val="1"/>
          <w:bCs w:val="1"/>
        </w:rPr>
      </w:pPr>
      <w:r w:rsidDel="00000000" w:rsidR="00000000" w:rsidRPr="00000000">
        <w:rPr>
          <w:b w:val="1"/>
          <w:bCs w:val="1"/>
          <w:rtl w:val="0"/>
        </w:rPr>
        <w:t xml:space="preserve">Do you support home languages for ESL families?</w:t>
      </w:r>
    </w:p>
    <w:p w:rsidR="00000000" w:rsidDel="00000000" w:rsidP="00000000" w:rsidRDefault="00000000" w:rsidRPr="00000000" w14:paraId="000008D1">
      <w:pPr>
        <w:rPr>
          <w:b w:val="1"/>
          <w:bCs w:val="1"/>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Yes, Shelley is a diverse community. We encourage families to share key words in their home language so our educators can support your child's transition and maintain their cultural identity.</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b w:val="1"/>
          <w:bCs w:val="1"/>
        </w:rPr>
      </w:pPr>
      <w:r w:rsidDel="00000000" w:rsidR="00000000" w:rsidRPr="00000000">
        <w:rPr>
          <w:b w:val="1"/>
          <w:bCs w:val="1"/>
          <w:rtl w:val="0"/>
        </w:rPr>
        <w:t xml:space="preserve">What kind of meals are served?</w:t>
      </w:r>
    </w:p>
    <w:p w:rsidR="00000000" w:rsidDel="00000000" w:rsidP="00000000" w:rsidRDefault="00000000" w:rsidRPr="00000000" w14:paraId="000008D5">
      <w:pPr>
        <w:rPr>
          <w:b w:val="1"/>
          <w:bCs w:val="1"/>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We serve a rotating seasonal menu that includes various cuisines, ensuring children are exposed to different flavors while receiving optimal nutrition. Your child’s dietary needs can be catered for including intolerances and allergies. </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b w:val="1"/>
          <w:bCs w:val="1"/>
        </w:rPr>
      </w:pPr>
      <w:r w:rsidDel="00000000" w:rsidR="00000000" w:rsidRPr="00000000">
        <w:rPr>
          <w:b w:val="1"/>
          <w:bCs w:val="1"/>
          <w:rtl w:val="0"/>
        </w:rPr>
        <w:t xml:space="preserve">What age groups do you cater to?</w:t>
      </w:r>
    </w:p>
    <w:p w:rsidR="00000000" w:rsidDel="00000000" w:rsidP="00000000" w:rsidRDefault="00000000" w:rsidRPr="00000000" w14:paraId="000008D9">
      <w:pPr>
        <w:rPr>
          <w:b w:val="1"/>
          <w:bCs w:val="1"/>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We provide early learning programs for children from infancy through to school age, with age-appropriate curricula that build progressively towards school readiness while respecting each child's individual development pace.</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Ready to give your child the educational foundation they deserve? Contact Flourish Early Learning Centre today to find how our unique approach to childcare near Shelley can support your family's aspirations and your child's bright future.</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Book your tour today</w:t>
      </w:r>
      <w:r w:rsidDel="00000000" w:rsidR="00000000" w:rsidRPr="00000000">
        <w:br w:type="page"/>
      </w:r>
      <w:r w:rsidDel="00000000" w:rsidR="00000000" w:rsidRPr="00000000">
        <w:rPr>
          <w:rtl w:val="0"/>
        </w:rPr>
      </w:r>
    </w:p>
    <w:p w:rsidR="00000000" w:rsidDel="00000000" w:rsidP="00000000" w:rsidRDefault="00000000" w:rsidRPr="00000000" w14:paraId="000008DF">
      <w:pPr>
        <w:pStyle w:val="Heading1"/>
        <w:rPr>
          <w:b w:val="1"/>
          <w:bCs w:val="1"/>
        </w:rPr>
      </w:pPr>
      <w:bookmarkStart w:colFirst="0" w:colLast="0" w:name="_pkdrjgk24jaa" w:id="19"/>
      <w:bookmarkEnd w:id="19"/>
      <w:r w:rsidDel="00000000" w:rsidR="00000000" w:rsidRPr="00000000">
        <w:rPr>
          <w:b w:val="1"/>
          <w:bCs w:val="1"/>
          <w:rtl w:val="0"/>
        </w:rPr>
        <w:t xml:space="preserve">Page 20 </w:t>
      </w:r>
    </w:p>
    <w:p w:rsidR="00000000" w:rsidDel="00000000" w:rsidP="00000000" w:rsidRDefault="00000000" w:rsidRPr="00000000" w14:paraId="000008E0">
      <w:pPr>
        <w:rPr>
          <w:b w:val="1"/>
          <w:bCs w:val="1"/>
        </w:rPr>
      </w:pPr>
      <w:r w:rsidDel="00000000" w:rsidR="00000000" w:rsidRPr="00000000">
        <w:rPr>
          <w:b w:val="1"/>
          <w:bCs w:val="1"/>
          <w:rtl w:val="0"/>
        </w:rPr>
        <w:t xml:space="preserve">URL: </w:t>
      </w:r>
      <w:hyperlink r:id="rId20">
        <w:r w:rsidDel="00000000" w:rsidR="00000000" w:rsidRPr="00000000">
          <w:rPr>
            <w:b w:val="1"/>
            <w:bCs w:val="1"/>
            <w:color w:val="1155cc"/>
            <w:u w:val="single"/>
            <w:rtl w:val="0"/>
          </w:rPr>
          <w:t xml:space="preserve">https://flourishelc.com.au/daycare-childcare-willetton-wa/</w:t>
        </w:r>
      </w:hyperlink>
      <w:r w:rsidDel="00000000" w:rsidR="00000000" w:rsidRPr="00000000">
        <w:rPr>
          <w:rtl w:val="0"/>
        </w:rPr>
      </w:r>
    </w:p>
    <w:p w:rsidR="00000000" w:rsidDel="00000000" w:rsidP="00000000" w:rsidRDefault="00000000" w:rsidRPr="00000000" w14:paraId="000008E1">
      <w:pPr>
        <w:rPr>
          <w:b w:val="1"/>
          <w:bCs w:val="1"/>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Page Type: Location Page</w:t>
      </w:r>
    </w:p>
    <w:p w:rsidR="00000000" w:rsidDel="00000000" w:rsidP="00000000" w:rsidRDefault="00000000" w:rsidRPr="00000000" w14:paraId="000008E3">
      <w:pPr>
        <w:rPr/>
      </w:pPr>
      <w:r w:rsidDel="00000000" w:rsidR="00000000" w:rsidRPr="00000000">
        <w:rPr>
          <w:rtl w:val="0"/>
        </w:rPr>
        <w:t xml:space="preserve">Content Type: New Content</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Keywords:</w:t>
      </w:r>
    </w:p>
    <w:p w:rsidR="00000000" w:rsidDel="00000000" w:rsidP="00000000" w:rsidRDefault="00000000" w:rsidRPr="00000000" w14:paraId="000008E6">
      <w:pPr>
        <w:rPr>
          <w:b w:val="1"/>
          <w:bCs w:val="1"/>
        </w:rPr>
      </w:pPr>
      <w:r w:rsidDel="00000000" w:rsidR="00000000" w:rsidRPr="00000000">
        <w:rPr>
          <w:b w:val="1"/>
          <w:bCs w:val="1"/>
          <w:rtl w:val="0"/>
        </w:rPr>
        <w:t xml:space="preserve">Primary keyword: childcare near willetton</w:t>
      </w:r>
    </w:p>
    <w:p w:rsidR="00000000" w:rsidDel="00000000" w:rsidP="00000000" w:rsidRDefault="00000000" w:rsidRPr="00000000" w14:paraId="000008E7">
      <w:pPr>
        <w:rPr/>
      </w:pPr>
      <w:r w:rsidDel="00000000" w:rsidR="00000000" w:rsidRPr="00000000">
        <w:rPr>
          <w:rtl w:val="0"/>
        </w:rPr>
        <w:t xml:space="preserve">Secondary keywords: daycare near willetton</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b w:val="1"/>
          <w:bCs w:val="1"/>
        </w:rPr>
      </w:pPr>
      <w:r w:rsidDel="00000000" w:rsidR="00000000" w:rsidRPr="00000000">
        <w:rPr>
          <w:b w:val="1"/>
          <w:bCs w:val="1"/>
          <w:rtl w:val="0"/>
        </w:rPr>
        <w:t xml:space="preserve">Content:</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Meta Title: Childcare Near Willetton | Flourish ELC</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Meta Description: Looking for childcare near Willetton? Our school readiness program prepares children for local primary schools with expert educators and modern facilities.</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b w:val="1"/>
          <w:bCs w:val="1"/>
        </w:rPr>
      </w:pPr>
      <w:r w:rsidDel="00000000" w:rsidR="00000000" w:rsidRPr="00000000">
        <w:rPr>
          <w:b w:val="1"/>
          <w:bCs w:val="1"/>
          <w:rtl w:val="0"/>
        </w:rPr>
        <w:t xml:space="preserve">H1: Childcare Near Willetton</w:t>
      </w:r>
    </w:p>
    <w:p w:rsidR="00000000" w:rsidDel="00000000" w:rsidP="00000000" w:rsidRDefault="00000000" w:rsidRPr="00000000" w14:paraId="000008F1">
      <w:pPr>
        <w:spacing w:after="240" w:before="240" w:lineRule="auto"/>
        <w:rPr/>
      </w:pPr>
      <w:r w:rsidDel="00000000" w:rsidR="00000000" w:rsidRPr="00000000">
        <w:rPr>
          <w:rtl w:val="0"/>
        </w:rPr>
        <w:t xml:space="preserve">The path to educational excellence starts well before the first day of school. At our Willetton centre, we run a dedicated School Readiness Program designed to give children the literacy, numeracy, and social skills they need to start primary school with genuine confidence.</w:t>
      </w:r>
    </w:p>
    <w:p w:rsidR="00000000" w:rsidDel="00000000" w:rsidP="00000000" w:rsidRDefault="00000000" w:rsidRPr="00000000" w14:paraId="000008F2">
      <w:pPr>
        <w:spacing w:after="240" w:before="240" w:lineRule="auto"/>
        <w:rPr/>
      </w:pPr>
      <w:r w:rsidDel="00000000" w:rsidR="00000000" w:rsidRPr="00000000">
        <w:rPr>
          <w:rtl w:val="0"/>
        </w:rPr>
        <w:t xml:space="preserve">Our qualified educators know what local schools like Willetton Primary and Rostrata Primary expect, and they work intentionally every day to get your child there. It's purposeful early learning with a clear outcome, delivered in a warm environment where every child feels supported to grow.</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b w:val="1"/>
          <w:bCs w:val="1"/>
        </w:rPr>
      </w:pPr>
      <w:r w:rsidDel="00000000" w:rsidR="00000000" w:rsidRPr="00000000">
        <w:rPr>
          <w:b w:val="1"/>
          <w:bCs w:val="1"/>
          <w:rtl w:val="0"/>
        </w:rPr>
        <w:t xml:space="preserve">H2: Understanding Your Concerns: More Than Just Daycare Near Willetton</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b w:val="1"/>
          <w:bCs w:val="1"/>
        </w:rPr>
      </w:pPr>
      <w:r w:rsidDel="00000000" w:rsidR="00000000" w:rsidRPr="00000000">
        <w:rPr>
          <w:b w:val="1"/>
          <w:bCs w:val="1"/>
          <w:rtl w:val="0"/>
        </w:rPr>
        <w:t xml:space="preserve">H3: Intentional Teaching That Matters</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We share your commitment to purposeful early childhood education. Our qualified educators deliver a curriculum focused on building core literacy, numeracy, and social skills through intentional teaching methods. Every activity, from sensory play to group reading sessions, targets specific developmental outcomes.</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Our modern, purpose-built facility provides a state-of-the-art learning environment for every child. While your child grows up in one of the suburb's classic family homes, they'll spend their days in bright, contemporary spaces equipped with the latest educational resources.</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Book a tour today and find how our approach to early childhood syllabus sets the foundation for academic success.</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b w:val="1"/>
          <w:bCs w:val="1"/>
        </w:rPr>
      </w:pPr>
      <w:r w:rsidDel="00000000" w:rsidR="00000000" w:rsidRPr="00000000">
        <w:rPr>
          <w:b w:val="1"/>
          <w:bCs w:val="1"/>
          <w:rtl w:val="0"/>
        </w:rPr>
        <w:t xml:space="preserve">H3: Celebrating Cultural Diversity</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Our inclusive curriculum welcomes the diverse backgrounds of local families, incorporating multicultural perspectives into daily learning experiences. Whether through multilingual storytime, cultural celebrations, or diverse learning materials, we make sure every child sees themselves reflected in their education.</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b w:val="1"/>
          <w:bCs w:val="1"/>
        </w:rPr>
      </w:pPr>
      <w:r w:rsidDel="00000000" w:rsidR="00000000" w:rsidRPr="00000000">
        <w:rPr>
          <w:b w:val="1"/>
          <w:bCs w:val="1"/>
          <w:rtl w:val="0"/>
        </w:rPr>
        <w:t xml:space="preserve">H2: Why Choose Our Childcare Near Willetton</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numPr>
          <w:ilvl w:val="0"/>
          <w:numId w:val="86"/>
        </w:numPr>
        <w:ind w:left="720" w:hanging="360"/>
      </w:pPr>
      <w:r w:rsidDel="00000000" w:rsidR="00000000" w:rsidRPr="00000000">
        <w:rPr>
          <w:b w:val="1"/>
          <w:bCs w:val="1"/>
          <w:rtl w:val="0"/>
        </w:rPr>
        <w:t xml:space="preserve">Best-practice EYLF delivery:</w:t>
      </w:r>
      <w:r w:rsidDel="00000000" w:rsidR="00000000" w:rsidRPr="00000000">
        <w:rPr>
          <w:rtl w:val="0"/>
        </w:rPr>
        <w:t xml:space="preserve"> Educational programs shaped around each child's individual learning style.</w:t>
      </w:r>
    </w:p>
    <w:p w:rsidR="00000000" w:rsidDel="00000000" w:rsidP="00000000" w:rsidRDefault="00000000" w:rsidRPr="00000000" w14:paraId="00000907">
      <w:pPr>
        <w:numPr>
          <w:ilvl w:val="0"/>
          <w:numId w:val="86"/>
        </w:numPr>
        <w:ind w:left="720" w:hanging="360"/>
      </w:pPr>
      <w:r w:rsidDel="00000000" w:rsidR="00000000" w:rsidRPr="00000000">
        <w:rPr>
          <w:b w:val="1"/>
          <w:bCs w:val="1"/>
          <w:rtl w:val="0"/>
        </w:rPr>
        <w:t xml:space="preserve">Dedicated School Readiness Program:</w:t>
      </w:r>
      <w:r w:rsidDel="00000000" w:rsidR="00000000" w:rsidRPr="00000000">
        <w:rPr>
          <w:rtl w:val="0"/>
        </w:rPr>
        <w:t xml:space="preserve"> Language, independence, mathematics, social-emotional skills, fine motor coordination and self-help, all built up steadily for a confident move into primary school.</w:t>
      </w:r>
    </w:p>
    <w:p w:rsidR="00000000" w:rsidDel="00000000" w:rsidP="00000000" w:rsidRDefault="00000000" w:rsidRPr="00000000" w14:paraId="00000908">
      <w:pPr>
        <w:numPr>
          <w:ilvl w:val="0"/>
          <w:numId w:val="86"/>
        </w:numPr>
        <w:ind w:left="720" w:hanging="360"/>
      </w:pPr>
      <w:r w:rsidDel="00000000" w:rsidR="00000000" w:rsidRPr="00000000">
        <w:rPr>
          <w:b w:val="1"/>
          <w:bCs w:val="1"/>
          <w:rtl w:val="0"/>
        </w:rPr>
        <w:t xml:space="preserve">Modern, purpose-built facility:</w:t>
      </w:r>
      <w:r w:rsidDel="00000000" w:rsidR="00000000" w:rsidRPr="00000000">
        <w:rPr>
          <w:rtl w:val="0"/>
        </w:rPr>
        <w:t xml:space="preserve"> Our brand-new Bull Creek centre features iPads, Interactive Whiteboards, dedicated learning zones and shaded outdoor play areas.</w:t>
      </w:r>
    </w:p>
    <w:p w:rsidR="00000000" w:rsidDel="00000000" w:rsidP="00000000" w:rsidRDefault="00000000" w:rsidRPr="00000000" w14:paraId="00000909">
      <w:pPr>
        <w:numPr>
          <w:ilvl w:val="0"/>
          <w:numId w:val="86"/>
        </w:numPr>
        <w:ind w:left="720" w:hanging="360"/>
      </w:pPr>
      <w:r w:rsidDel="00000000" w:rsidR="00000000" w:rsidRPr="00000000">
        <w:rPr>
          <w:b w:val="1"/>
          <w:bCs w:val="1"/>
          <w:rtl w:val="0"/>
        </w:rPr>
        <w:t xml:space="preserve">STEM and Creative Arts integration:</w:t>
      </w:r>
      <w:r w:rsidDel="00000000" w:rsidR="00000000" w:rsidRPr="00000000">
        <w:rPr>
          <w:rtl w:val="0"/>
        </w:rPr>
        <w:t xml:space="preserve"> Hands-on experiments, construction, music and visual arts spark critical thinking, problem-solving and self-expression.</w:t>
      </w:r>
    </w:p>
    <w:p w:rsidR="00000000" w:rsidDel="00000000" w:rsidP="00000000" w:rsidRDefault="00000000" w:rsidRPr="00000000" w14:paraId="0000090A">
      <w:pPr>
        <w:numPr>
          <w:ilvl w:val="0"/>
          <w:numId w:val="86"/>
        </w:numPr>
        <w:ind w:left="720" w:hanging="360"/>
      </w:pPr>
      <w:r w:rsidDel="00000000" w:rsidR="00000000" w:rsidRPr="00000000">
        <w:rPr>
          <w:b w:val="1"/>
          <w:bCs w:val="1"/>
          <w:rtl w:val="0"/>
        </w:rPr>
        <w:t xml:space="preserve">Interactive parent app:</w:t>
      </w:r>
      <w:r w:rsidDel="00000000" w:rsidR="00000000" w:rsidRPr="00000000">
        <w:rPr>
          <w:rtl w:val="0"/>
        </w:rPr>
        <w:t xml:space="preserve"> Photos, videos, observations and learning stories straight to your phone. Stay as involved as you'd like.</w:t>
      </w:r>
    </w:p>
    <w:p w:rsidR="00000000" w:rsidDel="00000000" w:rsidP="00000000" w:rsidRDefault="00000000" w:rsidRPr="00000000" w14:paraId="0000090B">
      <w:pPr>
        <w:numPr>
          <w:ilvl w:val="0"/>
          <w:numId w:val="86"/>
        </w:numPr>
        <w:ind w:left="720" w:hanging="360"/>
      </w:pPr>
      <w:r w:rsidDel="00000000" w:rsidR="00000000" w:rsidRPr="00000000">
        <w:rPr>
          <w:b w:val="1"/>
          <w:bCs w:val="1"/>
          <w:rtl w:val="0"/>
        </w:rPr>
        <w:t xml:space="preserve">Garden-to-plate nutrition:</w:t>
      </w:r>
      <w:r w:rsidDel="00000000" w:rsidR="00000000" w:rsidRPr="00000000">
        <w:rPr>
          <w:rtl w:val="0"/>
        </w:rPr>
        <w:t xml:space="preserve"> In-house chefs and mindful mealtime practices nurture positive food habits and overall wellbeing.</w:t>
      </w:r>
    </w:p>
    <w:p w:rsidR="00000000" w:rsidDel="00000000" w:rsidP="00000000" w:rsidRDefault="00000000" w:rsidRPr="00000000" w14:paraId="0000090C">
      <w:pPr>
        <w:numPr>
          <w:ilvl w:val="0"/>
          <w:numId w:val="86"/>
        </w:numPr>
        <w:ind w:left="720" w:hanging="360"/>
      </w:pPr>
      <w:r w:rsidDel="00000000" w:rsidR="00000000" w:rsidRPr="00000000">
        <w:rPr>
          <w:b w:val="1"/>
          <w:bCs w:val="1"/>
          <w:rtl w:val="0"/>
        </w:rPr>
        <w:t xml:space="preserve">Sustainability education:</w:t>
      </w:r>
      <w:r w:rsidDel="00000000" w:rsidR="00000000" w:rsidRPr="00000000">
        <w:rPr>
          <w:rtl w:val="0"/>
        </w:rPr>
        <w:t xml:space="preserve"> Through recycling, composting and growing fresh produce, children develop real respect for the natural world.</w:t>
      </w:r>
    </w:p>
    <w:p w:rsidR="00000000" w:rsidDel="00000000" w:rsidP="00000000" w:rsidRDefault="00000000" w:rsidRPr="00000000" w14:paraId="0000090D">
      <w:pPr>
        <w:numPr>
          <w:ilvl w:val="0"/>
          <w:numId w:val="86"/>
        </w:numPr>
        <w:ind w:left="720" w:hanging="360"/>
      </w:pPr>
      <w:r w:rsidDel="00000000" w:rsidR="00000000" w:rsidRPr="00000000">
        <w:rPr>
          <w:b w:val="1"/>
          <w:bCs w:val="1"/>
          <w:rtl w:val="0"/>
        </w:rPr>
        <w:t xml:space="preserve">Passionate, First-Aid trained educators:</w:t>
      </w:r>
      <w:r w:rsidDel="00000000" w:rsidR="00000000" w:rsidRPr="00000000">
        <w:rPr>
          <w:rtl w:val="0"/>
        </w:rPr>
        <w:t xml:space="preserve"> Our team is committed to reflective practice, ongoing professional development and the highest standards of child safety.</w:t>
      </w:r>
    </w:p>
    <w:p w:rsidR="00000000" w:rsidDel="00000000" w:rsidP="00000000" w:rsidRDefault="00000000" w:rsidRPr="00000000" w14:paraId="0000090E">
      <w:pPr>
        <w:numPr>
          <w:ilvl w:val="0"/>
          <w:numId w:val="86"/>
        </w:numPr>
        <w:ind w:left="720" w:hanging="360"/>
      </w:pPr>
      <w:r w:rsidDel="00000000" w:rsidR="00000000" w:rsidRPr="00000000">
        <w:rPr>
          <w:b w:val="1"/>
          <w:bCs w:val="1"/>
          <w:rtl w:val="0"/>
        </w:rPr>
        <w:t xml:space="preserve">Child Care Subsidy accepted:</w:t>
      </w:r>
      <w:r w:rsidDel="00000000" w:rsidR="00000000" w:rsidRPr="00000000">
        <w:rPr>
          <w:rtl w:val="0"/>
        </w:rPr>
        <w:t xml:space="preserve"> A competitive fee structure that makes quality early learning accessible to more families.</w:t>
      </w:r>
      <w:r w:rsidDel="00000000" w:rsidR="00000000" w:rsidRPr="00000000">
        <w:rPr>
          <w:rtl w:val="0"/>
        </w:rPr>
      </w:r>
    </w:p>
    <w:p w:rsidR="00000000" w:rsidDel="00000000" w:rsidP="00000000" w:rsidRDefault="00000000" w:rsidRPr="00000000" w14:paraId="0000090F">
      <w:pPr>
        <w:rPr>
          <w:b w:val="1"/>
          <w:bCs w:val="1"/>
        </w:rPr>
      </w:pPr>
      <w:r w:rsidDel="00000000" w:rsidR="00000000" w:rsidRPr="00000000">
        <w:rPr>
          <w:rtl w:val="0"/>
        </w:rPr>
      </w:r>
    </w:p>
    <w:p w:rsidR="00000000" w:rsidDel="00000000" w:rsidP="00000000" w:rsidRDefault="00000000" w:rsidRPr="00000000" w14:paraId="00000910">
      <w:pPr>
        <w:rPr>
          <w:b w:val="1"/>
          <w:bCs w:val="1"/>
        </w:rPr>
      </w:pPr>
      <w:r w:rsidDel="00000000" w:rsidR="00000000" w:rsidRPr="00000000">
        <w:rPr>
          <w:rtl w:val="0"/>
        </w:rPr>
      </w:r>
    </w:p>
    <w:p w:rsidR="00000000" w:rsidDel="00000000" w:rsidP="00000000" w:rsidRDefault="00000000" w:rsidRPr="00000000" w14:paraId="0000091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b w:val="1"/>
          <w:bCs w:val="1"/>
        </w:rPr>
      </w:pPr>
      <w:r w:rsidDel="00000000" w:rsidR="00000000" w:rsidRPr="00000000">
        <w:rPr>
          <w:b w:val="1"/>
          <w:bCs w:val="1"/>
          <w:rtl w:val="0"/>
        </w:rPr>
        <w:t xml:space="preserve">What makes your approach different from other daycare near Willetton?</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While many centres focus primarily on play and supervision, we deliver purposeful early childhood education designed specifically for Willetton families. Our curriculum directly addresses the academic preparation needed for local schools. Our degree-qualified educators understand that in this community, play must have purpose and lead to measurable developmental outcomes.</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b w:val="1"/>
          <w:bCs w:val="1"/>
        </w:rPr>
      </w:pPr>
      <w:r w:rsidDel="00000000" w:rsidR="00000000" w:rsidRPr="00000000">
        <w:rPr>
          <w:b w:val="1"/>
          <w:bCs w:val="1"/>
          <w:rtl w:val="0"/>
        </w:rPr>
        <w:t xml:space="preserve">How do you prepare children for the transition to primary school?</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Our School Readiness Program specifically prepares children for schools like Willetton Primary and Rostrata Primary. We focus on the foundational skills these schools expect: strong pre-literacy and numeracy abilities, social confidence, and the independence to thrive in a structured learning environment. Our educators stay aware of local school requirements and adjust our program accordingly.</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b w:val="1"/>
          <w:bCs w:val="1"/>
        </w:rPr>
      </w:pPr>
      <w:r w:rsidDel="00000000" w:rsidR="00000000" w:rsidRPr="00000000">
        <w:rPr>
          <w:b w:val="1"/>
          <w:bCs w:val="1"/>
          <w:rtl w:val="0"/>
        </w:rPr>
        <w:t xml:space="preserve">What age groups do you cater to?</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We provide versatile early learning programs for children from infancy through to school age. We design developmentally appropriate curricula for each age group. Our pre-kindy and kindy programs specifically focus on school readiness.</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b w:val="1"/>
          <w:bCs w:val="1"/>
        </w:rPr>
      </w:pPr>
      <w:r w:rsidDel="00000000" w:rsidR="00000000" w:rsidRPr="00000000">
        <w:rPr>
          <w:b w:val="1"/>
          <w:bCs w:val="1"/>
          <w:rtl w:val="0"/>
        </w:rPr>
        <w:t xml:space="preserve">How do you help children transition to Rostrata Primary?</w:t>
      </w:r>
    </w:p>
    <w:p w:rsidR="00000000" w:rsidDel="00000000" w:rsidP="00000000" w:rsidRDefault="00000000" w:rsidRPr="00000000" w14:paraId="00000920">
      <w:pPr>
        <w:rPr>
          <w:b w:val="1"/>
          <w:bCs w:val="1"/>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We maintain communication with local schools to understand their specific "Kindy" entry requirements, focusing on the self-regulation and social skills they value most.</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b w:val="1"/>
          <w:bCs w:val="1"/>
        </w:rPr>
      </w:pPr>
      <w:r w:rsidDel="00000000" w:rsidR="00000000" w:rsidRPr="00000000">
        <w:rPr>
          <w:b w:val="1"/>
          <w:bCs w:val="1"/>
          <w:rtl w:val="0"/>
        </w:rPr>
        <w:t xml:space="preserve">What is your approach to sun safety?</w:t>
      </w:r>
    </w:p>
    <w:p w:rsidR="00000000" w:rsidDel="00000000" w:rsidP="00000000" w:rsidRDefault="00000000" w:rsidRPr="00000000" w14:paraId="00000924">
      <w:pPr>
        <w:rPr>
          <w:b w:val="1"/>
          <w:bCs w:val="1"/>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We follow strict Sun Smart guidelines. Children are required to wear a hat and sunscreen is applied 20 minutes before all outdoor activities, following the Cancer Council WA’s SunSmart guidelines. We also monitor the UV daily ratings to ensure that children can safely enjoy their time outside. </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b w:val="1"/>
          <w:bCs w:val="1"/>
        </w:rPr>
      </w:pPr>
      <w:r w:rsidDel="00000000" w:rsidR="00000000" w:rsidRPr="00000000">
        <w:rPr>
          <w:b w:val="1"/>
          <w:bCs w:val="1"/>
          <w:rtl w:val="0"/>
        </w:rPr>
        <w:t xml:space="preserve">Are there spaces for the 2027 school year?</w:t>
      </w:r>
    </w:p>
    <w:p w:rsidR="00000000" w:rsidDel="00000000" w:rsidP="00000000" w:rsidRDefault="00000000" w:rsidRPr="00000000" w14:paraId="00000928">
      <w:pPr>
        <w:rPr>
          <w:b w:val="1"/>
          <w:bCs w:val="1"/>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Enrolments for 2026 and 2027 are currently open. We recommend booking a tour and submitting your application as soon as possible, as Willetton is a high-demand area.</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b w:val="1"/>
          <w:bCs w:val="1"/>
        </w:rPr>
      </w:pPr>
      <w:r w:rsidDel="00000000" w:rsidR="00000000" w:rsidRPr="00000000">
        <w:rPr>
          <w:b w:val="1"/>
          <w:bCs w:val="1"/>
          <w:rtl w:val="0"/>
        </w:rPr>
        <w:t xml:space="preserve">How do you handle Perth's extreme weather conditions?</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Understanding local families' concerns about sun safety, our facility features wide-ranging UV-rated shade sails and climate-controlled indoor activity spaces. We've planned for every weather scenario, making sure your child's learning continues comfortably whether it's a scorching summer day or a rainy winter morning.</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b w:val="1"/>
          <w:bCs w:val="1"/>
        </w:rPr>
      </w:pPr>
      <w:r w:rsidDel="00000000" w:rsidR="00000000" w:rsidRPr="00000000">
        <w:rPr>
          <w:b w:val="1"/>
          <w:bCs w:val="1"/>
          <w:rtl w:val="0"/>
        </w:rPr>
        <w:t xml:space="preserve">What are your </w:t>
      </w:r>
      <w:r w:rsidDel="00000000" w:rsidR="00000000" w:rsidRPr="00000000">
        <w:rPr>
          <w:b w:val="1"/>
          <w:bCs w:val="1"/>
          <w:rtl w:val="0"/>
        </w:rPr>
        <w:t xml:space="preserve">enrolment</w:t>
      </w:r>
      <w:r w:rsidDel="00000000" w:rsidR="00000000" w:rsidRPr="00000000">
        <w:rPr>
          <w:b w:val="1"/>
          <w:bCs w:val="1"/>
          <w:rtl w:val="0"/>
        </w:rPr>
        <w:t xml:space="preserve"> procedures?</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Given the high demand for quality childcare near Willetton, we recommend booking a tour as soon as possible. During your visit, we'll explain our transparent </w:t>
      </w:r>
      <w:r w:rsidDel="00000000" w:rsidR="00000000" w:rsidRPr="00000000">
        <w:rPr>
          <w:rtl w:val="0"/>
        </w:rPr>
        <w:t xml:space="preserve">enrolment</w:t>
      </w:r>
      <w:r w:rsidDel="00000000" w:rsidR="00000000" w:rsidRPr="00000000">
        <w:rPr>
          <w:rtl w:val="0"/>
        </w:rPr>
        <w:t xml:space="preserve"> process, discuss availability, and help you understand how our program aligns with your family's educational goals.</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Give your child the Willetton advantage with early learning that truly prepares them for success. Our commitment to educational excellence, combined with our deep understanding of local families' aspirations, makes us the premier choice for childcare near Willetton. With limited places available and strong demand from families preparing for the competitive local school system, now is the time to secure your child's place in our School Readiness Program.</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Book your tour today and find how we're helping Willetton children build the strong foundations they need for lifelong learning success. Your child's educational journey starts here.</w:t>
      </w:r>
      <w:r w:rsidDel="00000000" w:rsidR="00000000" w:rsidRPr="00000000">
        <w:br w:type="page"/>
      </w:r>
      <w:r w:rsidDel="00000000" w:rsidR="00000000" w:rsidRPr="00000000">
        <w:rPr>
          <w:rtl w:val="0"/>
        </w:rPr>
      </w:r>
    </w:p>
    <w:p w:rsidR="00000000" w:rsidDel="00000000" w:rsidP="00000000" w:rsidRDefault="00000000" w:rsidRPr="00000000" w14:paraId="00000936">
      <w:pPr>
        <w:pStyle w:val="Heading1"/>
        <w:rPr>
          <w:b w:val="1"/>
          <w:bCs w:val="1"/>
        </w:rPr>
      </w:pPr>
      <w:bookmarkStart w:colFirst="0" w:colLast="0" w:name="_fsglz9bqqn87" w:id="20"/>
      <w:bookmarkEnd w:id="20"/>
      <w:r w:rsidDel="00000000" w:rsidR="00000000" w:rsidRPr="00000000">
        <w:rPr>
          <w:b w:val="1"/>
          <w:bCs w:val="1"/>
          <w:rtl w:val="0"/>
        </w:rPr>
        <w:t xml:space="preserve">Page 21 </w:t>
      </w:r>
    </w:p>
    <w:p w:rsidR="00000000" w:rsidDel="00000000" w:rsidP="00000000" w:rsidRDefault="00000000" w:rsidRPr="00000000" w14:paraId="00000937">
      <w:pPr>
        <w:rPr>
          <w:b w:val="1"/>
          <w:bCs w:val="1"/>
        </w:rPr>
      </w:pPr>
      <w:r w:rsidDel="00000000" w:rsidR="00000000" w:rsidRPr="00000000">
        <w:rPr>
          <w:b w:val="1"/>
          <w:bCs w:val="1"/>
          <w:rtl w:val="0"/>
        </w:rPr>
        <w:t xml:space="preserve">URL: https://flourishelc.com.au/daycare-childcare-brentwood-wa/</w:t>
      </w:r>
    </w:p>
    <w:p w:rsidR="00000000" w:rsidDel="00000000" w:rsidP="00000000" w:rsidRDefault="00000000" w:rsidRPr="00000000" w14:paraId="00000938">
      <w:pPr>
        <w:rPr/>
      </w:pPr>
      <w:r w:rsidDel="00000000" w:rsidR="00000000" w:rsidRPr="00000000">
        <w:rPr>
          <w:rtl w:val="0"/>
        </w:rPr>
        <w:t xml:space="preserve">Page Type: Location Page</w:t>
      </w:r>
    </w:p>
    <w:p w:rsidR="00000000" w:rsidDel="00000000" w:rsidP="00000000" w:rsidRDefault="00000000" w:rsidRPr="00000000" w14:paraId="00000939">
      <w:pPr>
        <w:rPr/>
      </w:pPr>
      <w:r w:rsidDel="00000000" w:rsidR="00000000" w:rsidRPr="00000000">
        <w:rPr>
          <w:rtl w:val="0"/>
        </w:rPr>
        <w:t xml:space="preserve">Content Type: New Content</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Keywords:</w:t>
      </w:r>
    </w:p>
    <w:p w:rsidR="00000000" w:rsidDel="00000000" w:rsidP="00000000" w:rsidRDefault="00000000" w:rsidRPr="00000000" w14:paraId="0000093C">
      <w:pPr>
        <w:rPr>
          <w:b w:val="1"/>
          <w:bCs w:val="1"/>
        </w:rPr>
      </w:pPr>
      <w:r w:rsidDel="00000000" w:rsidR="00000000" w:rsidRPr="00000000">
        <w:rPr>
          <w:b w:val="1"/>
          <w:bCs w:val="1"/>
          <w:rtl w:val="0"/>
        </w:rPr>
        <w:t xml:space="preserve">Primary keyword: childcare near brentwood</w:t>
      </w:r>
    </w:p>
    <w:p w:rsidR="00000000" w:rsidDel="00000000" w:rsidP="00000000" w:rsidRDefault="00000000" w:rsidRPr="00000000" w14:paraId="0000093D">
      <w:pPr>
        <w:rPr/>
      </w:pPr>
      <w:r w:rsidDel="00000000" w:rsidR="00000000" w:rsidRPr="00000000">
        <w:rPr>
          <w:rtl w:val="0"/>
        </w:rPr>
        <w:t xml:space="preserve">Secondary keywords: daycare near brentwood</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b w:val="1"/>
          <w:bCs w:val="1"/>
        </w:rPr>
      </w:pPr>
      <w:r w:rsidDel="00000000" w:rsidR="00000000" w:rsidRPr="00000000">
        <w:rPr>
          <w:b w:val="1"/>
          <w:bCs w:val="1"/>
          <w:rtl w:val="0"/>
        </w:rPr>
        <w:t xml:space="preserve">Content:</w:t>
      </w:r>
    </w:p>
    <w:p w:rsidR="00000000" w:rsidDel="00000000" w:rsidP="00000000" w:rsidRDefault="00000000" w:rsidRPr="00000000" w14:paraId="00000940">
      <w:pPr>
        <w:rPr/>
      </w:pPr>
      <w:r w:rsidDel="00000000" w:rsidR="00000000" w:rsidRPr="00000000">
        <w:rPr>
          <w:rtl w:val="0"/>
        </w:rPr>
        <w:t xml:space="preserve">Meta Title: Childcare Near Brentwood WA | Flourish ELC</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Meta Description: Looking for childcare near Brentwood? Our early learning centre prepares children for top local schools with evidence-based curriculum. Book a tour today.</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b w:val="1"/>
          <w:bCs w:val="1"/>
        </w:rPr>
      </w:pPr>
      <w:r w:rsidDel="00000000" w:rsidR="00000000" w:rsidRPr="00000000">
        <w:rPr>
          <w:b w:val="1"/>
          <w:bCs w:val="1"/>
          <w:rtl w:val="0"/>
        </w:rPr>
        <w:t xml:space="preserve">H1: Childcare Near Brentwood</w:t>
      </w:r>
    </w:p>
    <w:p w:rsidR="00000000" w:rsidDel="00000000" w:rsidP="00000000" w:rsidRDefault="00000000" w:rsidRPr="00000000" w14:paraId="00000945">
      <w:pPr>
        <w:spacing w:after="240" w:before="240" w:lineRule="auto"/>
        <w:rPr/>
      </w:pPr>
      <w:r w:rsidDel="00000000" w:rsidR="00000000" w:rsidRPr="00000000">
        <w:rPr>
          <w:rtl w:val="0"/>
        </w:rPr>
        <w:t xml:space="preserve">Academic success doesn't start at school. It starts in the early years, in the moments when a child learns to persist through a challenge, communicate with confidence, and develop a genuine love of learning. Our Brentwood centre is built around those moments.</w:t>
      </w:r>
    </w:p>
    <w:p w:rsidR="00000000" w:rsidDel="00000000" w:rsidP="00000000" w:rsidRDefault="00000000" w:rsidRPr="00000000" w14:paraId="00000946">
      <w:pPr>
        <w:spacing w:after="240" w:before="240" w:lineRule="auto"/>
        <w:rPr/>
      </w:pPr>
      <w:r w:rsidDel="00000000" w:rsidR="00000000" w:rsidRPr="00000000">
        <w:rPr>
          <w:rtl w:val="0"/>
        </w:rPr>
        <w:t xml:space="preserve">Our structured school readiness program develops the literacy, numeracy, and social foundations that give children a real head start, whether they're heading to a local primary school or entering one of the area's more competitive school zones. </w:t>
      </w:r>
    </w:p>
    <w:p w:rsidR="00000000" w:rsidDel="00000000" w:rsidP="00000000" w:rsidRDefault="00000000" w:rsidRPr="00000000" w14:paraId="00000947">
      <w:pPr>
        <w:spacing w:after="240" w:before="240" w:lineRule="auto"/>
        <w:rPr/>
      </w:pPr>
      <w:r w:rsidDel="00000000" w:rsidR="00000000" w:rsidRPr="00000000">
        <w:rPr>
          <w:rtl w:val="0"/>
        </w:rPr>
        <w:t xml:space="preserve">We create a space where every child can grow and flourish. Contact us now to speak with our friendly team.</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b w:val="1"/>
          <w:bCs w:val="1"/>
        </w:rPr>
      </w:pPr>
      <w:r w:rsidDel="00000000" w:rsidR="00000000" w:rsidRPr="00000000">
        <w:rPr>
          <w:b w:val="1"/>
          <w:bCs w:val="1"/>
          <w:rtl w:val="0"/>
        </w:rPr>
        <w:t xml:space="preserve">H2: A Curriculum Built for Purposeful Development</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We focus on *purposeful* play that builds the cognitive, social, and emotional skills your child will lean on every single day at school. Our School Readiness Program is shaped around the developmental milestones that matter most for a confident transition into local primary schools, including:</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numPr>
          <w:ilvl w:val="0"/>
          <w:numId w:val="95"/>
        </w:numPr>
        <w:ind w:left="720" w:hanging="360"/>
      </w:pPr>
      <w:r w:rsidDel="00000000" w:rsidR="00000000" w:rsidRPr="00000000">
        <w:rPr>
          <w:rtl w:val="0"/>
        </w:rPr>
        <w:t xml:space="preserve">Early literacy and language development</w:t>
      </w:r>
    </w:p>
    <w:p w:rsidR="00000000" w:rsidDel="00000000" w:rsidP="00000000" w:rsidRDefault="00000000" w:rsidRPr="00000000" w14:paraId="0000094E">
      <w:pPr>
        <w:numPr>
          <w:ilvl w:val="0"/>
          <w:numId w:val="95"/>
        </w:numPr>
        <w:ind w:left="720" w:hanging="360"/>
      </w:pPr>
      <w:r w:rsidDel="00000000" w:rsidR="00000000" w:rsidRPr="00000000">
        <w:rPr>
          <w:rtl w:val="0"/>
        </w:rPr>
        <w:t xml:space="preserve">Foundational mathematics and numeracy concepts</w:t>
      </w:r>
    </w:p>
    <w:p w:rsidR="00000000" w:rsidDel="00000000" w:rsidP="00000000" w:rsidRDefault="00000000" w:rsidRPr="00000000" w14:paraId="0000094F">
      <w:pPr>
        <w:numPr>
          <w:ilvl w:val="0"/>
          <w:numId w:val="95"/>
        </w:numPr>
        <w:ind w:left="720" w:hanging="360"/>
      </w:pPr>
      <w:r w:rsidDel="00000000" w:rsidR="00000000" w:rsidRPr="00000000">
        <w:rPr>
          <w:rtl w:val="0"/>
        </w:rPr>
        <w:t xml:space="preserve">Hands-on STEM exploration, blending experiments with interactive technology</w:t>
      </w:r>
    </w:p>
    <w:p w:rsidR="00000000" w:rsidDel="00000000" w:rsidP="00000000" w:rsidRDefault="00000000" w:rsidRPr="00000000" w14:paraId="00000950">
      <w:pPr>
        <w:numPr>
          <w:ilvl w:val="0"/>
          <w:numId w:val="95"/>
        </w:numPr>
        <w:ind w:left="720" w:hanging="360"/>
      </w:pPr>
      <w:r w:rsidDel="00000000" w:rsidR="00000000" w:rsidRPr="00000000">
        <w:rPr>
          <w:rtl w:val="0"/>
        </w:rPr>
        <w:t xml:space="preserve">Social and emotional regulation</w:t>
      </w:r>
    </w:p>
    <w:p w:rsidR="00000000" w:rsidDel="00000000" w:rsidP="00000000" w:rsidRDefault="00000000" w:rsidRPr="00000000" w14:paraId="00000951">
      <w:pPr>
        <w:numPr>
          <w:ilvl w:val="0"/>
          <w:numId w:val="95"/>
        </w:numPr>
        <w:ind w:left="720" w:hanging="360"/>
      </w:pPr>
      <w:r w:rsidDel="00000000" w:rsidR="00000000" w:rsidRPr="00000000">
        <w:rPr>
          <w:rtl w:val="0"/>
        </w:rPr>
        <w:t xml:space="preserve">Independence, fine motor skills, and self-help routines</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Learning happens through iPad-based activities, Interactive Whiteboards, and tactile real-world experiences, all guided by educators who shape the day around each child's individual style.</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b w:val="1"/>
          <w:bCs w:val="1"/>
        </w:rPr>
      </w:pPr>
      <w:r w:rsidDel="00000000" w:rsidR="00000000" w:rsidRPr="00000000">
        <w:rPr>
          <w:b w:val="1"/>
          <w:bCs w:val="1"/>
          <w:rtl w:val="0"/>
        </w:rPr>
        <w:t xml:space="preserve">H2: Early Learning Designed for Brentwood Families</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Our approach to childcare near Brentwood goes beyond traditional play-based learning. We've created a sophisticated curriculum that balances academic preparation with social-emotional development, recognising that success in top local schools requires both intellectual readiness and confidence.</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b w:val="1"/>
          <w:bCs w:val="1"/>
        </w:rPr>
      </w:pPr>
      <w:r w:rsidDel="00000000" w:rsidR="00000000" w:rsidRPr="00000000">
        <w:rPr>
          <w:b w:val="1"/>
          <w:bCs w:val="1"/>
          <w:rtl w:val="0"/>
        </w:rPr>
        <w:t xml:space="preserve">H3: Evidence-Based School Readiness </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Our structured programme addresses the specific expectations of local primary schools:</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numPr>
          <w:ilvl w:val="0"/>
          <w:numId w:val="41"/>
        </w:numPr>
        <w:ind w:left="720" w:hanging="360"/>
        <w:rPr>
          <w:u w:val="none"/>
        </w:rPr>
      </w:pPr>
      <w:r w:rsidDel="00000000" w:rsidR="00000000" w:rsidRPr="00000000">
        <w:rPr>
          <w:rtl w:val="0"/>
        </w:rPr>
        <w:t xml:space="preserve">Pre-literacy skills including phonemic awareness and early writing.</w:t>
      </w:r>
    </w:p>
    <w:p w:rsidR="00000000" w:rsidDel="00000000" w:rsidP="00000000" w:rsidRDefault="00000000" w:rsidRPr="00000000" w14:paraId="00000961">
      <w:pPr>
        <w:numPr>
          <w:ilvl w:val="0"/>
          <w:numId w:val="41"/>
        </w:numPr>
        <w:ind w:left="720" w:hanging="360"/>
        <w:rPr>
          <w:u w:val="none"/>
        </w:rPr>
      </w:pPr>
      <w:r w:rsidDel="00000000" w:rsidR="00000000" w:rsidRPr="00000000">
        <w:rPr>
          <w:rtl w:val="0"/>
        </w:rPr>
        <w:t xml:space="preserve">Mathematical thinking through hands-on STEM activities.</w:t>
      </w:r>
    </w:p>
    <w:p w:rsidR="00000000" w:rsidDel="00000000" w:rsidP="00000000" w:rsidRDefault="00000000" w:rsidRPr="00000000" w14:paraId="00000962">
      <w:pPr>
        <w:numPr>
          <w:ilvl w:val="0"/>
          <w:numId w:val="41"/>
        </w:numPr>
        <w:ind w:left="720" w:hanging="360"/>
        <w:rPr>
          <w:u w:val="none"/>
        </w:rPr>
      </w:pPr>
      <w:r w:rsidDel="00000000" w:rsidR="00000000" w:rsidRPr="00000000">
        <w:rPr>
          <w:rtl w:val="0"/>
        </w:rPr>
        <w:t xml:space="preserve">Critical thinking and problem-solving capabilities.</w:t>
      </w:r>
    </w:p>
    <w:p w:rsidR="00000000" w:rsidDel="00000000" w:rsidP="00000000" w:rsidRDefault="00000000" w:rsidRPr="00000000" w14:paraId="00000963">
      <w:pPr>
        <w:numPr>
          <w:ilvl w:val="0"/>
          <w:numId w:val="41"/>
        </w:numPr>
        <w:ind w:left="720" w:hanging="360"/>
        <w:rPr>
          <w:u w:val="none"/>
        </w:rPr>
      </w:pPr>
      <w:r w:rsidDel="00000000" w:rsidR="00000000" w:rsidRPr="00000000">
        <w:rPr>
          <w:rtl w:val="0"/>
        </w:rPr>
        <w:t xml:space="preserve">Social skills are non-negotiable for classroom success.</w:t>
      </w:r>
    </w:p>
    <w:p w:rsidR="00000000" w:rsidDel="00000000" w:rsidP="00000000" w:rsidRDefault="00000000" w:rsidRPr="00000000" w14:paraId="00000964">
      <w:pPr>
        <w:numPr>
          <w:ilvl w:val="0"/>
          <w:numId w:val="41"/>
        </w:numPr>
        <w:ind w:left="720" w:hanging="360"/>
        <w:rPr>
          <w:u w:val="none"/>
        </w:rPr>
      </w:pPr>
      <w:r w:rsidDel="00000000" w:rsidR="00000000" w:rsidRPr="00000000">
        <w:rPr>
          <w:rtl w:val="0"/>
        </w:rPr>
        <w:t xml:space="preserve">Fine and gross motor development.</w:t>
      </w:r>
    </w:p>
    <w:p w:rsidR="00000000" w:rsidDel="00000000" w:rsidP="00000000" w:rsidRDefault="00000000" w:rsidRPr="00000000" w14:paraId="00000965">
      <w:pPr>
        <w:numPr>
          <w:ilvl w:val="0"/>
          <w:numId w:val="41"/>
        </w:numPr>
        <w:ind w:left="720" w:hanging="360"/>
        <w:rPr>
          <w:u w:val="none"/>
        </w:rPr>
      </w:pPr>
      <w:r w:rsidDel="00000000" w:rsidR="00000000" w:rsidRPr="00000000">
        <w:rPr>
          <w:rtl w:val="0"/>
        </w:rPr>
        <w:t xml:space="preserve">Creative expression through arts and music.</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We carefully design each element to give children the tools they need to thrive in Brentwood's education-focused environment.</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b w:val="1"/>
          <w:bCs w:val="1"/>
        </w:rPr>
      </w:pPr>
      <w:r w:rsidDel="00000000" w:rsidR="00000000" w:rsidRPr="00000000">
        <w:rPr>
          <w:b w:val="1"/>
          <w:bCs w:val="1"/>
          <w:rtl w:val="0"/>
        </w:rPr>
        <w:t xml:space="preserve">H3: Purpose-Built Learning Spaces</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Our new purpose-built facility complements the Brentwood area locality in design and function, creating a welcoming space that feels like part of the local streetscape.</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Our learning spaces include:</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numPr>
          <w:ilvl w:val="0"/>
          <w:numId w:val="63"/>
        </w:numPr>
        <w:ind w:left="720" w:hanging="360"/>
        <w:rPr>
          <w:u w:val="none"/>
        </w:rPr>
      </w:pPr>
      <w:r w:rsidDel="00000000" w:rsidR="00000000" w:rsidRPr="00000000">
        <w:rPr>
          <w:rtl w:val="0"/>
        </w:rPr>
        <w:t xml:space="preserve">Bright, modern classrooms equipped for 21st-century learning.</w:t>
      </w:r>
    </w:p>
    <w:p w:rsidR="00000000" w:rsidDel="00000000" w:rsidP="00000000" w:rsidRDefault="00000000" w:rsidRPr="00000000" w14:paraId="00000971">
      <w:pPr>
        <w:numPr>
          <w:ilvl w:val="0"/>
          <w:numId w:val="63"/>
        </w:numPr>
        <w:ind w:left="720" w:hanging="360"/>
        <w:rPr>
          <w:u w:val="none"/>
        </w:rPr>
      </w:pPr>
      <w:r w:rsidDel="00000000" w:rsidR="00000000" w:rsidRPr="00000000">
        <w:rPr>
          <w:rtl w:val="0"/>
        </w:rPr>
        <w:t xml:space="preserve">Outdoor areas designed for Perth's Mediterranean climate.</w:t>
      </w:r>
    </w:p>
    <w:p w:rsidR="00000000" w:rsidDel="00000000" w:rsidP="00000000" w:rsidRDefault="00000000" w:rsidRPr="00000000" w14:paraId="00000972">
      <w:pPr>
        <w:numPr>
          <w:ilvl w:val="0"/>
          <w:numId w:val="63"/>
        </w:numPr>
        <w:ind w:left="720" w:hanging="360"/>
        <w:rPr>
          <w:u w:val="none"/>
        </w:rPr>
      </w:pPr>
      <w:r w:rsidDel="00000000" w:rsidR="00000000" w:rsidRPr="00000000">
        <w:rPr>
          <w:rtl w:val="0"/>
        </w:rPr>
        <w:t xml:space="preserve">Quiet zones for focused activities.</w:t>
      </w:r>
    </w:p>
    <w:p w:rsidR="00000000" w:rsidDel="00000000" w:rsidP="00000000" w:rsidRDefault="00000000" w:rsidRPr="00000000" w14:paraId="00000973">
      <w:pPr>
        <w:numPr>
          <w:ilvl w:val="0"/>
          <w:numId w:val="63"/>
        </w:numPr>
        <w:ind w:left="720" w:hanging="360"/>
        <w:rPr>
          <w:u w:val="none"/>
        </w:rPr>
      </w:pPr>
      <w:r w:rsidDel="00000000" w:rsidR="00000000" w:rsidRPr="00000000">
        <w:rPr>
          <w:rtl w:val="0"/>
        </w:rPr>
        <w:t xml:space="preserve">Interactive technology integrated thoughtfully into learning.</w:t>
      </w:r>
    </w:p>
    <w:p w:rsidR="00000000" w:rsidDel="00000000" w:rsidP="00000000" w:rsidRDefault="00000000" w:rsidRPr="00000000" w14:paraId="00000974">
      <w:pPr>
        <w:numPr>
          <w:ilvl w:val="0"/>
          <w:numId w:val="63"/>
        </w:numPr>
        <w:ind w:left="720" w:hanging="360"/>
        <w:rPr>
          <w:u w:val="none"/>
        </w:rPr>
      </w:pPr>
      <w:r w:rsidDel="00000000" w:rsidR="00000000" w:rsidRPr="00000000">
        <w:rPr>
          <w:rtl w:val="0"/>
        </w:rPr>
        <w:t xml:space="preserve">Nature play areas featuring native vegetation.</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b w:val="1"/>
          <w:bCs w:val="1"/>
        </w:rPr>
      </w:pPr>
      <w:r w:rsidDel="00000000" w:rsidR="00000000" w:rsidRPr="00000000">
        <w:rPr>
          <w:b w:val="1"/>
          <w:bCs w:val="1"/>
          <w:rtl w:val="0"/>
        </w:rPr>
        <w:t xml:space="preserve">H2: Your Local Childcare Experts in Brentwood</w:t>
      </w:r>
    </w:p>
    <w:p w:rsidR="00000000" w:rsidDel="00000000" w:rsidP="00000000" w:rsidRDefault="00000000" w:rsidRPr="00000000" w14:paraId="00000978">
      <w:pPr>
        <w:spacing w:after="240" w:before="240" w:lineRule="auto"/>
        <w:rPr/>
      </w:pPr>
      <w:r w:rsidDel="00000000" w:rsidR="00000000" w:rsidRPr="00000000">
        <w:rPr>
          <w:rtl w:val="0"/>
        </w:rPr>
        <w:t xml:space="preserve">Being a local expert means knowing more than the suburb. It means knowing the children who grow up here, the rhythms of family life, and the schools they'll one day walk into. That knowledge shapes everything about how we educate and care for the kids in our centre every day.</w:t>
      </w:r>
    </w:p>
    <w:p w:rsidR="00000000" w:rsidDel="00000000" w:rsidP="00000000" w:rsidRDefault="00000000" w:rsidRPr="00000000" w14:paraId="00000979">
      <w:pPr>
        <w:spacing w:after="240" w:before="240" w:lineRule="auto"/>
        <w:rPr/>
      </w:pPr>
      <w:r w:rsidDel="00000000" w:rsidR="00000000" w:rsidRPr="00000000">
        <w:rPr>
          <w:rtl w:val="0"/>
        </w:rPr>
        <w:t xml:space="preserve">Children at our Brentwood centre benefit from educators who are genuinely invested in this community, purposeful programs that build real skills, and a warm, welcoming environment designed to help every child feel confident and curious. Our setting gives us a beautiful natural backdrop for outdoor learning and exploration.</w:t>
      </w:r>
    </w:p>
    <w:p w:rsidR="00000000" w:rsidDel="00000000" w:rsidP="00000000" w:rsidRDefault="00000000" w:rsidRPr="00000000" w14:paraId="0000097A">
      <w:pPr>
        <w:spacing w:after="240" w:before="240" w:lineRule="auto"/>
        <w:rPr/>
      </w:pPr>
      <w:r w:rsidDel="00000000" w:rsidR="00000000" w:rsidRPr="00000000">
        <w:rPr>
          <w:rtl w:val="0"/>
        </w:rPr>
        <w:t xml:space="preserve">We're proud to be part of the Brentwood community, and that shows in the care we put into every child's experience with us.</w:t>
      </w:r>
    </w:p>
    <w:p w:rsidR="00000000" w:rsidDel="00000000" w:rsidP="00000000" w:rsidRDefault="00000000" w:rsidRPr="00000000" w14:paraId="0000097B">
      <w:pPr>
        <w:rPr/>
      </w:pPr>
      <w:r w:rsidDel="00000000" w:rsidR="00000000" w:rsidRPr="00000000">
        <w:rPr>
          <w:rtl w:val="0"/>
        </w:rPr>
        <w:t xml:space="preserve">Secure your child's place for 2027. Spots are filling fast.</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ind w:left="0" w:firstLine="0"/>
        <w:rPr>
          <w:b w:val="1"/>
          <w:bCs w:val="1"/>
        </w:rPr>
      </w:pPr>
      <w:r w:rsidDel="00000000" w:rsidR="00000000" w:rsidRPr="00000000">
        <w:rPr>
          <w:b w:val="1"/>
          <w:bCs w:val="1"/>
          <w:rtl w:val="0"/>
        </w:rPr>
        <w:t xml:space="preserve">H2: Why Choose Us for Childcare near Brentwood?</w:t>
        <w:br w:type="textWrapping"/>
      </w:r>
    </w:p>
    <w:p w:rsidR="00000000" w:rsidDel="00000000" w:rsidP="00000000" w:rsidRDefault="00000000" w:rsidRPr="00000000" w14:paraId="0000097F">
      <w:pPr>
        <w:numPr>
          <w:ilvl w:val="0"/>
          <w:numId w:val="107"/>
        </w:numPr>
        <w:ind w:left="720" w:hanging="360"/>
        <w:rPr>
          <w:u w:val="none"/>
        </w:rPr>
      </w:pPr>
      <w:r w:rsidDel="00000000" w:rsidR="00000000" w:rsidRPr="00000000">
        <w:rPr>
          <w:b w:val="1"/>
          <w:bCs w:val="1"/>
          <w:rtl w:val="0"/>
        </w:rPr>
        <w:t xml:space="preserve">Strategic school readiness focus:</w:t>
      </w:r>
      <w:r w:rsidDel="00000000" w:rsidR="00000000" w:rsidRPr="00000000">
        <w:rPr>
          <w:rtl w:val="0"/>
        </w:rPr>
        <w:t xml:space="preserve"> A program built specifically to prepare children for the social, emotional, and academic expectations of local primary schools.</w:t>
      </w:r>
    </w:p>
    <w:p w:rsidR="00000000" w:rsidDel="00000000" w:rsidP="00000000" w:rsidRDefault="00000000" w:rsidRPr="00000000" w14:paraId="00000980">
      <w:pPr>
        <w:numPr>
          <w:ilvl w:val="0"/>
          <w:numId w:val="107"/>
        </w:numPr>
        <w:ind w:left="720" w:hanging="360"/>
      </w:pPr>
      <w:r w:rsidDel="00000000" w:rsidR="00000000" w:rsidRPr="00000000">
        <w:rPr>
          <w:b w:val="1"/>
          <w:bCs w:val="1"/>
          <w:rtl w:val="0"/>
        </w:rPr>
        <w:t xml:space="preserve">STEM and creative arts, woven in:</w:t>
      </w:r>
      <w:r w:rsidDel="00000000" w:rsidR="00000000" w:rsidRPr="00000000">
        <w:rPr>
          <w:rtl w:val="0"/>
        </w:rPr>
        <w:t xml:space="preserve"> Critical thinking, problem-solving, and self-expression sit inside the everyday rhythm of learning.</w:t>
      </w:r>
    </w:p>
    <w:p w:rsidR="00000000" w:rsidDel="00000000" w:rsidP="00000000" w:rsidRDefault="00000000" w:rsidRPr="00000000" w14:paraId="00000981">
      <w:pPr>
        <w:numPr>
          <w:ilvl w:val="0"/>
          <w:numId w:val="107"/>
        </w:numPr>
        <w:ind w:left="720" w:hanging="360"/>
      </w:pPr>
      <w:r w:rsidDel="00000000" w:rsidR="00000000" w:rsidRPr="00000000">
        <w:rPr>
          <w:b w:val="1"/>
          <w:bCs w:val="1"/>
          <w:rtl w:val="0"/>
        </w:rPr>
        <w:t xml:space="preserve">Qualified, passionate educators:</w:t>
      </w:r>
      <w:r w:rsidDel="00000000" w:rsidR="00000000" w:rsidRPr="00000000">
        <w:rPr>
          <w:rtl w:val="0"/>
        </w:rPr>
        <w:t xml:space="preserve"> Every staff member holds current First Aid training, with ongoing professional development and a strong commitment to reflective practice.</w:t>
      </w:r>
    </w:p>
    <w:p w:rsidR="00000000" w:rsidDel="00000000" w:rsidP="00000000" w:rsidRDefault="00000000" w:rsidRPr="00000000" w14:paraId="00000982">
      <w:pPr>
        <w:numPr>
          <w:ilvl w:val="0"/>
          <w:numId w:val="107"/>
        </w:numPr>
        <w:ind w:left="720" w:hanging="360"/>
      </w:pPr>
      <w:r w:rsidDel="00000000" w:rsidR="00000000" w:rsidRPr="00000000">
        <w:rPr>
          <w:b w:val="1"/>
          <w:bCs w:val="1"/>
          <w:rtl w:val="0"/>
        </w:rPr>
        <w:t xml:space="preserve">Modern learning resources:</w:t>
      </w:r>
      <w:r w:rsidDel="00000000" w:rsidR="00000000" w:rsidRPr="00000000">
        <w:rPr>
          <w:rtl w:val="0"/>
        </w:rPr>
        <w:t xml:space="preserve"> iPads, Interactive Whiteboards, and purpose-built indoor and outdoor environments.</w:t>
      </w:r>
    </w:p>
    <w:p w:rsidR="00000000" w:rsidDel="00000000" w:rsidP="00000000" w:rsidRDefault="00000000" w:rsidRPr="00000000" w14:paraId="00000983">
      <w:pPr>
        <w:numPr>
          <w:ilvl w:val="0"/>
          <w:numId w:val="107"/>
        </w:numPr>
        <w:ind w:left="720" w:hanging="360"/>
      </w:pPr>
      <w:r w:rsidDel="00000000" w:rsidR="00000000" w:rsidRPr="00000000">
        <w:rPr>
          <w:b w:val="1"/>
          <w:bCs w:val="1"/>
          <w:rtl w:val="0"/>
        </w:rPr>
        <w:t xml:space="preserve">Family partnership:</w:t>
      </w:r>
      <w:r w:rsidDel="00000000" w:rsidR="00000000" w:rsidRPr="00000000">
        <w:rPr>
          <w:rtl w:val="0"/>
        </w:rPr>
        <w:t xml:space="preserve"> "Our place is your place." Stay as involved as you'd like through our interactive parent app and open communication.</w:t>
      </w:r>
    </w:p>
    <w:p w:rsidR="00000000" w:rsidDel="00000000" w:rsidP="00000000" w:rsidRDefault="00000000" w:rsidRPr="00000000" w14:paraId="00000984">
      <w:pPr>
        <w:numPr>
          <w:ilvl w:val="0"/>
          <w:numId w:val="107"/>
        </w:numPr>
        <w:ind w:left="720" w:hanging="360"/>
      </w:pPr>
      <w:r w:rsidDel="00000000" w:rsidR="00000000" w:rsidRPr="00000000">
        <w:rPr>
          <w:b w:val="1"/>
          <w:bCs w:val="1"/>
          <w:rtl w:val="0"/>
        </w:rPr>
        <w:t xml:space="preserve">Compliance and safety:</w:t>
      </w:r>
      <w:r w:rsidDel="00000000" w:rsidR="00000000" w:rsidRPr="00000000">
        <w:rPr>
          <w:rtl w:val="0"/>
        </w:rPr>
        <w:t xml:space="preserve"> $20 million public liability cover, full compliance with the Education and Care Services National Law and Regulations, and a robust Child Safe Code of Conduct.</w:t>
      </w:r>
    </w:p>
    <w:p w:rsidR="00000000" w:rsidDel="00000000" w:rsidP="00000000" w:rsidRDefault="00000000" w:rsidRPr="00000000" w14:paraId="00000985">
      <w:pPr>
        <w:numPr>
          <w:ilvl w:val="0"/>
          <w:numId w:val="107"/>
        </w:numPr>
        <w:ind w:left="720" w:hanging="360"/>
      </w:pPr>
      <w:r w:rsidDel="00000000" w:rsidR="00000000" w:rsidRPr="00000000">
        <w:rPr>
          <w:b w:val="1"/>
          <w:bCs w:val="1"/>
          <w:rtl w:val="0"/>
        </w:rPr>
        <w:t xml:space="preserve">Child Care Subsidy available:</w:t>
      </w:r>
      <w:r w:rsidDel="00000000" w:rsidR="00000000" w:rsidRPr="00000000">
        <w:rPr>
          <w:rtl w:val="0"/>
        </w:rPr>
        <w:t xml:space="preserve"> Making high-quality early learning more accessible for more families.</w:t>
      </w:r>
    </w:p>
    <w:p w:rsidR="00000000" w:rsidDel="00000000" w:rsidP="00000000" w:rsidRDefault="00000000" w:rsidRPr="00000000" w14:paraId="00000986">
      <w:pPr>
        <w:numPr>
          <w:ilvl w:val="0"/>
          <w:numId w:val="107"/>
        </w:numPr>
        <w:ind w:left="720" w:hanging="360"/>
      </w:pPr>
      <w:r w:rsidDel="00000000" w:rsidR="00000000" w:rsidRPr="00000000">
        <w:rPr>
          <w:b w:val="1"/>
          <w:bCs w:val="1"/>
          <w:rtl w:val="0"/>
        </w:rPr>
        <w:t xml:space="preserve">Evidence-based curriculum:</w:t>
      </w:r>
      <w:r w:rsidDel="00000000" w:rsidR="00000000" w:rsidRPr="00000000">
        <w:rPr>
          <w:rtl w:val="0"/>
        </w:rPr>
        <w:t xml:space="preserve"> Delivered in line with the Early Years Learning Framework and National Quality Framework, with educators committed to best practice.</w:t>
      </w:r>
      <w:r w:rsidDel="00000000" w:rsidR="00000000" w:rsidRPr="00000000">
        <w:rPr>
          <w:rtl w:val="0"/>
        </w:rPr>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b w:val="1"/>
          <w:bCs w:val="1"/>
        </w:rPr>
      </w:pPr>
      <w:r w:rsidDel="00000000" w:rsidR="00000000" w:rsidRPr="00000000">
        <w:rPr>
          <w:b w:val="1"/>
          <w:bCs w:val="1"/>
          <w:rtl w:val="0"/>
        </w:rPr>
        <w:t xml:space="preserve">H3: Extensive Development Focus</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Our programs include:</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numPr>
          <w:ilvl w:val="0"/>
          <w:numId w:val="69"/>
        </w:numPr>
        <w:ind w:left="720" w:hanging="360"/>
        <w:rPr>
          <w:u w:val="none"/>
        </w:rPr>
      </w:pPr>
      <w:r w:rsidDel="00000000" w:rsidR="00000000" w:rsidRPr="00000000">
        <w:rPr>
          <w:rtl w:val="0"/>
        </w:rPr>
        <w:t xml:space="preserve">Executive function skills through planned activities.</w:t>
      </w:r>
    </w:p>
    <w:p w:rsidR="00000000" w:rsidDel="00000000" w:rsidP="00000000" w:rsidRDefault="00000000" w:rsidRPr="00000000" w14:paraId="0000098E">
      <w:pPr>
        <w:numPr>
          <w:ilvl w:val="0"/>
          <w:numId w:val="69"/>
        </w:numPr>
        <w:ind w:left="720" w:hanging="360"/>
        <w:rPr>
          <w:u w:val="none"/>
        </w:rPr>
      </w:pPr>
      <w:r w:rsidDel="00000000" w:rsidR="00000000" w:rsidRPr="00000000">
        <w:rPr>
          <w:rtl w:val="0"/>
        </w:rPr>
        <w:t xml:space="preserve">Emotional regulation through mindfulness practices.</w:t>
      </w:r>
    </w:p>
    <w:p w:rsidR="00000000" w:rsidDel="00000000" w:rsidP="00000000" w:rsidRDefault="00000000" w:rsidRPr="00000000" w14:paraId="0000098F">
      <w:pPr>
        <w:numPr>
          <w:ilvl w:val="0"/>
          <w:numId w:val="69"/>
        </w:numPr>
        <w:ind w:left="720" w:hanging="360"/>
        <w:rPr>
          <w:u w:val="none"/>
        </w:rPr>
      </w:pPr>
      <w:r w:rsidDel="00000000" w:rsidR="00000000" w:rsidRPr="00000000">
        <w:rPr>
          <w:rtl w:val="0"/>
        </w:rPr>
        <w:t xml:space="preserve">Communication skills through group discussions.</w:t>
      </w:r>
    </w:p>
    <w:p w:rsidR="00000000" w:rsidDel="00000000" w:rsidP="00000000" w:rsidRDefault="00000000" w:rsidRPr="00000000" w14:paraId="00000990">
      <w:pPr>
        <w:numPr>
          <w:ilvl w:val="0"/>
          <w:numId w:val="69"/>
        </w:numPr>
        <w:ind w:left="720" w:hanging="360"/>
        <w:rPr>
          <w:u w:val="none"/>
        </w:rPr>
      </w:pPr>
      <w:r w:rsidDel="00000000" w:rsidR="00000000" w:rsidRPr="00000000">
        <w:rPr>
          <w:rtl w:val="0"/>
        </w:rPr>
        <w:t xml:space="preserve">Independence through age-appropriate responsibilities.</w:t>
      </w:r>
    </w:p>
    <w:p w:rsidR="00000000" w:rsidDel="00000000" w:rsidP="00000000" w:rsidRDefault="00000000" w:rsidRPr="00000000" w14:paraId="00000991">
      <w:pPr>
        <w:numPr>
          <w:ilvl w:val="0"/>
          <w:numId w:val="69"/>
        </w:numPr>
        <w:ind w:left="720" w:hanging="360"/>
        <w:rPr>
          <w:u w:val="none"/>
        </w:rPr>
      </w:pPr>
      <w:r w:rsidDel="00000000" w:rsidR="00000000" w:rsidRPr="00000000">
        <w:rPr>
          <w:rtl w:val="0"/>
        </w:rPr>
        <w:t xml:space="preserve">Creativity through open-ended exploration.</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b w:val="1"/>
          <w:bCs w:val="1"/>
        </w:rPr>
      </w:pPr>
      <w:r w:rsidDel="00000000" w:rsidR="00000000" w:rsidRPr="00000000">
        <w:rPr>
          <w:rtl w:val="0"/>
        </w:rPr>
      </w:r>
    </w:p>
    <w:p w:rsidR="00000000" w:rsidDel="00000000" w:rsidP="00000000" w:rsidRDefault="00000000" w:rsidRPr="00000000" w14:paraId="00000994">
      <w:pPr>
        <w:rPr>
          <w:b w:val="1"/>
          <w:bCs w:val="1"/>
        </w:rPr>
      </w:pPr>
      <w:r w:rsidDel="00000000" w:rsidR="00000000" w:rsidRPr="00000000">
        <w:rPr>
          <w:b w:val="1"/>
          <w:bCs w:val="1"/>
          <w:rtl w:val="0"/>
        </w:rPr>
        <w:t xml:space="preserve">H3: Supporting the Whole Family</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We recognise that preparing for school success involves the entire family. Our centre provides:</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numPr>
          <w:ilvl w:val="0"/>
          <w:numId w:val="75"/>
        </w:numPr>
        <w:ind w:left="720" w:hanging="360"/>
        <w:rPr>
          <w:u w:val="none"/>
        </w:rPr>
      </w:pPr>
      <w:r w:rsidDel="00000000" w:rsidR="00000000" w:rsidRPr="00000000">
        <w:rPr>
          <w:rtl w:val="0"/>
        </w:rPr>
        <w:t xml:space="preserve">Parent education workshops on school readiness.</w:t>
      </w:r>
    </w:p>
    <w:p w:rsidR="00000000" w:rsidDel="00000000" w:rsidP="00000000" w:rsidRDefault="00000000" w:rsidRPr="00000000" w14:paraId="00000999">
      <w:pPr>
        <w:numPr>
          <w:ilvl w:val="0"/>
          <w:numId w:val="75"/>
        </w:numPr>
        <w:ind w:left="720" w:hanging="360"/>
        <w:rPr>
          <w:u w:val="none"/>
        </w:rPr>
      </w:pPr>
      <w:r w:rsidDel="00000000" w:rsidR="00000000" w:rsidRPr="00000000">
        <w:rPr>
          <w:rtl w:val="0"/>
        </w:rPr>
        <w:t xml:space="preserve">Family events that build community connections.</w:t>
      </w:r>
    </w:p>
    <w:p w:rsidR="00000000" w:rsidDel="00000000" w:rsidP="00000000" w:rsidRDefault="00000000" w:rsidRPr="00000000" w14:paraId="0000099A">
      <w:pPr>
        <w:numPr>
          <w:ilvl w:val="0"/>
          <w:numId w:val="75"/>
        </w:numPr>
        <w:ind w:left="720" w:hanging="360"/>
        <w:rPr>
          <w:u w:val="none"/>
        </w:rPr>
      </w:pPr>
      <w:r w:rsidDel="00000000" w:rsidR="00000000" w:rsidRPr="00000000">
        <w:rPr>
          <w:rtl w:val="0"/>
        </w:rPr>
        <w:t xml:space="preserve">Resources for continuing learning at home.</w:t>
      </w:r>
    </w:p>
    <w:p w:rsidR="00000000" w:rsidDel="00000000" w:rsidP="00000000" w:rsidRDefault="00000000" w:rsidRPr="00000000" w14:paraId="0000099B">
      <w:pPr>
        <w:numPr>
          <w:ilvl w:val="0"/>
          <w:numId w:val="75"/>
        </w:numPr>
        <w:ind w:left="720" w:hanging="360"/>
        <w:rPr>
          <w:u w:val="none"/>
        </w:rPr>
      </w:pPr>
      <w:r w:rsidDel="00000000" w:rsidR="00000000" w:rsidRPr="00000000">
        <w:rPr>
          <w:rtl w:val="0"/>
        </w:rPr>
        <w:t xml:space="preserve">Guidance on local school selection.</w:t>
      </w:r>
    </w:p>
    <w:p w:rsidR="00000000" w:rsidDel="00000000" w:rsidP="00000000" w:rsidRDefault="00000000" w:rsidRPr="00000000" w14:paraId="0000099C">
      <w:pPr>
        <w:numPr>
          <w:ilvl w:val="0"/>
          <w:numId w:val="75"/>
        </w:numPr>
        <w:ind w:left="720" w:hanging="360"/>
        <w:rPr>
          <w:u w:val="none"/>
        </w:rPr>
      </w:pPr>
      <w:r w:rsidDel="00000000" w:rsidR="00000000" w:rsidRPr="00000000">
        <w:rPr>
          <w:rtl w:val="0"/>
        </w:rPr>
        <w:t xml:space="preserve">Support through the transition process.</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b w:val="1"/>
          <w:bCs w:val="1"/>
        </w:rPr>
      </w:pPr>
      <w:r w:rsidDel="00000000" w:rsidR="00000000" w:rsidRPr="00000000">
        <w:rPr>
          <w:b w:val="1"/>
          <w:bCs w:val="1"/>
          <w:rtl w:val="0"/>
        </w:rPr>
        <w:t xml:space="preserve">What makes your childcare different from other centres near Brentwood?</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Our school readiness programme specifically addresses the high academic expectations of local families. With our understanding of the "Rossmoyne Factor" and local school requirements, we provide targeted preparation that generic centres simply can't match. Our curriculum, designed for Brentwood's educated demographic, emphasises intellectual stimulation alongside social development.</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b w:val="1"/>
          <w:bCs w:val="1"/>
        </w:rPr>
      </w:pPr>
      <w:r w:rsidDel="00000000" w:rsidR="00000000" w:rsidRPr="00000000">
        <w:rPr>
          <w:b w:val="1"/>
          <w:bCs w:val="1"/>
          <w:rtl w:val="0"/>
        </w:rPr>
        <w:t xml:space="preserve">How do you prepare children for local primary schools?</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We focus on building the specific skills local schools expect: strong pre-literacy abilities, mathematical thinking, social confidence, and learning independence. Our educators understand the academic standards of schools like Rossmoyne Primary and Brentwood Primary. This makes sure children enter kindergarten ready to excel.</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b w:val="1"/>
          <w:bCs w:val="1"/>
        </w:rPr>
      </w:pPr>
      <w:r w:rsidDel="00000000" w:rsidR="00000000" w:rsidRPr="00000000">
        <w:rPr>
          <w:b w:val="1"/>
          <w:bCs w:val="1"/>
          <w:rtl w:val="0"/>
        </w:rPr>
        <w:t xml:space="preserve">What age groups do you accept?</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We welcome children from infancy through school age, with programmes custom to each developmental stage. Our school readiness focus intensifies in the pre-kindy years, providing children ample time to develop non-negotiable skills before their formal education begins.</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b w:val="1"/>
          <w:bCs w:val="1"/>
        </w:rPr>
      </w:pPr>
      <w:r w:rsidDel="00000000" w:rsidR="00000000" w:rsidRPr="00000000">
        <w:rPr>
          <w:b w:val="1"/>
          <w:bCs w:val="1"/>
          <w:rtl w:val="0"/>
        </w:rPr>
        <w:t xml:space="preserve">Do you offer tours for prospective families?</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Absolutely. We encourage all families to visit and see how our approach to early learning differs from standard daycare. During your tour, you'll observe our programmes in action and discuss your child's specific needs with our educators.</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b w:val="1"/>
          <w:bCs w:val="1"/>
        </w:rPr>
      </w:pPr>
      <w:r w:rsidDel="00000000" w:rsidR="00000000" w:rsidRPr="00000000">
        <w:rPr>
          <w:b w:val="1"/>
          <w:bCs w:val="1"/>
          <w:rtl w:val="0"/>
        </w:rPr>
        <w:t xml:space="preserve">What are "Executive Function" skills?</w:t>
      </w:r>
    </w:p>
    <w:p w:rsidR="00000000" w:rsidDel="00000000" w:rsidP="00000000" w:rsidRDefault="00000000" w:rsidRPr="00000000" w14:paraId="000009B2">
      <w:pPr>
        <w:rPr>
          <w:b w:val="1"/>
          <w:bCs w:val="1"/>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These include working memory, mental flexibility, and self-control. We prioritise these in our Brentwood program as they are the primary predictors of academic success in high-achieving schools.</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b w:val="1"/>
          <w:bCs w:val="1"/>
        </w:rPr>
      </w:pPr>
      <w:r w:rsidDel="00000000" w:rsidR="00000000" w:rsidRPr="00000000">
        <w:rPr>
          <w:b w:val="1"/>
          <w:bCs w:val="1"/>
          <w:rtl w:val="0"/>
        </w:rPr>
        <w:t xml:space="preserve">Is there a minimum age for the Brentwood nursery?</w:t>
      </w:r>
    </w:p>
    <w:p w:rsidR="00000000" w:rsidDel="00000000" w:rsidP="00000000" w:rsidRDefault="00000000" w:rsidRPr="00000000" w14:paraId="000009B6">
      <w:pPr>
        <w:rPr>
          <w:b w:val="1"/>
          <w:bCs w:val="1"/>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We welcome infants from 6 weeks of age, providing a dedicated, quiet nursery space with individualised routines that mirror your schedule at home.</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b w:val="1"/>
          <w:bCs w:val="1"/>
        </w:rPr>
      </w:pPr>
      <w:r w:rsidDel="00000000" w:rsidR="00000000" w:rsidRPr="00000000">
        <w:rPr>
          <w:b w:val="1"/>
          <w:bCs w:val="1"/>
          <w:rtl w:val="0"/>
        </w:rPr>
        <w:t xml:space="preserve">Can we visit our child during the day?</w:t>
      </w:r>
    </w:p>
    <w:p w:rsidR="00000000" w:rsidDel="00000000" w:rsidP="00000000" w:rsidRDefault="00000000" w:rsidRPr="00000000" w14:paraId="000009BA">
      <w:pPr>
        <w:rPr>
          <w:b w:val="1"/>
          <w:bCs w:val="1"/>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We have an open-door policy for enrolled families. You are welcome to visit or call to check on your child at any time.</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b w:val="1"/>
          <w:bCs w:val="1"/>
        </w:rPr>
      </w:pPr>
      <w:r w:rsidDel="00000000" w:rsidR="00000000" w:rsidRPr="00000000">
        <w:rPr>
          <w:b w:val="1"/>
          <w:bCs w:val="1"/>
          <w:rtl w:val="0"/>
        </w:rPr>
        <w:t xml:space="preserve">How far in advance should we enrol?</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Given Brentwood's competitive early learning landscape, we recommend enquiring as early as possible. Many families secure places 6-12 months in advance, particularly for our sought-after pre-kindy programme.</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Finding the right childcare near Brentwood means choosing a centre that understands your family's educational values and aspirations. Our commitment to school readiness, combined with our warm, community-focused approach, makes us the trusted choice for families seeking more than basic care. </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Spots are filling quickly for the next intake, so now is the time to invest in your child's educational journey. Contact us today to find how we're preparing Brentwood's youngest learners for lifelong academic success.</w:t>
      </w:r>
      <w:r w:rsidDel="00000000" w:rsidR="00000000" w:rsidRPr="00000000">
        <w:br w:type="page"/>
      </w:r>
      <w:r w:rsidDel="00000000" w:rsidR="00000000" w:rsidRPr="00000000">
        <w:rPr>
          <w:rtl w:val="0"/>
        </w:rPr>
      </w:r>
    </w:p>
    <w:p w:rsidR="00000000" w:rsidDel="00000000" w:rsidP="00000000" w:rsidRDefault="00000000" w:rsidRPr="00000000" w14:paraId="000009C4">
      <w:pPr>
        <w:pStyle w:val="Heading1"/>
        <w:rPr>
          <w:b w:val="1"/>
          <w:bCs w:val="1"/>
        </w:rPr>
      </w:pPr>
      <w:bookmarkStart w:colFirst="0" w:colLast="0" w:name="_q3vu067l3uqs" w:id="21"/>
      <w:bookmarkEnd w:id="21"/>
      <w:r w:rsidDel="00000000" w:rsidR="00000000" w:rsidRPr="00000000">
        <w:rPr>
          <w:b w:val="1"/>
          <w:bCs w:val="1"/>
          <w:rtl w:val="0"/>
        </w:rPr>
        <w:t xml:space="preserve">Page 22 </w:t>
      </w:r>
    </w:p>
    <w:p w:rsidR="00000000" w:rsidDel="00000000" w:rsidP="00000000" w:rsidRDefault="00000000" w:rsidRPr="00000000" w14:paraId="000009C5">
      <w:pPr>
        <w:rPr>
          <w:b w:val="1"/>
          <w:bCs w:val="1"/>
        </w:rPr>
      </w:pPr>
      <w:r w:rsidDel="00000000" w:rsidR="00000000" w:rsidRPr="00000000">
        <w:rPr>
          <w:b w:val="1"/>
          <w:bCs w:val="1"/>
          <w:rtl w:val="0"/>
        </w:rPr>
        <w:t xml:space="preserve">URL: </w:t>
      </w:r>
      <w:hyperlink r:id="rId21">
        <w:r w:rsidDel="00000000" w:rsidR="00000000" w:rsidRPr="00000000">
          <w:rPr>
            <w:b w:val="1"/>
            <w:bCs w:val="1"/>
            <w:color w:val="1155cc"/>
            <w:u w:val="single"/>
            <w:rtl w:val="0"/>
          </w:rPr>
          <w:t xml:space="preserve">https://flourishelc.com.au/kindergarten-bull-creek-wa/</w:t>
        </w:r>
      </w:hyperlink>
      <w:r w:rsidDel="00000000" w:rsidR="00000000" w:rsidRPr="00000000">
        <w:rPr>
          <w:rtl w:val="0"/>
        </w:rPr>
      </w:r>
    </w:p>
    <w:p w:rsidR="00000000" w:rsidDel="00000000" w:rsidP="00000000" w:rsidRDefault="00000000" w:rsidRPr="00000000" w14:paraId="000009C6">
      <w:pPr>
        <w:rPr>
          <w:b w:val="1"/>
          <w:bCs w:val="1"/>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Page Type: Location Page</w:t>
      </w:r>
    </w:p>
    <w:p w:rsidR="00000000" w:rsidDel="00000000" w:rsidP="00000000" w:rsidRDefault="00000000" w:rsidRPr="00000000" w14:paraId="000009C8">
      <w:pPr>
        <w:rPr/>
      </w:pPr>
      <w:r w:rsidDel="00000000" w:rsidR="00000000" w:rsidRPr="00000000">
        <w:rPr>
          <w:rtl w:val="0"/>
        </w:rPr>
        <w:t xml:space="preserve">Content Type: New Content</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Keywords:</w:t>
      </w:r>
    </w:p>
    <w:p w:rsidR="00000000" w:rsidDel="00000000" w:rsidP="00000000" w:rsidRDefault="00000000" w:rsidRPr="00000000" w14:paraId="000009CB">
      <w:pPr>
        <w:rPr>
          <w:b w:val="1"/>
          <w:bCs w:val="1"/>
        </w:rPr>
      </w:pPr>
      <w:r w:rsidDel="00000000" w:rsidR="00000000" w:rsidRPr="00000000">
        <w:rPr>
          <w:b w:val="1"/>
          <w:bCs w:val="1"/>
          <w:rtl w:val="0"/>
        </w:rPr>
        <w:t xml:space="preserve">Primary keyword: kindergarten bull creek</w:t>
      </w:r>
    </w:p>
    <w:p w:rsidR="00000000" w:rsidDel="00000000" w:rsidP="00000000" w:rsidRDefault="00000000" w:rsidRPr="00000000" w14:paraId="000009CC">
      <w:pPr>
        <w:rPr/>
      </w:pPr>
      <w:r w:rsidDel="00000000" w:rsidR="00000000" w:rsidRPr="00000000">
        <w:rPr>
          <w:rtl w:val="0"/>
        </w:rPr>
        <w:t xml:space="preserve">Secondary keywords: </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b w:val="1"/>
          <w:bCs w:val="1"/>
        </w:rPr>
      </w:pPr>
      <w:r w:rsidDel="00000000" w:rsidR="00000000" w:rsidRPr="00000000">
        <w:rPr>
          <w:b w:val="1"/>
          <w:bCs w:val="1"/>
          <w:rtl w:val="0"/>
        </w:rPr>
        <w:t xml:space="preserve">Content:</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Meta Title: Kindergarten Bull Creek | Flourish ELC</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Meta Description: Looking for kindergarten in Bull Creek? Our play-based program prepares children for success at top local schools like Bull Creek Primary. Book your tour today.</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b w:val="1"/>
          <w:bCs w:val="1"/>
        </w:rPr>
      </w:pPr>
      <w:r w:rsidDel="00000000" w:rsidR="00000000" w:rsidRPr="00000000">
        <w:rPr>
          <w:b w:val="1"/>
          <w:bCs w:val="1"/>
          <w:rtl w:val="0"/>
        </w:rPr>
        <w:t xml:space="preserve">H1: Kindergarten Bull Creek</w:t>
      </w:r>
    </w:p>
    <w:p w:rsidR="00000000" w:rsidDel="00000000" w:rsidP="00000000" w:rsidRDefault="00000000" w:rsidRPr="00000000" w14:paraId="000009D6">
      <w:pPr>
        <w:spacing w:after="240" w:before="240" w:lineRule="auto"/>
        <w:rPr/>
      </w:pPr>
      <w:r w:rsidDel="00000000" w:rsidR="00000000" w:rsidRPr="00000000">
        <w:rPr>
          <w:rtl w:val="0"/>
        </w:rPr>
        <w:t xml:space="preserve">Looking for a childcare centre that allows your child to grow, develop, and flourish? Our play-based kindergarten in Bull Creek is designed to bridge the gap between early childhood and primary school, giving children the skills, the curiosity, and the self-belief to hit the ground running. Strong foundations, built one day at a time.</w:t>
      </w:r>
    </w:p>
    <w:p w:rsidR="00000000" w:rsidDel="00000000" w:rsidP="00000000" w:rsidRDefault="00000000" w:rsidRPr="00000000" w14:paraId="000009D7">
      <w:pPr>
        <w:spacing w:after="240" w:before="240" w:lineRule="auto"/>
        <w:rPr/>
      </w:pPr>
      <w:r w:rsidDel="00000000" w:rsidR="00000000" w:rsidRPr="00000000">
        <w:rPr>
          <w:rtl w:val="0"/>
        </w:rPr>
        <w:t xml:space="preserve">The foundations children build in kindergarten stay with them. Confidence in the classroom, the ability to listen and communicate, early literacy and numeracy skills, knowing how to make friends and work through challenges. These are the things that make a real difference when school begins, and they're exactly what we focus on every day.</w:t>
      </w:r>
    </w:p>
    <w:p w:rsidR="00000000" w:rsidDel="00000000" w:rsidP="00000000" w:rsidRDefault="00000000" w:rsidRPr="00000000" w14:paraId="000009D8">
      <w:pPr>
        <w:spacing w:after="240" w:before="240" w:lineRule="auto"/>
        <w:rPr/>
      </w:pPr>
      <w:r w:rsidDel="00000000" w:rsidR="00000000" w:rsidRPr="00000000">
        <w:rPr>
          <w:rtl w:val="0"/>
        </w:rPr>
        <w:t xml:space="preserve">Contact us now to learn more.</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b w:val="1"/>
          <w:bCs w:val="1"/>
        </w:rPr>
      </w:pPr>
      <w:r w:rsidDel="00000000" w:rsidR="00000000" w:rsidRPr="00000000">
        <w:rPr>
          <w:b w:val="1"/>
          <w:bCs w:val="1"/>
          <w:rtl w:val="0"/>
        </w:rPr>
        <w:t xml:space="preserve">H2: Meeting Bull Creek's Educational Aspirations</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The prestigious Rossmoyne Senior High School catchment creates unique expectations for early learning in Bull Creek. Parents here aren't looking for basic childcare. They're seeking a programme that genuinely prepares children for success at schools like Bull Creek Primary and Willetton Primary.</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Our government-approved kindergarten curriculum specifically addresses this need through:</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numPr>
          <w:ilvl w:val="0"/>
          <w:numId w:val="10"/>
        </w:numPr>
        <w:ind w:left="720" w:hanging="360"/>
        <w:rPr>
          <w:u w:val="none"/>
        </w:rPr>
      </w:pPr>
      <w:r w:rsidDel="00000000" w:rsidR="00000000" w:rsidRPr="00000000">
        <w:rPr>
          <w:rtl w:val="0"/>
        </w:rPr>
        <w:t xml:space="preserve">School readiness programmes aligned with local primary school expectations.</w:t>
      </w:r>
    </w:p>
    <w:p w:rsidR="00000000" w:rsidDel="00000000" w:rsidP="00000000" w:rsidRDefault="00000000" w:rsidRPr="00000000" w14:paraId="000009E1">
      <w:pPr>
        <w:numPr>
          <w:ilvl w:val="0"/>
          <w:numId w:val="10"/>
        </w:numPr>
        <w:ind w:left="720" w:hanging="360"/>
        <w:rPr>
          <w:u w:val="none"/>
        </w:rPr>
      </w:pPr>
      <w:r w:rsidDel="00000000" w:rsidR="00000000" w:rsidRPr="00000000">
        <w:rPr>
          <w:rtl w:val="0"/>
        </w:rPr>
        <w:t xml:space="preserve">Literacy and numeracy foundations taught through engaging play.</w:t>
      </w:r>
    </w:p>
    <w:p w:rsidR="00000000" w:rsidDel="00000000" w:rsidP="00000000" w:rsidRDefault="00000000" w:rsidRPr="00000000" w14:paraId="000009E2">
      <w:pPr>
        <w:numPr>
          <w:ilvl w:val="0"/>
          <w:numId w:val="10"/>
        </w:numPr>
        <w:ind w:left="720" w:hanging="360"/>
        <w:rPr>
          <w:u w:val="none"/>
        </w:rPr>
      </w:pPr>
      <w:r w:rsidDel="00000000" w:rsidR="00000000" w:rsidRPr="00000000">
        <w:rPr>
          <w:rtl w:val="0"/>
        </w:rPr>
        <w:t xml:space="preserve">Social skills development preparing children for classroom environments.</w:t>
      </w:r>
    </w:p>
    <w:p w:rsidR="00000000" w:rsidDel="00000000" w:rsidP="00000000" w:rsidRDefault="00000000" w:rsidRPr="00000000" w14:paraId="000009E3">
      <w:pPr>
        <w:numPr>
          <w:ilvl w:val="0"/>
          <w:numId w:val="10"/>
        </w:numPr>
        <w:ind w:left="720" w:hanging="360"/>
        <w:rPr>
          <w:u w:val="none"/>
        </w:rPr>
      </w:pPr>
      <w:r w:rsidDel="00000000" w:rsidR="00000000" w:rsidRPr="00000000">
        <w:rPr>
          <w:rtl w:val="0"/>
        </w:rPr>
        <w:t xml:space="preserve">Critical thinking activities that build confidence and capability.</w:t>
      </w:r>
    </w:p>
    <w:p w:rsidR="00000000" w:rsidDel="00000000" w:rsidP="00000000" w:rsidRDefault="00000000" w:rsidRPr="00000000" w14:paraId="000009E4">
      <w:pPr>
        <w:numPr>
          <w:ilvl w:val="0"/>
          <w:numId w:val="10"/>
        </w:numPr>
        <w:ind w:left="720" w:hanging="360"/>
        <w:rPr>
          <w:u w:val="none"/>
        </w:rPr>
      </w:pPr>
      <w:r w:rsidDel="00000000" w:rsidR="00000000" w:rsidRPr="00000000">
        <w:rPr>
          <w:rtl w:val="0"/>
        </w:rPr>
        <w:t xml:space="preserve">Regular assessments tracking progress toward school milestones.</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Book a tour to see our school readiness programme in action</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b w:val="1"/>
          <w:bCs w:val="1"/>
        </w:rPr>
      </w:pPr>
      <w:r w:rsidDel="00000000" w:rsidR="00000000" w:rsidRPr="00000000">
        <w:rPr>
          <w:b w:val="1"/>
          <w:bCs w:val="1"/>
          <w:rtl w:val="0"/>
        </w:rPr>
        <w:t xml:space="preserve">H3: Beyond Standard Daycare</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Our kindergarten in Bull Creek delivers structured educational outcomes. We understand that professional families expect more than games and snacks. They need confidence that their child is developing the skills, knowledge, and behaviours essential for academic success.</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b w:val="1"/>
          <w:bCs w:val="1"/>
        </w:rPr>
      </w:pPr>
      <w:r w:rsidDel="00000000" w:rsidR="00000000" w:rsidRPr="00000000">
        <w:rPr>
          <w:b w:val="1"/>
          <w:bCs w:val="1"/>
          <w:rtl w:val="0"/>
        </w:rPr>
        <w:t xml:space="preserve">H2: A Safe, Nurturing Environment That Fits Bull Creek</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Creating the right environment means more than meeting regulations. It means understanding what Bull Creek families value. </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b w:val="1"/>
          <w:bCs w:val="1"/>
        </w:rPr>
      </w:pPr>
      <w:r w:rsidDel="00000000" w:rsidR="00000000" w:rsidRPr="00000000">
        <w:rPr>
          <w:b w:val="1"/>
          <w:bCs w:val="1"/>
          <w:rtl w:val="0"/>
        </w:rPr>
        <w:t xml:space="preserve">H3: Designed for Your Community</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del w:author="Victor McMillan" w:id="35" w:date="2026-06-22T06:15:03Z"/>
        </w:rPr>
      </w:pPr>
      <w:r w:rsidDel="00000000" w:rsidR="00000000" w:rsidRPr="00000000">
        <w:rPr>
          <w:rtl w:val="0"/>
        </w:rPr>
        <w:t xml:space="preserve">We've transformed a classic Bull Creek-style brick building into a state-of-the-art learning environment. </w:t>
      </w:r>
      <w:del w:author="Victor McMillan" w:id="35" w:date="2026-06-22T06:15:03Z">
        <w:r w:rsidDel="00000000" w:rsidR="00000000" w:rsidRPr="00000000">
          <w:rPr>
            <w:rtl w:val="0"/>
          </w:rPr>
          <w:delText xml:space="preserve">Our facility meets all City of Melville's strict planning codes for Child Care Premises, making sure our outdoor play areas and facilities are safe, secure, and respectful of our neighbours.</w:delText>
        </w:r>
      </w:del>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Key features include:</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numPr>
          <w:ilvl w:val="0"/>
          <w:numId w:val="36"/>
        </w:numPr>
        <w:ind w:left="720" w:hanging="360"/>
        <w:rPr>
          <w:u w:val="none"/>
        </w:rPr>
      </w:pPr>
      <w:r w:rsidDel="00000000" w:rsidR="00000000" w:rsidRPr="00000000">
        <w:rPr>
          <w:rtl w:val="0"/>
        </w:rPr>
        <w:t xml:space="preserve">Wide shade structures protecting children during Perth's intense summer sun.</w:t>
      </w:r>
    </w:p>
    <w:p w:rsidR="00000000" w:rsidDel="00000000" w:rsidP="00000000" w:rsidRDefault="00000000" w:rsidRPr="00000000" w14:paraId="000009FA">
      <w:pPr>
        <w:numPr>
          <w:ilvl w:val="0"/>
          <w:numId w:val="36"/>
        </w:numPr>
        <w:ind w:left="720" w:hanging="360"/>
        <w:rPr>
          <w:u w:val="none"/>
        </w:rPr>
      </w:pPr>
      <w:r w:rsidDel="00000000" w:rsidR="00000000" w:rsidRPr="00000000">
        <w:rPr>
          <w:rtl w:val="0"/>
        </w:rPr>
        <w:t xml:space="preserve">Natural play spaces reflecting the leafy character of nearby John Creaney Park.</w:t>
      </w:r>
    </w:p>
    <w:p w:rsidR="00000000" w:rsidDel="00000000" w:rsidP="00000000" w:rsidRDefault="00000000" w:rsidRPr="00000000" w14:paraId="000009FB">
      <w:pPr>
        <w:numPr>
          <w:ilvl w:val="0"/>
          <w:numId w:val="36"/>
        </w:numPr>
        <w:ind w:left="720" w:hanging="360"/>
        <w:rPr>
          <w:u w:val="none"/>
        </w:rPr>
      </w:pPr>
      <w:r w:rsidDel="00000000" w:rsidR="00000000" w:rsidRPr="00000000">
        <w:rPr>
          <w:rtl w:val="0"/>
        </w:rPr>
        <w:t xml:space="preserve">Modern, light-filled classrooms within familiar brick-and-tile architecture.</w:t>
      </w:r>
    </w:p>
    <w:p w:rsidR="00000000" w:rsidDel="00000000" w:rsidP="00000000" w:rsidRDefault="00000000" w:rsidRPr="00000000" w14:paraId="000009FC">
      <w:pPr>
        <w:numPr>
          <w:ilvl w:val="0"/>
          <w:numId w:val="36"/>
        </w:numPr>
        <w:ind w:left="720" w:hanging="360"/>
        <w:rPr>
          <w:u w:val="none"/>
        </w:rPr>
      </w:pPr>
      <w:r w:rsidDel="00000000" w:rsidR="00000000" w:rsidRPr="00000000">
        <w:rPr>
          <w:rtl w:val="0"/>
        </w:rPr>
        <w:t xml:space="preserve">Secure outdoor areas meeting all acoustic amenity requirements.</w:t>
      </w:r>
    </w:p>
    <w:p w:rsidR="00000000" w:rsidDel="00000000" w:rsidP="00000000" w:rsidRDefault="00000000" w:rsidRPr="00000000" w14:paraId="000009FD">
      <w:pPr>
        <w:numPr>
          <w:ilvl w:val="0"/>
          <w:numId w:val="36"/>
        </w:numPr>
        <w:ind w:left="720" w:hanging="360"/>
        <w:rPr>
          <w:u w:val="none"/>
        </w:rPr>
      </w:pPr>
      <w:r w:rsidDel="00000000" w:rsidR="00000000" w:rsidRPr="00000000">
        <w:rPr>
          <w:rtl w:val="0"/>
        </w:rPr>
        <w:t xml:space="preserve">Purpose-built learning zones for different developmental stages.</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b w:val="1"/>
          <w:bCs w:val="1"/>
        </w:rPr>
      </w:pPr>
      <w:r w:rsidDel="00000000" w:rsidR="00000000" w:rsidRPr="00000000">
        <w:rPr>
          <w:b w:val="1"/>
          <w:bCs w:val="1"/>
          <w:rtl w:val="0"/>
        </w:rPr>
        <w:t xml:space="preserve">H2: Your Local Kindergarten Experts in Bull Creek</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Understanding Bull Creek means more than knowing street names. It means appreciating the community's educational journey. Our centre provides genuine kindergarten education that locals trust.</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Our knowledge includes:</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numPr>
          <w:ilvl w:val="0"/>
          <w:numId w:val="93"/>
        </w:numPr>
        <w:ind w:left="720" w:hanging="360"/>
        <w:rPr>
          <w:u w:val="none"/>
        </w:rPr>
      </w:pPr>
      <w:r w:rsidDel="00000000" w:rsidR="00000000" w:rsidRPr="00000000">
        <w:rPr>
          <w:rtl w:val="0"/>
        </w:rPr>
        <w:t xml:space="preserve">Deep knowledge of local primary school requirements and expectations.</w:t>
      </w:r>
    </w:p>
    <w:p w:rsidR="00000000" w:rsidDel="00000000" w:rsidP="00000000" w:rsidRDefault="00000000" w:rsidRPr="00000000" w14:paraId="00000A07">
      <w:pPr>
        <w:numPr>
          <w:ilvl w:val="0"/>
          <w:numId w:val="93"/>
        </w:numPr>
        <w:ind w:left="720" w:hanging="360"/>
        <w:rPr>
          <w:u w:val="none"/>
        </w:rPr>
      </w:pPr>
      <w:r w:rsidDel="00000000" w:rsidR="00000000" w:rsidRPr="00000000">
        <w:rPr>
          <w:rtl w:val="0"/>
        </w:rPr>
        <w:t xml:space="preserve">Understanding of the "Rossmoyne effect" on early learning choices.</w:t>
      </w:r>
    </w:p>
    <w:p w:rsidR="00000000" w:rsidDel="00000000" w:rsidP="00000000" w:rsidRDefault="00000000" w:rsidRPr="00000000" w14:paraId="00000A08">
      <w:pPr>
        <w:numPr>
          <w:ilvl w:val="0"/>
          <w:numId w:val="93"/>
        </w:numPr>
        <w:ind w:left="720" w:hanging="360"/>
        <w:rPr>
          <w:u w:val="none"/>
        </w:rPr>
      </w:pPr>
      <w:r w:rsidDel="00000000" w:rsidR="00000000" w:rsidRPr="00000000">
        <w:rPr>
          <w:rtl w:val="0"/>
        </w:rPr>
        <w:t xml:space="preserve">Industry experience working with Bull Creek's professional, educated families.</w:t>
      </w:r>
    </w:p>
    <w:p w:rsidR="00000000" w:rsidDel="00000000" w:rsidP="00000000" w:rsidRDefault="00000000" w:rsidRPr="00000000" w14:paraId="00000A09">
      <w:pPr>
        <w:numPr>
          <w:ilvl w:val="0"/>
          <w:numId w:val="93"/>
        </w:numPr>
        <w:ind w:left="720" w:hanging="360"/>
        <w:rPr>
          <w:u w:val="none"/>
        </w:rPr>
      </w:pPr>
      <w:r w:rsidDel="00000000" w:rsidR="00000000" w:rsidRPr="00000000">
        <w:rPr>
          <w:rtl w:val="0"/>
        </w:rPr>
        <w:t xml:space="preserve">Commitment to the community-focused values that define this suburb.</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Check out how we support Bull Creek families</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b w:val="1"/>
          <w:bCs w:val="1"/>
        </w:rPr>
      </w:pPr>
      <w:r w:rsidDel="00000000" w:rsidR="00000000" w:rsidRPr="00000000">
        <w:rPr>
          <w:b w:val="1"/>
          <w:bCs w:val="1"/>
          <w:rtl w:val="0"/>
        </w:rPr>
        <w:t xml:space="preserve">H3: Streamlined for Your Success</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numPr>
          <w:ilvl w:val="0"/>
          <w:numId w:val="53"/>
        </w:numPr>
        <w:ind w:left="720" w:hanging="360"/>
        <w:rPr>
          <w:u w:val="none"/>
        </w:rPr>
      </w:pPr>
      <w:r w:rsidDel="00000000" w:rsidR="00000000" w:rsidRPr="00000000">
        <w:rPr>
          <w:rtl w:val="0"/>
        </w:rPr>
        <w:t xml:space="preserve">Digital communication platforms </w:t>
      </w:r>
      <w:r w:rsidDel="00000000" w:rsidR="00000000" w:rsidRPr="00000000">
        <w:rPr>
          <w:rtl w:val="0"/>
        </w:rPr>
        <w:t xml:space="preserve">keeping</w:t>
      </w:r>
      <w:r w:rsidDel="00000000" w:rsidR="00000000" w:rsidRPr="00000000">
        <w:rPr>
          <w:rtl w:val="0"/>
        </w:rPr>
        <w:t xml:space="preserve"> you informed daily.</w:t>
      </w:r>
    </w:p>
    <w:p w:rsidR="00000000" w:rsidDel="00000000" w:rsidP="00000000" w:rsidRDefault="00000000" w:rsidRPr="00000000" w14:paraId="00000A11">
      <w:pPr>
        <w:numPr>
          <w:ilvl w:val="0"/>
          <w:numId w:val="53"/>
        </w:numPr>
        <w:ind w:left="720" w:hanging="360"/>
        <w:rPr>
          <w:u w:val="none"/>
        </w:rPr>
      </w:pPr>
      <w:r w:rsidDel="00000000" w:rsidR="00000000" w:rsidRPr="00000000">
        <w:rPr>
          <w:rtl w:val="0"/>
        </w:rPr>
        <w:t xml:space="preserve">Flexible session times accommodating work schedules.</w:t>
      </w:r>
    </w:p>
    <w:p w:rsidR="00000000" w:rsidDel="00000000" w:rsidP="00000000" w:rsidRDefault="00000000" w:rsidRPr="00000000" w14:paraId="00000A12">
      <w:pPr>
        <w:numPr>
          <w:ilvl w:val="0"/>
          <w:numId w:val="53"/>
        </w:numPr>
        <w:ind w:left="720" w:hanging="360"/>
        <w:rPr>
          <w:u w:val="none"/>
        </w:rPr>
      </w:pPr>
      <w:r w:rsidDel="00000000" w:rsidR="00000000" w:rsidRPr="00000000">
        <w:rPr>
          <w:rtl w:val="0"/>
        </w:rPr>
        <w:t xml:space="preserve">Effective drop-off and pick-up procedures.</w:t>
      </w:r>
    </w:p>
    <w:p w:rsidR="00000000" w:rsidDel="00000000" w:rsidP="00000000" w:rsidRDefault="00000000" w:rsidRPr="00000000" w14:paraId="00000A13">
      <w:pPr>
        <w:numPr>
          <w:ilvl w:val="0"/>
          <w:numId w:val="53"/>
        </w:numPr>
        <w:ind w:left="720" w:hanging="360"/>
        <w:rPr>
          <w:u w:val="none"/>
        </w:rPr>
      </w:pPr>
      <w:r w:rsidDel="00000000" w:rsidR="00000000" w:rsidRPr="00000000">
        <w:rPr>
          <w:rtl w:val="0"/>
        </w:rPr>
        <w:t xml:space="preserve">Regular progress reports aligned with school readiness metrics.</w:t>
      </w:r>
    </w:p>
    <w:p w:rsidR="00000000" w:rsidDel="00000000" w:rsidP="00000000" w:rsidRDefault="00000000" w:rsidRPr="00000000" w14:paraId="00000A14">
      <w:pPr>
        <w:numPr>
          <w:ilvl w:val="0"/>
          <w:numId w:val="53"/>
        </w:numPr>
        <w:ind w:left="720" w:hanging="360"/>
        <w:rPr>
          <w:u w:val="none"/>
        </w:rPr>
      </w:pPr>
      <w:r w:rsidDel="00000000" w:rsidR="00000000" w:rsidRPr="00000000">
        <w:rPr>
          <w:rtl w:val="0"/>
        </w:rPr>
        <w:t xml:space="preserve">Parent engagement opportunities that respect busy schedules.</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Whether you're commuting to the CBD or working locally, our systems keep you connected to your child's learning journey without adding complexity to your day.</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b w:val="1"/>
          <w:bCs w:val="1"/>
        </w:rPr>
      </w:pPr>
      <w:r w:rsidDel="00000000" w:rsidR="00000000" w:rsidRPr="00000000">
        <w:rPr>
          <w:b w:val="1"/>
          <w:bCs w:val="1"/>
          <w:rtl w:val="0"/>
        </w:rPr>
        <w:t xml:space="preserve">H2: Why Parents Choose Us as Their Kindergarten in Bull Creek</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numPr>
          <w:ilvl w:val="0"/>
          <w:numId w:val="97"/>
        </w:numPr>
        <w:ind w:left="720" w:hanging="360"/>
      </w:pPr>
      <w:r w:rsidDel="00000000" w:rsidR="00000000" w:rsidRPr="00000000">
        <w:rPr>
          <w:b w:val="1"/>
          <w:bCs w:val="1"/>
          <w:rtl w:val="0"/>
        </w:rPr>
        <w:t xml:space="preserve">Child-centred approach:</w:t>
      </w:r>
      <w:r w:rsidDel="00000000" w:rsidR="00000000" w:rsidRPr="00000000">
        <w:rPr>
          <w:rtl w:val="0"/>
        </w:rPr>
        <w:t xml:space="preserve"> every child is seen as capable, curious and confident, and supported in an environment where they feel safe.</w:t>
      </w:r>
    </w:p>
    <w:p w:rsidR="00000000" w:rsidDel="00000000" w:rsidP="00000000" w:rsidRDefault="00000000" w:rsidRPr="00000000" w14:paraId="00000A1C">
      <w:pPr>
        <w:numPr>
          <w:ilvl w:val="0"/>
          <w:numId w:val="97"/>
        </w:numPr>
        <w:ind w:left="720" w:hanging="360"/>
      </w:pPr>
      <w:r w:rsidDel="00000000" w:rsidR="00000000" w:rsidRPr="00000000">
        <w:rPr>
          <w:b w:val="1"/>
          <w:bCs w:val="1"/>
          <w:rtl w:val="0"/>
        </w:rPr>
        <w:t xml:space="preserve">Curriculum-led learning</w:t>
      </w:r>
      <w:r w:rsidDel="00000000" w:rsidR="00000000" w:rsidRPr="00000000">
        <w:rPr>
          <w:rtl w:val="0"/>
        </w:rPr>
        <w:t xml:space="preserve">: programs guided by the EYLF and the National Quality Framework, with holistic, play-based experiences.</w:t>
      </w:r>
    </w:p>
    <w:p w:rsidR="00000000" w:rsidDel="00000000" w:rsidP="00000000" w:rsidRDefault="00000000" w:rsidRPr="00000000" w14:paraId="00000A1D">
      <w:pPr>
        <w:numPr>
          <w:ilvl w:val="0"/>
          <w:numId w:val="97"/>
        </w:numPr>
        <w:ind w:left="720" w:hanging="360"/>
      </w:pPr>
      <w:r w:rsidDel="00000000" w:rsidR="00000000" w:rsidRPr="00000000">
        <w:rPr>
          <w:b w:val="1"/>
          <w:bCs w:val="1"/>
          <w:rtl w:val="0"/>
        </w:rPr>
        <w:t xml:space="preserve">School readiness</w:t>
      </w:r>
      <w:r w:rsidDel="00000000" w:rsidR="00000000" w:rsidRPr="00000000">
        <w:rPr>
          <w:rtl w:val="0"/>
        </w:rPr>
        <w:t xml:space="preserve">: skills development aligned to what local primary schools expect.</w:t>
      </w:r>
    </w:p>
    <w:p w:rsidR="00000000" w:rsidDel="00000000" w:rsidP="00000000" w:rsidRDefault="00000000" w:rsidRPr="00000000" w14:paraId="00000A1E">
      <w:pPr>
        <w:numPr>
          <w:ilvl w:val="0"/>
          <w:numId w:val="97"/>
        </w:numPr>
        <w:ind w:left="720" w:hanging="360"/>
      </w:pPr>
      <w:r w:rsidDel="00000000" w:rsidR="00000000" w:rsidRPr="00000000">
        <w:rPr>
          <w:b w:val="1"/>
          <w:bCs w:val="1"/>
          <w:rtl w:val="0"/>
        </w:rPr>
        <w:t xml:space="preserve">In-house chef</w:t>
      </w:r>
      <w:r w:rsidDel="00000000" w:rsidR="00000000" w:rsidRPr="00000000">
        <w:rPr>
          <w:rtl w:val="0"/>
        </w:rPr>
        <w:t xml:space="preserve">: garden-to-plate experiences that support healthy habits.</w:t>
      </w:r>
    </w:p>
    <w:p w:rsidR="00000000" w:rsidDel="00000000" w:rsidP="00000000" w:rsidRDefault="00000000" w:rsidRPr="00000000" w14:paraId="00000A1F">
      <w:pPr>
        <w:numPr>
          <w:ilvl w:val="0"/>
          <w:numId w:val="97"/>
        </w:numPr>
        <w:ind w:left="720" w:hanging="360"/>
      </w:pPr>
      <w:r w:rsidDel="00000000" w:rsidR="00000000" w:rsidRPr="00000000">
        <w:rPr>
          <w:b w:val="1"/>
          <w:bCs w:val="1"/>
          <w:rtl w:val="0"/>
        </w:rPr>
        <w:t xml:space="preserve">Passionate educators</w:t>
      </w:r>
      <w:r w:rsidDel="00000000" w:rsidR="00000000" w:rsidRPr="00000000">
        <w:rPr>
          <w:rtl w:val="0"/>
        </w:rPr>
        <w:t xml:space="preserve">: ongoing professional development, reflective practice, and the highest child safety standards under our Child Safe Code of Conduct.</w:t>
      </w:r>
    </w:p>
    <w:p w:rsidR="00000000" w:rsidDel="00000000" w:rsidP="00000000" w:rsidRDefault="00000000" w:rsidRPr="00000000" w14:paraId="00000A20">
      <w:pPr>
        <w:numPr>
          <w:ilvl w:val="0"/>
          <w:numId w:val="97"/>
        </w:numPr>
        <w:ind w:left="720" w:hanging="360"/>
      </w:pPr>
      <w:r w:rsidDel="00000000" w:rsidR="00000000" w:rsidRPr="00000000">
        <w:rPr>
          <w:b w:val="1"/>
          <w:bCs w:val="1"/>
          <w:rtl w:val="0"/>
        </w:rPr>
        <w:t xml:space="preserve">Flexible family partnership</w:t>
      </w:r>
      <w:r w:rsidDel="00000000" w:rsidR="00000000" w:rsidRPr="00000000">
        <w:rPr>
          <w:rtl w:val="0"/>
        </w:rPr>
        <w:t xml:space="preserve">: our place is your place, for working families, stay-at-home parents and everyone in between.</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b w:val="1"/>
          <w:bCs w:val="1"/>
        </w:rPr>
      </w:pPr>
      <w:r w:rsidDel="00000000" w:rsidR="00000000" w:rsidRPr="00000000">
        <w:rPr>
          <w:b w:val="1"/>
          <w:bCs w:val="1"/>
          <w:rtl w:val="0"/>
        </w:rPr>
        <w:t xml:space="preserve">H2: Preparing for Tomorrow's Success Today</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The transition from early learning to formal schooling is critical, particularly in a community where educational excellence is expected from day one.</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Our graduates enter local primary schools with:</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numPr>
          <w:ilvl w:val="0"/>
          <w:numId w:val="13"/>
        </w:numPr>
        <w:ind w:left="720" w:hanging="360"/>
        <w:rPr>
          <w:u w:val="none"/>
        </w:rPr>
      </w:pPr>
      <w:r w:rsidDel="00000000" w:rsidR="00000000" w:rsidRPr="00000000">
        <w:rPr>
          <w:rtl w:val="0"/>
        </w:rPr>
        <w:t xml:space="preserve">Strong pre-literacy and numeracy skills.</w:t>
      </w:r>
    </w:p>
    <w:p w:rsidR="00000000" w:rsidDel="00000000" w:rsidP="00000000" w:rsidRDefault="00000000" w:rsidRPr="00000000" w14:paraId="00000A2A">
      <w:pPr>
        <w:numPr>
          <w:ilvl w:val="0"/>
          <w:numId w:val="13"/>
        </w:numPr>
        <w:ind w:left="720" w:hanging="360"/>
        <w:rPr>
          <w:u w:val="none"/>
        </w:rPr>
      </w:pPr>
      <w:r w:rsidDel="00000000" w:rsidR="00000000" w:rsidRPr="00000000">
        <w:rPr>
          <w:rtl w:val="0"/>
        </w:rPr>
        <w:t xml:space="preserve">Confidence in structured learning environments.</w:t>
      </w:r>
    </w:p>
    <w:p w:rsidR="00000000" w:rsidDel="00000000" w:rsidP="00000000" w:rsidRDefault="00000000" w:rsidRPr="00000000" w14:paraId="00000A2B">
      <w:pPr>
        <w:numPr>
          <w:ilvl w:val="0"/>
          <w:numId w:val="13"/>
        </w:numPr>
        <w:ind w:left="720" w:hanging="360"/>
        <w:rPr>
          <w:u w:val="none"/>
        </w:rPr>
      </w:pPr>
      <w:r w:rsidDel="00000000" w:rsidR="00000000" w:rsidRPr="00000000">
        <w:rPr>
          <w:rtl w:val="0"/>
        </w:rPr>
        <w:t xml:space="preserve">Social skills for positive peer relationships.</w:t>
      </w:r>
    </w:p>
    <w:p w:rsidR="00000000" w:rsidDel="00000000" w:rsidP="00000000" w:rsidRDefault="00000000" w:rsidRPr="00000000" w14:paraId="00000A2C">
      <w:pPr>
        <w:numPr>
          <w:ilvl w:val="0"/>
          <w:numId w:val="13"/>
        </w:numPr>
        <w:ind w:left="720" w:hanging="360"/>
        <w:rPr>
          <w:u w:val="none"/>
        </w:rPr>
      </w:pPr>
      <w:r w:rsidDel="00000000" w:rsidR="00000000" w:rsidRPr="00000000">
        <w:rPr>
          <w:rtl w:val="0"/>
        </w:rPr>
        <w:t xml:space="preserve">Independence and self-management abilities.</w:t>
      </w:r>
    </w:p>
    <w:p w:rsidR="00000000" w:rsidDel="00000000" w:rsidP="00000000" w:rsidRDefault="00000000" w:rsidRPr="00000000" w14:paraId="00000A2D">
      <w:pPr>
        <w:numPr>
          <w:ilvl w:val="0"/>
          <w:numId w:val="13"/>
        </w:numPr>
        <w:ind w:left="720" w:hanging="360"/>
        <w:rPr>
          <w:u w:val="none"/>
        </w:rPr>
      </w:pPr>
      <w:r w:rsidDel="00000000" w:rsidR="00000000" w:rsidRPr="00000000">
        <w:rPr>
          <w:rtl w:val="0"/>
        </w:rPr>
        <w:t xml:space="preserve">Enthusiasm for continued learning.</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b w:val="1"/>
          <w:bCs w:val="1"/>
        </w:rPr>
      </w:pPr>
      <w:r w:rsidDel="00000000" w:rsidR="00000000" w:rsidRPr="00000000">
        <w:rPr>
          <w:b w:val="1"/>
          <w:bCs w:val="1"/>
          <w:rtl w:val="0"/>
        </w:rPr>
        <w:t xml:space="preserve">What makes your kindergarten different from regular childcare?</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Our kindergarten in Bull Creek focuses on educational outcomes, not just supervision. We follow a government-approved curriculum specifically designed to prepare children for the academic expectations of local primary schools, with regular assessments and school readiness tracking.</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b w:val="1"/>
          <w:bCs w:val="1"/>
        </w:rPr>
      </w:pPr>
      <w:r w:rsidDel="00000000" w:rsidR="00000000" w:rsidRPr="00000000">
        <w:rPr>
          <w:b w:val="1"/>
          <w:bCs w:val="1"/>
          <w:rtl w:val="0"/>
        </w:rPr>
        <w:t xml:space="preserve">How do you make sure outdoor play is safe in Perth's hot climate?</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We've invested in wide shade structures and UV protection systems throughout our outdoor areas. Our sun safety policies are specifically tailored to Perth's intense summer conditions, so children can benefit from outdoor learning while staying protected.</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b w:val="1"/>
          <w:bCs w:val="1"/>
        </w:rPr>
      </w:pPr>
      <w:r w:rsidDel="00000000" w:rsidR="00000000" w:rsidRPr="00000000">
        <w:rPr>
          <w:b w:val="1"/>
          <w:bCs w:val="1"/>
          <w:rtl w:val="0"/>
        </w:rPr>
        <w:t xml:space="preserve">Do you cater to the busy schedules of professional families?</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We understand Bull Creek's demographic includes many dual-income professional households. Our digital communication systems, flexible session times, and effective procedures support busy parents while keeping them connected to their child's progress.</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b w:val="1"/>
          <w:bCs w:val="1"/>
        </w:rPr>
      </w:pPr>
      <w:r w:rsidDel="00000000" w:rsidR="00000000" w:rsidRPr="00000000">
        <w:rPr>
          <w:b w:val="1"/>
          <w:bCs w:val="1"/>
          <w:rtl w:val="0"/>
        </w:rPr>
        <w:t xml:space="preserve">Do you offer a specialised "Kindy" program?</w:t>
      </w:r>
    </w:p>
    <w:p w:rsidR="00000000" w:rsidDel="00000000" w:rsidP="00000000" w:rsidRDefault="00000000" w:rsidRPr="00000000" w14:paraId="00000A3F">
      <w:pPr>
        <w:rPr>
          <w:b w:val="1"/>
          <w:bCs w:val="1"/>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Yes, our Kindergarten program is taught by a Bachelor-qualified Early Childhood Teacher and follows the Western Australian Curriculum guidelines for Kindergarten.</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b w:val="1"/>
          <w:bCs w:val="1"/>
        </w:rPr>
      </w:pPr>
      <w:r w:rsidDel="00000000" w:rsidR="00000000" w:rsidRPr="00000000">
        <w:rPr>
          <w:b w:val="1"/>
          <w:bCs w:val="1"/>
          <w:rtl w:val="0"/>
        </w:rPr>
        <w:t xml:space="preserve">How do you prepare children for the Willetton Primary transition?</w:t>
      </w:r>
    </w:p>
    <w:p w:rsidR="00000000" w:rsidDel="00000000" w:rsidP="00000000" w:rsidRDefault="00000000" w:rsidRPr="00000000" w14:paraId="00000A43">
      <w:pPr>
        <w:rPr>
          <w:b w:val="1"/>
          <w:bCs w:val="1"/>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We focus on independence, teaching children to manage their own belongings, follow complex instructions, and engage in collaborative group work typical of Willetton classrooms.</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b w:val="1"/>
          <w:bCs w:val="1"/>
        </w:rPr>
      </w:pPr>
      <w:r w:rsidDel="00000000" w:rsidR="00000000" w:rsidRPr="00000000">
        <w:rPr>
          <w:b w:val="1"/>
          <w:bCs w:val="1"/>
          <w:rtl w:val="0"/>
        </w:rPr>
        <w:t xml:space="preserve">Is there an orientation for the Kindy program?</w:t>
      </w:r>
    </w:p>
    <w:p w:rsidR="00000000" w:rsidDel="00000000" w:rsidP="00000000" w:rsidRDefault="00000000" w:rsidRPr="00000000" w14:paraId="00000A47">
      <w:pPr>
        <w:rPr>
          <w:b w:val="1"/>
          <w:bCs w:val="1"/>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Yes, we host a specific Kindergarten Information Night for parents and orientation sessions for children each January.</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b w:val="1"/>
          <w:bCs w:val="1"/>
        </w:rPr>
      </w:pPr>
      <w:r w:rsidDel="00000000" w:rsidR="00000000" w:rsidRPr="00000000">
        <w:rPr>
          <w:b w:val="1"/>
          <w:bCs w:val="1"/>
          <w:rtl w:val="0"/>
        </w:rPr>
        <w:t xml:space="preserve">How does your programme prepare children for schools like Bull Creek Primary?</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Our curriculum aligns with the specific expectations of local schools. We focus on building the foundational literacy, numeracy, and social skills these schools expect, while fostering the independence and confidence children need to thrive in structured classroom environments.</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b w:val="1"/>
          <w:bCs w:val="1"/>
        </w:rPr>
      </w:pPr>
      <w:r w:rsidDel="00000000" w:rsidR="00000000" w:rsidRPr="00000000">
        <w:rPr>
          <w:b w:val="1"/>
          <w:bCs w:val="1"/>
          <w:rtl w:val="0"/>
        </w:rPr>
        <w:t xml:space="preserve">What are your qualifications and compliance standards?</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All our educators hold recognised early childhood qualifications with ongoing professional development. Our facility fully complies with </w:t>
      </w:r>
      <w:del w:author="Victor McMillan" w:id="36" w:date="2026-06-22T06:15:11Z">
        <w:r w:rsidDel="00000000" w:rsidR="00000000" w:rsidRPr="00000000">
          <w:rPr>
            <w:rtl w:val="0"/>
          </w:rPr>
          <w:delText xml:space="preserve">City of Melville's Child Care Premises </w:delText>
        </w:r>
      </w:del>
      <w:r w:rsidDel="00000000" w:rsidR="00000000" w:rsidRPr="00000000">
        <w:rPr>
          <w:rtl w:val="0"/>
        </w:rPr>
        <w:t xml:space="preserve">requirements and all state regulations, providing peace of mind for discerning Bull Creek families.</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Give your child the educational foundation they deserve. In a community where academic excellence begins early, choosing the right kindergarten in Bull Creek shapes your child's entire educational journey. Join families throughout Bull Creek who trust us to prepare their children for success at the area's top primary schools.</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Book your tour today and see the difference</w:t>
      </w:r>
      <w:r w:rsidDel="00000000" w:rsidR="00000000" w:rsidRPr="00000000">
        <w:br w:type="page"/>
      </w:r>
      <w:r w:rsidDel="00000000" w:rsidR="00000000" w:rsidRPr="00000000">
        <w:rPr>
          <w:rtl w:val="0"/>
        </w:rPr>
      </w:r>
    </w:p>
    <w:p w:rsidR="00000000" w:rsidDel="00000000" w:rsidP="00000000" w:rsidRDefault="00000000" w:rsidRPr="00000000" w14:paraId="00000A55">
      <w:pPr>
        <w:pStyle w:val="Heading1"/>
        <w:rPr>
          <w:b w:val="1"/>
          <w:bCs w:val="1"/>
        </w:rPr>
      </w:pPr>
      <w:bookmarkStart w:colFirst="0" w:colLast="0" w:name="_goyz57n8ebk7" w:id="22"/>
      <w:bookmarkEnd w:id="22"/>
      <w:r w:rsidDel="00000000" w:rsidR="00000000" w:rsidRPr="00000000">
        <w:rPr>
          <w:b w:val="1"/>
          <w:bCs w:val="1"/>
          <w:rtl w:val="0"/>
        </w:rPr>
        <w:t xml:space="preserve">Page 23 </w:t>
      </w:r>
    </w:p>
    <w:p w:rsidR="00000000" w:rsidDel="00000000" w:rsidP="00000000" w:rsidRDefault="00000000" w:rsidRPr="00000000" w14:paraId="00000A56">
      <w:pPr>
        <w:rPr>
          <w:b w:val="1"/>
          <w:bCs w:val="1"/>
        </w:rPr>
      </w:pPr>
      <w:r w:rsidDel="00000000" w:rsidR="00000000" w:rsidRPr="00000000">
        <w:rPr>
          <w:b w:val="1"/>
          <w:bCs w:val="1"/>
          <w:rtl w:val="0"/>
        </w:rPr>
        <w:t xml:space="preserve">URL: </w:t>
      </w:r>
      <w:hyperlink r:id="rId22">
        <w:r w:rsidDel="00000000" w:rsidR="00000000" w:rsidRPr="00000000">
          <w:rPr>
            <w:b w:val="1"/>
            <w:bCs w:val="1"/>
            <w:color w:val="1155cc"/>
            <w:u w:val="single"/>
            <w:rtl w:val="0"/>
          </w:rPr>
          <w:t xml:space="preserve">https://flourishelc.com.au/kindergarten-leeming-wa/</w:t>
        </w:r>
      </w:hyperlink>
      <w:r w:rsidDel="00000000" w:rsidR="00000000" w:rsidRPr="00000000">
        <w:rPr>
          <w:rtl w:val="0"/>
        </w:rPr>
      </w:r>
    </w:p>
    <w:p w:rsidR="00000000" w:rsidDel="00000000" w:rsidP="00000000" w:rsidRDefault="00000000" w:rsidRPr="00000000" w14:paraId="00000A57">
      <w:pPr>
        <w:rPr>
          <w:b w:val="1"/>
          <w:bCs w:val="1"/>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Page Type: Location Page</w:t>
      </w:r>
    </w:p>
    <w:p w:rsidR="00000000" w:rsidDel="00000000" w:rsidP="00000000" w:rsidRDefault="00000000" w:rsidRPr="00000000" w14:paraId="00000A59">
      <w:pPr>
        <w:rPr/>
      </w:pPr>
      <w:r w:rsidDel="00000000" w:rsidR="00000000" w:rsidRPr="00000000">
        <w:rPr>
          <w:rtl w:val="0"/>
        </w:rPr>
        <w:t xml:space="preserve">Content Type: New Content</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Keywords:</w:t>
      </w:r>
    </w:p>
    <w:p w:rsidR="00000000" w:rsidDel="00000000" w:rsidP="00000000" w:rsidRDefault="00000000" w:rsidRPr="00000000" w14:paraId="00000A5C">
      <w:pPr>
        <w:rPr>
          <w:b w:val="1"/>
          <w:bCs w:val="1"/>
        </w:rPr>
      </w:pPr>
      <w:r w:rsidDel="00000000" w:rsidR="00000000" w:rsidRPr="00000000">
        <w:rPr>
          <w:b w:val="1"/>
          <w:bCs w:val="1"/>
          <w:rtl w:val="0"/>
        </w:rPr>
        <w:t xml:space="preserve">Primary keyword: kindergarten near leeming</w:t>
      </w:r>
    </w:p>
    <w:p w:rsidR="00000000" w:rsidDel="00000000" w:rsidP="00000000" w:rsidRDefault="00000000" w:rsidRPr="00000000" w14:paraId="00000A5D">
      <w:pPr>
        <w:rPr/>
      </w:pPr>
      <w:r w:rsidDel="00000000" w:rsidR="00000000" w:rsidRPr="00000000">
        <w:rPr>
          <w:rtl w:val="0"/>
        </w:rPr>
        <w:t xml:space="preserve">Secondary keywords: </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b w:val="1"/>
          <w:bCs w:val="1"/>
        </w:rPr>
      </w:pPr>
      <w:r w:rsidDel="00000000" w:rsidR="00000000" w:rsidRPr="00000000">
        <w:rPr>
          <w:b w:val="1"/>
          <w:bCs w:val="1"/>
          <w:rtl w:val="0"/>
        </w:rPr>
        <w:t xml:space="preserve">Content:</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Meta Title: Kindergarten Near Leeming | Flourish ELC</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Meta Description: Find the perfect kindergarten near Leeming for your child's educational foundation. Government-approved program preparing children for local schools. Book a tour today.</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b w:val="1"/>
          <w:bCs w:val="1"/>
        </w:rPr>
      </w:pPr>
      <w:r w:rsidDel="00000000" w:rsidR="00000000" w:rsidRPr="00000000">
        <w:rPr>
          <w:b w:val="1"/>
          <w:bCs w:val="1"/>
          <w:rtl w:val="0"/>
        </w:rPr>
        <w:t xml:space="preserve">H1: Kindergarten Near Leeming</w:t>
      </w:r>
    </w:p>
    <w:p w:rsidR="00000000" w:rsidDel="00000000" w:rsidP="00000000" w:rsidRDefault="00000000" w:rsidRPr="00000000" w14:paraId="00000A67">
      <w:pPr>
        <w:spacing w:after="240" w:before="240" w:lineRule="auto"/>
        <w:rPr/>
      </w:pPr>
      <w:r w:rsidDel="00000000" w:rsidR="00000000" w:rsidRPr="00000000">
        <w:rPr>
          <w:rtl w:val="0"/>
        </w:rPr>
        <w:t xml:space="preserve">A strong educational foundation is built on the small moments when a child sounds out their first word, solves a problem independently, or learns to take turns and listen. Flourish ELC is a dedicated kindergarten centre near Leeming designed around those moments, with qualified educators who know how to turn everyday play into genuine learning.</w:t>
      </w:r>
    </w:p>
    <w:p w:rsidR="00000000" w:rsidDel="00000000" w:rsidP="00000000" w:rsidRDefault="00000000" w:rsidRPr="00000000" w14:paraId="00000A68">
      <w:pPr>
        <w:spacing w:after="240" w:before="240" w:lineRule="auto"/>
        <w:rPr/>
      </w:pPr>
      <w:r w:rsidDel="00000000" w:rsidR="00000000" w:rsidRPr="00000000">
        <w:rPr>
          <w:rtl w:val="0"/>
        </w:rPr>
        <w:t xml:space="preserve">Our program builds the literacy, numeracy, and social skills that children need to start at schools like Leeming Primary and West Leeming Primary with real confidence. Structured enough to prepare them, warm enough to make them love being there.</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b w:val="1"/>
          <w:bCs w:val="1"/>
        </w:rPr>
      </w:pPr>
      <w:r w:rsidDel="00000000" w:rsidR="00000000" w:rsidRPr="00000000">
        <w:rPr>
          <w:b w:val="1"/>
          <w:bCs w:val="1"/>
          <w:rtl w:val="0"/>
        </w:rPr>
        <w:t xml:space="preserve">H2: Understanding Leeming Families' Educational Needs</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We focus on developing critical thinking, social skills, and academic foundations through engaging, age-appropriate activities.</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Our convenient location also makes the daily drop-off and pick-up routine manageable. We understand that time remains precious for dual-income families, which is why we've designed our operating hours and procedures to streamline your morning and afternoon routines. Our efficient sign-in system and clear communication channels mean you can stay connected with your child's progress without disrupting your workday.</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Book a tour to see how we support busy Leeming families</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b w:val="1"/>
          <w:bCs w:val="1"/>
        </w:rPr>
      </w:pPr>
      <w:r w:rsidDel="00000000" w:rsidR="00000000" w:rsidRPr="00000000">
        <w:rPr>
          <w:b w:val="1"/>
          <w:bCs w:val="1"/>
          <w:rtl w:val="0"/>
        </w:rPr>
        <w:t xml:space="preserve">H3: Curriculum Designed for Local School Success</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Our curriculum specifically prepares children for the educational expectations of local primary schools. Through structured play experiences, literacy and numeracy foundations, and social-emotional learning, we make sure that your child develops the confidence and skills needed for their next educational chapter. </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Our qualified early childhood educators understand the academic standards expected at schools throughout the area and work deliberately to prepare each child for this transition.</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b w:val="1"/>
          <w:bCs w:val="1"/>
        </w:rPr>
      </w:pPr>
      <w:r w:rsidDel="00000000" w:rsidR="00000000" w:rsidRPr="00000000">
        <w:rPr>
          <w:b w:val="1"/>
          <w:bCs w:val="1"/>
          <w:rtl w:val="0"/>
        </w:rPr>
        <w:t xml:space="preserve">H2: Safe, Climate-Appropriate Learning Environments</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Our kindergarten features SunSmart-approved shade sails and well-designed outdoor spaces that allow children to appreciate active play safely throughout the year. During extreme weather, our bright, modern indoor learning areas provide engaging alternatives that maintain the momentum of your child's development.</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del w:author="Victor McMillan" w:id="37" w:date="2026-06-22T06:15:20Z"/>
        </w:rPr>
      </w:pPr>
      <w:del w:author="Victor McMillan" w:id="37" w:date="2026-06-22T06:15:20Z">
        <w:r w:rsidDel="00000000" w:rsidR="00000000" w:rsidRPr="00000000">
          <w:rPr>
            <w:rtl w:val="0"/>
          </w:rPr>
          <w:delText xml:space="preserve">Beyond climate considerations, we exceed all safety standards set by the National Quality Framework and maintain full compliance with the City of Melville. This compliance demonstrates our commitment to operating at the highest standards.</w:delText>
        </w:r>
      </w:del>
    </w:p>
    <w:p w:rsidR="00000000" w:rsidDel="00000000" w:rsidP="00000000" w:rsidRDefault="00000000" w:rsidRPr="00000000" w14:paraId="00000A80">
      <w:pPr>
        <w:rPr>
          <w:del w:author="Victor McMillan" w:id="37" w:date="2026-06-22T06:15:20Z"/>
        </w:rPr>
      </w:pPr>
      <w:del w:author="Victor McMillan" w:id="37" w:date="2026-06-22T06:15:20Z">
        <w:r w:rsidDel="00000000" w:rsidR="00000000" w:rsidRPr="00000000">
          <w:rPr>
            <w:rtl w:val="0"/>
          </w:rPr>
        </w:r>
      </w:del>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b w:val="1"/>
          <w:bCs w:val="1"/>
        </w:rPr>
      </w:pPr>
      <w:r w:rsidDel="00000000" w:rsidR="00000000" w:rsidRPr="00000000">
        <w:rPr>
          <w:b w:val="1"/>
          <w:bCs w:val="1"/>
          <w:rtl w:val="0"/>
        </w:rPr>
        <w:t xml:space="preserve">H3: Creating Nurturing Spaces for Growth</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Our learning environments blend indoor and outdoor experiences to support all aspects of child development. From quiet reading corners to creative arts stations and active play zones, each space purposefully inspires curiosity and learning. We also have smaller class sizes so that every child receives the individual attention they deserve.</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Enquire about available places today!</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b w:val="1"/>
          <w:bCs w:val="1"/>
        </w:rPr>
      </w:pPr>
      <w:r w:rsidDel="00000000" w:rsidR="00000000" w:rsidRPr="00000000">
        <w:rPr>
          <w:b w:val="1"/>
          <w:bCs w:val="1"/>
          <w:rtl w:val="0"/>
        </w:rPr>
        <w:t xml:space="preserve">H2: Your Local Kindergarten Experts in the Leeming Area</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Operating successfully in the Leeming area means understanding the community's unique character. We recognise that parents here aren't looking for basic supervision, they want a kindergarten program that actively contributes to their child's educational journey. </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Our educators bring professional qualifications and genuine passion for early childhood development. They understand the balance between fostering independence and providing the structure that helps children thrive in formal school settings. This knowledge, combined with our deep understanding of local family needs, makes us the trusted choice for kindergarten near Leeming.</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Contact us to discuss your child's needs</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b w:val="1"/>
          <w:bCs w:val="1"/>
        </w:rPr>
      </w:pPr>
      <w:r w:rsidDel="00000000" w:rsidR="00000000" w:rsidRPr="00000000">
        <w:rPr>
          <w:b w:val="1"/>
          <w:bCs w:val="1"/>
          <w:rtl w:val="0"/>
        </w:rPr>
        <w:t xml:space="preserve">H2: Why Choose Our Kindergarten Program?</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numPr>
          <w:ilvl w:val="0"/>
          <w:numId w:val="49"/>
        </w:numPr>
        <w:ind w:left="720" w:hanging="360"/>
      </w:pPr>
      <w:r w:rsidDel="00000000" w:rsidR="00000000" w:rsidRPr="00000000">
        <w:rPr>
          <w:b w:val="1"/>
          <w:bCs w:val="1"/>
          <w:rtl w:val="0"/>
        </w:rPr>
        <w:t xml:space="preserve">Government-approved kindergarten program</w:t>
      </w:r>
      <w:r w:rsidDel="00000000" w:rsidR="00000000" w:rsidRPr="00000000">
        <w:rPr>
          <w:rtl w:val="0"/>
        </w:rPr>
        <w:t xml:space="preserve"> delivered by experienced early childhood educators</w:t>
      </w:r>
    </w:p>
    <w:p w:rsidR="00000000" w:rsidDel="00000000" w:rsidP="00000000" w:rsidRDefault="00000000" w:rsidRPr="00000000" w14:paraId="00000A95">
      <w:pPr>
        <w:numPr>
          <w:ilvl w:val="0"/>
          <w:numId w:val="49"/>
        </w:numPr>
        <w:ind w:left="720" w:hanging="360"/>
      </w:pPr>
      <w:r w:rsidDel="00000000" w:rsidR="00000000" w:rsidRPr="00000000">
        <w:rPr>
          <w:b w:val="1"/>
          <w:bCs w:val="1"/>
          <w:rtl w:val="0"/>
        </w:rPr>
        <w:t xml:space="preserve">Tailored learning</w:t>
      </w:r>
      <w:r w:rsidDel="00000000" w:rsidR="00000000" w:rsidRPr="00000000">
        <w:rPr>
          <w:rtl w:val="0"/>
        </w:rPr>
        <w:t xml:space="preserve"> shaped around each child's style, never a one-size-fits-all model</w:t>
      </w:r>
    </w:p>
    <w:p w:rsidR="00000000" w:rsidDel="00000000" w:rsidP="00000000" w:rsidRDefault="00000000" w:rsidRPr="00000000" w14:paraId="00000A96">
      <w:pPr>
        <w:numPr>
          <w:ilvl w:val="0"/>
          <w:numId w:val="49"/>
        </w:numPr>
        <w:ind w:left="720" w:hanging="360"/>
      </w:pPr>
      <w:r w:rsidDel="00000000" w:rsidR="00000000" w:rsidRPr="00000000">
        <w:rPr>
          <w:b w:val="1"/>
          <w:bCs w:val="1"/>
          <w:rtl w:val="0"/>
        </w:rPr>
        <w:t xml:space="preserve">Modern indoor classrooms</w:t>
      </w:r>
      <w:r w:rsidDel="00000000" w:rsidR="00000000" w:rsidRPr="00000000">
        <w:rPr>
          <w:rtl w:val="0"/>
        </w:rPr>
        <w:t xml:space="preserve"> with iPads, Interactive Whiteboards and rich educational resources</w:t>
      </w:r>
    </w:p>
    <w:p w:rsidR="00000000" w:rsidDel="00000000" w:rsidP="00000000" w:rsidRDefault="00000000" w:rsidRPr="00000000" w14:paraId="00000A97">
      <w:pPr>
        <w:numPr>
          <w:ilvl w:val="0"/>
          <w:numId w:val="49"/>
        </w:numPr>
        <w:ind w:left="720" w:hanging="360"/>
      </w:pPr>
      <w:r w:rsidDel="00000000" w:rsidR="00000000" w:rsidRPr="00000000">
        <w:rPr>
          <w:b w:val="1"/>
          <w:bCs w:val="1"/>
          <w:rtl w:val="0"/>
        </w:rPr>
        <w:t xml:space="preserve">SunSmart-compliant outdoor play areas</w:t>
      </w:r>
      <w:r w:rsidDel="00000000" w:rsidR="00000000" w:rsidRPr="00000000">
        <w:rPr>
          <w:rtl w:val="0"/>
        </w:rPr>
        <w:t xml:space="preserve"> built for Perth's climate</w:t>
      </w:r>
    </w:p>
    <w:p w:rsidR="00000000" w:rsidDel="00000000" w:rsidP="00000000" w:rsidRDefault="00000000" w:rsidRPr="00000000" w14:paraId="00000A98">
      <w:pPr>
        <w:numPr>
          <w:ilvl w:val="0"/>
          <w:numId w:val="49"/>
        </w:numPr>
        <w:ind w:left="720" w:hanging="360"/>
      </w:pPr>
      <w:r w:rsidDel="00000000" w:rsidR="00000000" w:rsidRPr="00000000">
        <w:rPr>
          <w:b w:val="1"/>
          <w:bCs w:val="1"/>
          <w:rtl w:val="0"/>
        </w:rPr>
        <w:t xml:space="preserve">Integrated STEM, Cultural Education, Sustainability and health-centred programs</w:t>
      </w:r>
      <w:r w:rsidDel="00000000" w:rsidR="00000000" w:rsidRPr="00000000">
        <w:rPr>
          <w:rtl w:val="0"/>
        </w:rPr>
        <w:t xml:space="preserve"> that develop well-rounded learners</w:t>
      </w:r>
    </w:p>
    <w:p w:rsidR="00000000" w:rsidDel="00000000" w:rsidP="00000000" w:rsidRDefault="00000000" w:rsidRPr="00000000" w14:paraId="00000A99">
      <w:pPr>
        <w:numPr>
          <w:ilvl w:val="0"/>
          <w:numId w:val="49"/>
        </w:numPr>
        <w:ind w:left="720" w:hanging="360"/>
      </w:pPr>
      <w:r w:rsidDel="00000000" w:rsidR="00000000" w:rsidRPr="00000000">
        <w:rPr>
          <w:b w:val="1"/>
          <w:bCs w:val="1"/>
          <w:rtl w:val="0"/>
        </w:rPr>
        <w:t xml:space="preserve">Interactive parent app</w:t>
      </w:r>
      <w:r w:rsidDel="00000000" w:rsidR="00000000" w:rsidRPr="00000000">
        <w:rPr>
          <w:rtl w:val="0"/>
        </w:rPr>
        <w:t xml:space="preserve"> for transparent communication and learning updates</w:t>
      </w:r>
    </w:p>
    <w:p w:rsidR="00000000" w:rsidDel="00000000" w:rsidP="00000000" w:rsidRDefault="00000000" w:rsidRPr="00000000" w14:paraId="00000A9A">
      <w:pPr>
        <w:numPr>
          <w:ilvl w:val="0"/>
          <w:numId w:val="49"/>
        </w:numPr>
        <w:ind w:left="720" w:hanging="360"/>
      </w:pPr>
      <w:r w:rsidDel="00000000" w:rsidR="00000000" w:rsidRPr="00000000">
        <w:rPr>
          <w:b w:val="1"/>
          <w:bCs w:val="1"/>
          <w:rtl w:val="0"/>
        </w:rPr>
        <w:t xml:space="preserve">Flexible family involvement.</w:t>
      </w:r>
      <w:r w:rsidDel="00000000" w:rsidR="00000000" w:rsidRPr="00000000">
        <w:rPr>
          <w:rtl w:val="0"/>
        </w:rPr>
        <w:t xml:space="preserve"> Our place is your place</w:t>
      </w:r>
    </w:p>
    <w:p w:rsidR="00000000" w:rsidDel="00000000" w:rsidP="00000000" w:rsidRDefault="00000000" w:rsidRPr="00000000" w14:paraId="00000A9B">
      <w:pPr>
        <w:numPr>
          <w:ilvl w:val="0"/>
          <w:numId w:val="49"/>
        </w:numPr>
        <w:ind w:left="720" w:hanging="360"/>
      </w:pPr>
      <w:r w:rsidDel="00000000" w:rsidR="00000000" w:rsidRPr="00000000">
        <w:rPr>
          <w:b w:val="1"/>
          <w:bCs w:val="1"/>
          <w:rtl w:val="0"/>
        </w:rPr>
        <w:t xml:space="preserve">80% of new families</w:t>
      </w:r>
      <w:r w:rsidDel="00000000" w:rsidR="00000000" w:rsidRPr="00000000">
        <w:rPr>
          <w:rtl w:val="0"/>
        </w:rPr>
        <w:t xml:space="preserve"> come through referrals from existing parents</w:t>
      </w:r>
    </w:p>
    <w:p w:rsidR="00000000" w:rsidDel="00000000" w:rsidP="00000000" w:rsidRDefault="00000000" w:rsidRPr="00000000" w14:paraId="00000A9C">
      <w:pPr>
        <w:numPr>
          <w:ilvl w:val="0"/>
          <w:numId w:val="49"/>
        </w:numPr>
        <w:ind w:left="720" w:hanging="360"/>
      </w:pPr>
      <w:r w:rsidDel="00000000" w:rsidR="00000000" w:rsidRPr="00000000">
        <w:rPr>
          <w:b w:val="1"/>
          <w:bCs w:val="1"/>
          <w:rtl w:val="0"/>
        </w:rPr>
        <w:t xml:space="preserve">Child Care Subsidy approved</w:t>
      </w:r>
      <w:r w:rsidDel="00000000" w:rsidR="00000000" w:rsidRPr="00000000">
        <w:rPr>
          <w:rtl w:val="0"/>
        </w:rPr>
        <w:t xml:space="preserve">, with a competitive, transparent fee structure</w:t>
      </w:r>
    </w:p>
    <w:p w:rsidR="00000000" w:rsidDel="00000000" w:rsidP="00000000" w:rsidRDefault="00000000" w:rsidRPr="00000000" w14:paraId="00000A9D">
      <w:pPr>
        <w:numPr>
          <w:ilvl w:val="0"/>
          <w:numId w:val="49"/>
        </w:numPr>
        <w:ind w:left="720" w:hanging="360"/>
      </w:pPr>
      <w:r w:rsidDel="00000000" w:rsidR="00000000" w:rsidRPr="00000000">
        <w:rPr>
          <w:b w:val="1"/>
          <w:bCs w:val="1"/>
          <w:rtl w:val="0"/>
        </w:rPr>
        <w:t xml:space="preserve">Highly reviewed</w:t>
      </w:r>
      <w:r w:rsidDel="00000000" w:rsidR="00000000" w:rsidRPr="00000000">
        <w:rPr>
          <w:rtl w:val="0"/>
        </w:rPr>
        <w:t xml:space="preserve">, with families consistently returning when their next child is ready</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b w:val="1"/>
          <w:bCs w:val="1"/>
        </w:rPr>
      </w:pPr>
      <w:r w:rsidDel="00000000" w:rsidR="00000000" w:rsidRPr="00000000">
        <w:rPr>
          <w:b w:val="1"/>
          <w:bCs w:val="1"/>
          <w:rtl w:val="0"/>
        </w:rPr>
        <w:t xml:space="preserve">H2: Supporting Your Family's Educational Journey</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Our program addresses the specific concerns of ambitious Leeming parents who want assurance that their child gains meaningful preparation for school while they manage demanding careers.</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Providing a structured approach to early learning, we offer regular assessments and progress reports that clearly demonstrate your child's development across key learning areas. This transparency gives you confidence that your investment in quality early education yields real results. </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We also provide practical support for busy families, including clear policies, efficient administrative processes, and flexible communication options that respect your time.</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b w:val="1"/>
          <w:bCs w:val="1"/>
          <w:rtl w:val="0"/>
        </w:rPr>
        <w:t xml:space="preserve">H2: Frequently Asked Questions</w:t>
      </w:r>
      <w:r w:rsidDel="00000000" w:rsidR="00000000" w:rsidRPr="00000000">
        <w:rPr>
          <w:rtl w:val="0"/>
        </w:rPr>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b w:val="1"/>
          <w:bCs w:val="1"/>
        </w:rPr>
      </w:pPr>
      <w:r w:rsidDel="00000000" w:rsidR="00000000" w:rsidRPr="00000000">
        <w:rPr>
          <w:b w:val="1"/>
          <w:bCs w:val="1"/>
          <w:rtl w:val="0"/>
        </w:rPr>
        <w:t xml:space="preserve">How do you cater to Leeming's busy professional families?</w:t>
      </w:r>
    </w:p>
    <w:p w:rsidR="00000000" w:rsidDel="00000000" w:rsidP="00000000" w:rsidRDefault="00000000" w:rsidRPr="00000000" w14:paraId="00000AAC">
      <w:pPr>
        <w:rPr>
          <w:b w:val="1"/>
          <w:bCs w:val="1"/>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We understand the challenges of managing drop-offs and pick-ups around freeway commutes. Our streamlined procedures, convenient location, and flexible communication methods fit smoothly into your professional schedule while keeping you connected to your child's progress.</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b w:val="1"/>
          <w:bCs w:val="1"/>
        </w:rPr>
      </w:pPr>
      <w:r w:rsidDel="00000000" w:rsidR="00000000" w:rsidRPr="00000000">
        <w:rPr>
          <w:b w:val="1"/>
          <w:bCs w:val="1"/>
          <w:rtl w:val="0"/>
        </w:rPr>
        <w:t xml:space="preserve">What age groups does your kindergarten program serve?</w:t>
      </w:r>
    </w:p>
    <w:p w:rsidR="00000000" w:rsidDel="00000000" w:rsidP="00000000" w:rsidRDefault="00000000" w:rsidRPr="00000000" w14:paraId="00000AB0">
      <w:pPr>
        <w:rPr>
          <w:b w:val="1"/>
          <w:bCs w:val="1"/>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Our kindergarten program serves children in the year before they begin formal schooling, typically ages 4-5. This crucial year focuses on building the specific skills and confidence needed for a successful transition to primary school.</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b w:val="1"/>
          <w:bCs w:val="1"/>
        </w:rPr>
      </w:pPr>
      <w:r w:rsidDel="00000000" w:rsidR="00000000" w:rsidRPr="00000000">
        <w:rPr>
          <w:b w:val="1"/>
          <w:bCs w:val="1"/>
          <w:rtl w:val="0"/>
        </w:rPr>
        <w:t xml:space="preserve">How do you keep children safe during Perth's hot summers?</w:t>
      </w:r>
    </w:p>
    <w:p w:rsidR="00000000" w:rsidDel="00000000" w:rsidP="00000000" w:rsidRDefault="00000000" w:rsidRPr="00000000" w14:paraId="00000AB4">
      <w:pPr>
        <w:rPr>
          <w:b w:val="1"/>
          <w:bCs w:val="1"/>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Our facilities feature SunSmart-approved shade sails and carefully planned outdoor spaces that allow for safe play even during extreme weather. We also have engaging indoor learning environments that maintain educational momentum when outdoor conditions aren't suitable.</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b w:val="1"/>
          <w:bCs w:val="1"/>
        </w:rPr>
      </w:pPr>
      <w:r w:rsidDel="00000000" w:rsidR="00000000" w:rsidRPr="00000000">
        <w:rPr>
          <w:b w:val="1"/>
          <w:bCs w:val="1"/>
          <w:rtl w:val="0"/>
        </w:rPr>
        <w:t xml:space="preserve">What is the "Stay and Play" session?</w:t>
      </w:r>
    </w:p>
    <w:p w:rsidR="00000000" w:rsidDel="00000000" w:rsidP="00000000" w:rsidRDefault="00000000" w:rsidRPr="00000000" w14:paraId="00000AB8">
      <w:pPr>
        <w:rPr>
          <w:b w:val="1"/>
          <w:bCs w:val="1"/>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It is a 1-2 hour session where you and your child visit the classroom together to meet the teacher and peers before their official start date. Parents are welcome to have as many of these settling in sessions as they want parents to remain with their children in the classrooms. There is no fee for a settling in parent supervised visit. </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b w:val="1"/>
          <w:bCs w:val="1"/>
        </w:rPr>
      </w:pPr>
      <w:r w:rsidDel="00000000" w:rsidR="00000000" w:rsidRPr="00000000">
        <w:rPr>
          <w:b w:val="1"/>
          <w:bCs w:val="1"/>
          <w:rtl w:val="0"/>
        </w:rPr>
        <w:t xml:space="preserve">Do you provide progress reports for Kindergarten?</w:t>
      </w:r>
    </w:p>
    <w:p w:rsidR="00000000" w:rsidDel="00000000" w:rsidP="00000000" w:rsidRDefault="00000000" w:rsidRPr="00000000" w14:paraId="00000ABC">
      <w:pPr>
        <w:rPr>
          <w:b w:val="1"/>
          <w:bCs w:val="1"/>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Yes, we provide mid-year and end-of-year Summative Assessments that detail your child's progress against the five learning outcomes of the EYLF.</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b w:val="1"/>
          <w:bCs w:val="1"/>
        </w:rPr>
      </w:pPr>
      <w:r w:rsidDel="00000000" w:rsidR="00000000" w:rsidRPr="00000000">
        <w:rPr>
          <w:b w:val="1"/>
          <w:bCs w:val="1"/>
          <w:rtl w:val="0"/>
        </w:rPr>
        <w:t xml:space="preserve">How do you handle the Kwinana Freeway noise?</w:t>
      </w:r>
    </w:p>
    <w:p w:rsidR="00000000" w:rsidDel="00000000" w:rsidP="00000000" w:rsidRDefault="00000000" w:rsidRPr="00000000" w14:paraId="00000AC0">
      <w:pPr>
        <w:rPr>
          <w:b w:val="1"/>
          <w:bCs w:val="1"/>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Our facility is situated a block away from Kwinana Freeway. In addition to this, our new state-of-the-art building has been designed with high-quality acoustic insulation and strategic landscaping to ensure a quiet, peaceful learning environment regardless of nearby traffic.</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b w:val="1"/>
          <w:bCs w:val="1"/>
        </w:rPr>
      </w:pPr>
      <w:r w:rsidDel="00000000" w:rsidR="00000000" w:rsidRPr="00000000">
        <w:rPr>
          <w:b w:val="1"/>
          <w:bCs w:val="1"/>
          <w:rtl w:val="0"/>
        </w:rPr>
        <w:t xml:space="preserve">What qualifications do your educators have?</w:t>
      </w:r>
    </w:p>
    <w:p w:rsidR="00000000" w:rsidDel="00000000" w:rsidP="00000000" w:rsidRDefault="00000000" w:rsidRPr="00000000" w14:paraId="00000AC4">
      <w:pPr>
        <w:rPr>
          <w:b w:val="1"/>
          <w:bCs w:val="1"/>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All our educators hold recognised early childhood education qualifications and maintain current Working with Children checks. Our kindergarten teachers bring specific industry experience in school readiness and understand the educational expectations of Leeming's primary schools.</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Places for our kindergarten program remain limited and fill quickly due to high demand from local Leeming families. With the established family-friendly nature of the suburb and the concentration of education-focused households, securing your child's place early means they don't miss out on this valuable preparation for their school journey.</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Secure your child's place today. Contact us to book a tour and see firsthand how our kindergarten near Leeming can support your family's educational goals</w:t>
      </w:r>
      <w:r w:rsidDel="00000000" w:rsidR="00000000" w:rsidRPr="00000000">
        <w:br w:type="page"/>
      </w:r>
      <w:r w:rsidDel="00000000" w:rsidR="00000000" w:rsidRPr="00000000">
        <w:rPr>
          <w:rtl w:val="0"/>
        </w:rPr>
      </w:r>
    </w:p>
    <w:p w:rsidR="00000000" w:rsidDel="00000000" w:rsidP="00000000" w:rsidRDefault="00000000" w:rsidRPr="00000000" w14:paraId="00000ACA">
      <w:pPr>
        <w:pStyle w:val="Heading1"/>
        <w:rPr>
          <w:b w:val="1"/>
          <w:bCs w:val="1"/>
        </w:rPr>
      </w:pPr>
      <w:bookmarkStart w:colFirst="0" w:colLast="0" w:name="_n7b089ljivc6" w:id="23"/>
      <w:bookmarkEnd w:id="23"/>
      <w:r w:rsidDel="00000000" w:rsidR="00000000" w:rsidRPr="00000000">
        <w:rPr>
          <w:b w:val="1"/>
          <w:bCs w:val="1"/>
          <w:rtl w:val="0"/>
        </w:rPr>
        <w:t xml:space="preserve">Page 24 </w:t>
      </w:r>
    </w:p>
    <w:p w:rsidR="00000000" w:rsidDel="00000000" w:rsidP="00000000" w:rsidRDefault="00000000" w:rsidRPr="00000000" w14:paraId="00000ACB">
      <w:pPr>
        <w:rPr>
          <w:b w:val="1"/>
          <w:bCs w:val="1"/>
        </w:rPr>
      </w:pPr>
      <w:r w:rsidDel="00000000" w:rsidR="00000000" w:rsidRPr="00000000">
        <w:rPr>
          <w:b w:val="1"/>
          <w:bCs w:val="1"/>
          <w:rtl w:val="0"/>
        </w:rPr>
        <w:t xml:space="preserve">URL: </w:t>
      </w:r>
      <w:hyperlink r:id="rId23">
        <w:r w:rsidDel="00000000" w:rsidR="00000000" w:rsidRPr="00000000">
          <w:rPr>
            <w:b w:val="1"/>
            <w:bCs w:val="1"/>
            <w:color w:val="1155cc"/>
            <w:u w:val="single"/>
            <w:rtl w:val="0"/>
          </w:rPr>
          <w:t xml:space="preserve">https://flourishelc.com.au/kindergarten-bateman-wa/</w:t>
        </w:r>
      </w:hyperlink>
      <w:r w:rsidDel="00000000" w:rsidR="00000000" w:rsidRPr="00000000">
        <w:rPr>
          <w:rtl w:val="0"/>
        </w:rPr>
      </w:r>
    </w:p>
    <w:p w:rsidR="00000000" w:rsidDel="00000000" w:rsidP="00000000" w:rsidRDefault="00000000" w:rsidRPr="00000000" w14:paraId="00000ACC">
      <w:pPr>
        <w:rPr>
          <w:b w:val="1"/>
          <w:bCs w:val="1"/>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Page Type: Location Page</w:t>
      </w:r>
    </w:p>
    <w:p w:rsidR="00000000" w:rsidDel="00000000" w:rsidP="00000000" w:rsidRDefault="00000000" w:rsidRPr="00000000" w14:paraId="00000ACE">
      <w:pPr>
        <w:rPr/>
      </w:pPr>
      <w:r w:rsidDel="00000000" w:rsidR="00000000" w:rsidRPr="00000000">
        <w:rPr>
          <w:rtl w:val="0"/>
        </w:rPr>
        <w:t xml:space="preserve">Content Type: New Content</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Keywords:</w:t>
      </w:r>
    </w:p>
    <w:p w:rsidR="00000000" w:rsidDel="00000000" w:rsidP="00000000" w:rsidRDefault="00000000" w:rsidRPr="00000000" w14:paraId="00000AD1">
      <w:pPr>
        <w:rPr>
          <w:b w:val="1"/>
          <w:bCs w:val="1"/>
        </w:rPr>
      </w:pPr>
      <w:r w:rsidDel="00000000" w:rsidR="00000000" w:rsidRPr="00000000">
        <w:rPr>
          <w:b w:val="1"/>
          <w:bCs w:val="1"/>
          <w:rtl w:val="0"/>
        </w:rPr>
        <w:t xml:space="preserve">Primary keyword: kindergarten near bateman</w:t>
      </w:r>
    </w:p>
    <w:p w:rsidR="00000000" w:rsidDel="00000000" w:rsidP="00000000" w:rsidRDefault="00000000" w:rsidRPr="00000000" w14:paraId="00000AD2">
      <w:pPr>
        <w:rPr/>
      </w:pPr>
      <w:r w:rsidDel="00000000" w:rsidR="00000000" w:rsidRPr="00000000">
        <w:rPr>
          <w:rtl w:val="0"/>
        </w:rPr>
        <w:t xml:space="preserve">Secondary keywords: </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b w:val="1"/>
          <w:bCs w:val="1"/>
        </w:rPr>
      </w:pPr>
      <w:r w:rsidDel="00000000" w:rsidR="00000000" w:rsidRPr="00000000">
        <w:rPr>
          <w:b w:val="1"/>
          <w:bCs w:val="1"/>
          <w:rtl w:val="0"/>
        </w:rPr>
        <w:t xml:space="preserve">Content:</w:t>
      </w:r>
    </w:p>
    <w:p w:rsidR="00000000" w:rsidDel="00000000" w:rsidP="00000000" w:rsidRDefault="00000000" w:rsidRPr="00000000" w14:paraId="00000AD5">
      <w:pPr>
        <w:rPr/>
      </w:pPr>
      <w:r w:rsidDel="00000000" w:rsidR="00000000" w:rsidRPr="00000000">
        <w:rPr>
          <w:rtl w:val="0"/>
        </w:rPr>
        <w:t xml:space="preserve">Meta Title: Kindergarten Near Bateman | Flourish ELC</w:t>
      </w:r>
    </w:p>
    <w:p w:rsidR="00000000" w:rsidDel="00000000" w:rsidP="00000000" w:rsidRDefault="00000000" w:rsidRPr="00000000" w14:paraId="00000AD6">
      <w:pPr>
        <w:rPr/>
      </w:pPr>
      <w:r w:rsidDel="00000000" w:rsidR="00000000" w:rsidRPr="00000000">
        <w:rPr>
          <w:rtl w:val="0"/>
        </w:rPr>
        <w:t xml:space="preserve">Meta Description: Looking for kindergarten near Bateman? At our dedicated childcare centre, every child is given the chance to grow, learn, develop, and flourish. Book your tour today.</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b w:val="1"/>
          <w:bCs w:val="1"/>
        </w:rPr>
      </w:pPr>
      <w:r w:rsidDel="00000000" w:rsidR="00000000" w:rsidRPr="00000000">
        <w:rPr>
          <w:b w:val="1"/>
          <w:bCs w:val="1"/>
          <w:rtl w:val="0"/>
        </w:rPr>
        <w:t xml:space="preserve">H1: Kindergarten Near Bateman</w:t>
      </w:r>
    </w:p>
    <w:p w:rsidR="00000000" w:rsidDel="00000000" w:rsidP="00000000" w:rsidRDefault="00000000" w:rsidRPr="00000000" w14:paraId="00000AD9">
      <w:pPr>
        <w:spacing w:after="240" w:before="240" w:lineRule="auto"/>
        <w:rPr/>
      </w:pPr>
      <w:r w:rsidDel="00000000" w:rsidR="00000000" w:rsidRPr="00000000">
        <w:rPr>
          <w:rtl w:val="0"/>
        </w:rPr>
        <w:t xml:space="preserve">Some of the richest learning happens outdoors. At our kindergarten near Bateman, children explore, investigate, and discover natural surroundings that spark curiosity in ways a classroom alone simply can't. Inspired by the beautiful spaces in our community such as Piney Lakes Reserve, nature play isn't an add-on here, it's woven into the fabric of every day.</w:t>
      </w:r>
    </w:p>
    <w:p w:rsidR="00000000" w:rsidDel="00000000" w:rsidP="00000000" w:rsidRDefault="00000000" w:rsidRPr="00000000" w14:paraId="00000ADA">
      <w:pPr>
        <w:spacing w:after="240" w:before="240" w:lineRule="auto"/>
        <w:rPr/>
      </w:pPr>
      <w:r w:rsidDel="00000000" w:rsidR="00000000" w:rsidRPr="00000000">
        <w:rPr>
          <w:rtl w:val="0"/>
        </w:rPr>
        <w:t xml:space="preserve">That outdoor spirit carries into our academic program too. Our qualified educators deliver structured, play-based learning that builds the literacy, numeracy, and social foundations children need to thrive at school, all within an environment that makes them genuinely excited to learn.</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b w:val="1"/>
          <w:bCs w:val="1"/>
        </w:rPr>
      </w:pPr>
      <w:r w:rsidDel="00000000" w:rsidR="00000000" w:rsidRPr="00000000">
        <w:rPr>
          <w:b w:val="1"/>
          <w:bCs w:val="1"/>
          <w:rtl w:val="0"/>
        </w:rPr>
        <w:t xml:space="preserve">H2: Helping Every Child to Grow and Flourish</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Early childhood is a time to grow and flourish and get a taste of the exciting things to come in life. Flourish kids leave our child care and early learning centre with the confidence to embrace and excel in their next learning steps at Primary school.</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This includes:</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numPr>
          <w:ilvl w:val="0"/>
          <w:numId w:val="65"/>
        </w:numPr>
        <w:ind w:left="720" w:hanging="360"/>
      </w:pPr>
      <w:r w:rsidDel="00000000" w:rsidR="00000000" w:rsidRPr="00000000">
        <w:rPr>
          <w:rtl w:val="0"/>
        </w:rPr>
        <w:t xml:space="preserve">Confidence to excel in competitive academic environments.</w:t>
      </w:r>
    </w:p>
    <w:p w:rsidR="00000000" w:rsidDel="00000000" w:rsidP="00000000" w:rsidRDefault="00000000" w:rsidRPr="00000000" w14:paraId="00000AE3">
      <w:pPr>
        <w:numPr>
          <w:ilvl w:val="0"/>
          <w:numId w:val="65"/>
        </w:numPr>
        <w:ind w:left="720" w:hanging="360"/>
      </w:pPr>
      <w:r w:rsidDel="00000000" w:rsidR="00000000" w:rsidRPr="00000000">
        <w:rPr>
          <w:rtl w:val="0"/>
        </w:rPr>
        <w:t xml:space="preserve">Deep appreciation for the natural world surrounding Bateman.</w:t>
      </w:r>
    </w:p>
    <w:p w:rsidR="00000000" w:rsidDel="00000000" w:rsidP="00000000" w:rsidRDefault="00000000" w:rsidRPr="00000000" w14:paraId="00000AE4">
      <w:pPr>
        <w:numPr>
          <w:ilvl w:val="0"/>
          <w:numId w:val="65"/>
        </w:numPr>
        <w:ind w:left="720" w:hanging="360"/>
      </w:pPr>
      <w:r w:rsidDel="00000000" w:rsidR="00000000" w:rsidRPr="00000000">
        <w:rPr>
          <w:rtl w:val="0"/>
        </w:rPr>
        <w:t xml:space="preserve">Social skills essential for collaborative learning.</w:t>
      </w:r>
    </w:p>
    <w:p w:rsidR="00000000" w:rsidDel="00000000" w:rsidP="00000000" w:rsidRDefault="00000000" w:rsidRPr="00000000" w14:paraId="00000AE5">
      <w:pPr>
        <w:numPr>
          <w:ilvl w:val="0"/>
          <w:numId w:val="65"/>
        </w:numPr>
        <w:ind w:left="720" w:hanging="360"/>
      </w:pPr>
      <w:r w:rsidDel="00000000" w:rsidR="00000000" w:rsidRPr="00000000">
        <w:rPr>
          <w:rtl w:val="0"/>
        </w:rPr>
        <w:t xml:space="preserve">Independence and self-directed learning capabilities.</w:t>
      </w:r>
    </w:p>
    <w:p w:rsidR="00000000" w:rsidDel="00000000" w:rsidP="00000000" w:rsidRDefault="00000000" w:rsidRPr="00000000" w14:paraId="00000AE6">
      <w:pPr>
        <w:numPr>
          <w:ilvl w:val="0"/>
          <w:numId w:val="65"/>
        </w:numPr>
        <w:ind w:left="720" w:hanging="360"/>
      </w:pPr>
      <w:r w:rsidDel="00000000" w:rsidR="00000000" w:rsidRPr="00000000">
        <w:rPr>
          <w:rtl w:val="0"/>
        </w:rPr>
        <w:t xml:space="preserve">Resilience to explore future educational challenges.</w:t>
      </w:r>
    </w:p>
    <w:p w:rsidR="00000000" w:rsidDel="00000000" w:rsidP="00000000" w:rsidRDefault="00000000" w:rsidRPr="00000000" w14:paraId="00000AE7">
      <w:pPr>
        <w:spacing w:after="240" w:before="240" w:lineRule="auto"/>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b w:val="1"/>
          <w:bCs w:val="1"/>
        </w:rPr>
      </w:pPr>
      <w:r w:rsidDel="00000000" w:rsidR="00000000" w:rsidRPr="00000000">
        <w:rPr>
          <w:b w:val="1"/>
          <w:bCs w:val="1"/>
          <w:rtl w:val="0"/>
        </w:rPr>
        <w:t xml:space="preserve">H3: Our Nature-Integrated Learning Approach</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Rather than treating outdoor time as separate from education, we've woven environmental exploration throughout our academic program:</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numPr>
          <w:ilvl w:val="0"/>
          <w:numId w:val="106"/>
        </w:numPr>
        <w:ind w:left="720" w:hanging="360"/>
        <w:rPr>
          <w:u w:val="none"/>
        </w:rPr>
      </w:pPr>
      <w:r w:rsidDel="00000000" w:rsidR="00000000" w:rsidRPr="00000000">
        <w:rPr>
          <w:rtl w:val="0"/>
        </w:rPr>
        <w:t xml:space="preserve">We teach mathematics concepts through counting native seeds and measuring plant growth.</w:t>
      </w:r>
    </w:p>
    <w:p w:rsidR="00000000" w:rsidDel="00000000" w:rsidP="00000000" w:rsidRDefault="00000000" w:rsidRPr="00000000" w14:paraId="00000AEE">
      <w:pPr>
        <w:numPr>
          <w:ilvl w:val="0"/>
          <w:numId w:val="106"/>
        </w:numPr>
        <w:ind w:left="720" w:hanging="360"/>
        <w:rPr>
          <w:u w:val="none"/>
        </w:rPr>
      </w:pPr>
      <w:r w:rsidDel="00000000" w:rsidR="00000000" w:rsidRPr="00000000">
        <w:rPr>
          <w:rtl w:val="0"/>
        </w:rPr>
        <w:t xml:space="preserve">Children develop scientific thinking by observing seasonal changes in nearby Bull Creek.</w:t>
      </w:r>
    </w:p>
    <w:p w:rsidR="00000000" w:rsidDel="00000000" w:rsidP="00000000" w:rsidRDefault="00000000" w:rsidRPr="00000000" w14:paraId="00000AEF">
      <w:pPr>
        <w:numPr>
          <w:ilvl w:val="0"/>
          <w:numId w:val="106"/>
        </w:numPr>
        <w:ind w:left="720" w:hanging="360"/>
        <w:rPr>
          <w:u w:val="none"/>
        </w:rPr>
      </w:pPr>
      <w:r w:rsidDel="00000000" w:rsidR="00000000" w:rsidRPr="00000000">
        <w:rPr>
          <w:rtl w:val="0"/>
        </w:rPr>
        <w:t xml:space="preserve">We strengthen language skills through nature journaling and storytelling.</w:t>
      </w:r>
    </w:p>
    <w:p w:rsidR="00000000" w:rsidDel="00000000" w:rsidP="00000000" w:rsidRDefault="00000000" w:rsidRPr="00000000" w14:paraId="00000AF0">
      <w:pPr>
        <w:numPr>
          <w:ilvl w:val="0"/>
          <w:numId w:val="106"/>
        </w:numPr>
        <w:ind w:left="720" w:hanging="360"/>
        <w:rPr>
          <w:u w:val="none"/>
        </w:rPr>
      </w:pPr>
      <w:r w:rsidDel="00000000" w:rsidR="00000000" w:rsidRPr="00000000">
        <w:rPr>
          <w:rtl w:val="0"/>
        </w:rPr>
        <w:t xml:space="preserve">Physical development grows through climbing, balancing, and exploring natural obstacles.</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We understand that learning continues in Bateman's characteristic spacious backyards. Our educators provide families with extension activities designed specifically for home environments, making sure education flows smoothly between kindergarten and family life.</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b w:val="1"/>
          <w:bCs w:val="1"/>
        </w:rPr>
      </w:pPr>
      <w:r w:rsidDel="00000000" w:rsidR="00000000" w:rsidRPr="00000000">
        <w:rPr>
          <w:b w:val="1"/>
          <w:bCs w:val="1"/>
          <w:rtl w:val="0"/>
        </w:rPr>
        <w:t xml:space="preserve">H2: A Local Kindergarten for the Bateman Community</w:t>
      </w:r>
    </w:p>
    <w:p w:rsidR="00000000" w:rsidDel="00000000" w:rsidP="00000000" w:rsidRDefault="00000000" w:rsidRPr="00000000" w14:paraId="00000AF5">
      <w:pPr>
        <w:spacing w:after="240" w:before="240" w:lineRule="auto"/>
        <w:rPr/>
      </w:pPr>
      <w:r w:rsidDel="00000000" w:rsidR="00000000" w:rsidRPr="00000000">
        <w:rPr>
          <w:rtl w:val="0"/>
        </w:rPr>
        <w:t xml:space="preserve">Being local means more than knowing the suburb. It means understanding the schools children will move into, the natural environment that surrounds them, and the community they're growing up in. That knowledge shapes everything we do.</w:t>
      </w:r>
    </w:p>
    <w:p w:rsidR="00000000" w:rsidDel="00000000" w:rsidP="00000000" w:rsidRDefault="00000000" w:rsidRPr="00000000" w14:paraId="00000AF6">
      <w:pPr>
        <w:spacing w:after="240" w:before="240" w:lineRule="auto"/>
        <w:rPr/>
      </w:pPr>
      <w:r w:rsidDel="00000000" w:rsidR="00000000" w:rsidRPr="00000000">
        <w:rPr>
          <w:rtl w:val="0"/>
        </w:rPr>
        <w:t xml:space="preserve">Our educators bring that local expertise into the classroom every day, drawing on the remarkable ecosystem of Piney Lakes Reserve to bring learning to life and building programs that reflect what makes Bateman such a special place to grow up. Children here don't just learn about nature, they learn through it.</w:t>
      </w:r>
    </w:p>
    <w:p w:rsidR="00000000" w:rsidDel="00000000" w:rsidP="00000000" w:rsidRDefault="00000000" w:rsidRPr="00000000" w14:paraId="00000AF7">
      <w:pPr>
        <w:rPr/>
      </w:pPr>
      <w:r w:rsidDel="00000000" w:rsidR="00000000" w:rsidRPr="00000000">
        <w:rPr>
          <w:rtl w:val="0"/>
        </w:rPr>
        <w:t xml:space="preserve">Secure your place now, spaces are filling fast!</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AFA">
      <w:pPr>
        <w:numPr>
          <w:ilvl w:val="0"/>
          <w:numId w:val="91"/>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AFB">
      <w:pPr>
        <w:numPr>
          <w:ilvl w:val="0"/>
          <w:numId w:val="91"/>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AFC">
      <w:pPr>
        <w:numPr>
          <w:ilvl w:val="0"/>
          <w:numId w:val="91"/>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AFD">
      <w:pPr>
        <w:numPr>
          <w:ilvl w:val="0"/>
          <w:numId w:val="91"/>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AFE">
      <w:pPr>
        <w:numPr>
          <w:ilvl w:val="0"/>
          <w:numId w:val="91"/>
        </w:numPr>
        <w:spacing w:after="24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b w:val="1"/>
          <w:bCs w:val="1"/>
        </w:rPr>
      </w:pPr>
      <w:r w:rsidDel="00000000" w:rsidR="00000000" w:rsidRPr="00000000">
        <w:rPr>
          <w:b w:val="1"/>
          <w:bCs w:val="1"/>
          <w:rtl w:val="0"/>
        </w:rPr>
        <w:t xml:space="preserve">H2: Why Choose Our Kindergarten Program</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numPr>
          <w:ilvl w:val="0"/>
          <w:numId w:val="64"/>
        </w:numPr>
        <w:ind w:left="720" w:hanging="360"/>
      </w:pPr>
      <w:r w:rsidDel="00000000" w:rsidR="00000000" w:rsidRPr="00000000">
        <w:rPr>
          <w:b w:val="1"/>
          <w:bCs w:val="1"/>
          <w:rtl w:val="0"/>
        </w:rPr>
        <w:t xml:space="preserve">Tailored Pedagogy:</w:t>
      </w:r>
      <w:r w:rsidDel="00000000" w:rsidR="00000000" w:rsidRPr="00000000">
        <w:rPr>
          <w:rtl w:val="0"/>
        </w:rPr>
        <w:t xml:space="preserve"> Every child's learning style is recognised and supported through individualised programming aligned with the EYLF.</w:t>
      </w:r>
    </w:p>
    <w:p w:rsidR="00000000" w:rsidDel="00000000" w:rsidP="00000000" w:rsidRDefault="00000000" w:rsidRPr="00000000" w14:paraId="00000B04">
      <w:pPr>
        <w:numPr>
          <w:ilvl w:val="0"/>
          <w:numId w:val="64"/>
        </w:numPr>
        <w:ind w:left="720" w:hanging="360"/>
      </w:pPr>
      <w:r w:rsidDel="00000000" w:rsidR="00000000" w:rsidRPr="00000000">
        <w:rPr>
          <w:b w:val="1"/>
          <w:bCs w:val="1"/>
          <w:rtl w:val="0"/>
        </w:rPr>
        <w:t xml:space="preserve">Family Partnership:</w:t>
      </w:r>
      <w:r w:rsidDel="00000000" w:rsidR="00000000" w:rsidRPr="00000000">
        <w:rPr>
          <w:rtl w:val="0"/>
        </w:rPr>
        <w:t xml:space="preserve"> Follow your child's day through our interactive parent app, with photos, videos, observations and learning stories landing straight on your phone.</w:t>
      </w:r>
    </w:p>
    <w:p w:rsidR="00000000" w:rsidDel="00000000" w:rsidP="00000000" w:rsidRDefault="00000000" w:rsidRPr="00000000" w14:paraId="00000B05">
      <w:pPr>
        <w:numPr>
          <w:ilvl w:val="0"/>
          <w:numId w:val="64"/>
        </w:numPr>
        <w:ind w:left="720" w:hanging="360"/>
      </w:pPr>
      <w:r w:rsidDel="00000000" w:rsidR="00000000" w:rsidRPr="00000000">
        <w:rPr>
          <w:b w:val="1"/>
          <w:bCs w:val="1"/>
          <w:rtl w:val="0"/>
        </w:rPr>
        <w:t xml:space="preserve">Open Communication:</w:t>
      </w:r>
      <w:r w:rsidDel="00000000" w:rsidR="00000000" w:rsidRPr="00000000">
        <w:rPr>
          <w:rtl w:val="0"/>
        </w:rPr>
        <w:t xml:space="preserve"> "Our place is your place." Drop in, ask questions, share ideas. Whatever suits your family.</w:t>
      </w:r>
    </w:p>
    <w:p w:rsidR="00000000" w:rsidDel="00000000" w:rsidP="00000000" w:rsidRDefault="00000000" w:rsidRPr="00000000" w14:paraId="00000B06">
      <w:pPr>
        <w:numPr>
          <w:ilvl w:val="0"/>
          <w:numId w:val="64"/>
        </w:numPr>
        <w:ind w:left="720" w:hanging="360"/>
      </w:pPr>
      <w:r w:rsidDel="00000000" w:rsidR="00000000" w:rsidRPr="00000000">
        <w:rPr>
          <w:b w:val="1"/>
          <w:bCs w:val="1"/>
          <w:rtl w:val="0"/>
        </w:rPr>
        <w:t xml:space="preserve">Purpose-Built Facility:</w:t>
      </w:r>
      <w:r w:rsidDel="00000000" w:rsidR="00000000" w:rsidRPr="00000000">
        <w:rPr>
          <w:rtl w:val="0"/>
        </w:rPr>
        <w:t xml:space="preserve"> A brand-new Bull Creek centre showcasing the best in early childhood design, with generous indoor and outdoor spaces.</w:t>
      </w:r>
    </w:p>
    <w:p w:rsidR="00000000" w:rsidDel="00000000" w:rsidP="00000000" w:rsidRDefault="00000000" w:rsidRPr="00000000" w14:paraId="00000B07">
      <w:pPr>
        <w:numPr>
          <w:ilvl w:val="0"/>
          <w:numId w:val="64"/>
        </w:numPr>
        <w:ind w:left="720" w:hanging="360"/>
      </w:pPr>
      <w:r w:rsidDel="00000000" w:rsidR="00000000" w:rsidRPr="00000000">
        <w:rPr>
          <w:b w:val="1"/>
          <w:bCs w:val="1"/>
          <w:rtl w:val="0"/>
        </w:rPr>
        <w:t xml:space="preserve">Qualified, Caring Educators:</w:t>
      </w:r>
      <w:r w:rsidDel="00000000" w:rsidR="00000000" w:rsidRPr="00000000">
        <w:rPr>
          <w:rtl w:val="0"/>
        </w:rPr>
        <w:t xml:space="preserve"> All staff are fully trained in First Aid, with qualifications spanning Certificate III, Diploma and degree-level early childhood education.</w:t>
      </w:r>
    </w:p>
    <w:p w:rsidR="00000000" w:rsidDel="00000000" w:rsidP="00000000" w:rsidRDefault="00000000" w:rsidRPr="00000000" w14:paraId="00000B08">
      <w:pPr>
        <w:numPr>
          <w:ilvl w:val="0"/>
          <w:numId w:val="64"/>
        </w:numPr>
        <w:ind w:left="720" w:hanging="360"/>
      </w:pPr>
      <w:r w:rsidDel="00000000" w:rsidR="00000000" w:rsidRPr="00000000">
        <w:rPr>
          <w:b w:val="1"/>
          <w:bCs w:val="1"/>
          <w:rtl w:val="0"/>
        </w:rPr>
        <w:t xml:space="preserve">Comprehensive Programs:</w:t>
      </w:r>
      <w:r w:rsidDel="00000000" w:rsidR="00000000" w:rsidRPr="00000000">
        <w:rPr>
          <w:rtl w:val="0"/>
        </w:rPr>
        <w:t xml:space="preserve"> STEM, sustainability, cultural education and a dedicated school readiness curriculum.</w:t>
      </w:r>
    </w:p>
    <w:p w:rsidR="00000000" w:rsidDel="00000000" w:rsidP="00000000" w:rsidRDefault="00000000" w:rsidRPr="00000000" w14:paraId="00000B09">
      <w:pPr>
        <w:numPr>
          <w:ilvl w:val="0"/>
          <w:numId w:val="64"/>
        </w:numPr>
        <w:ind w:left="720" w:hanging="360"/>
      </w:pPr>
      <w:r w:rsidDel="00000000" w:rsidR="00000000" w:rsidRPr="00000000">
        <w:rPr>
          <w:b w:val="1"/>
          <w:bCs w:val="1"/>
          <w:rtl w:val="0"/>
        </w:rPr>
        <w:t xml:space="preserve">Trusted by Local Families:</w:t>
      </w:r>
      <w:r w:rsidDel="00000000" w:rsidR="00000000" w:rsidRPr="00000000">
        <w:rPr>
          <w:rtl w:val="0"/>
        </w:rPr>
        <w:t xml:space="preserve"> A reputation built on word-of-mouth, with 80% of new enrolments coming through family referrals.</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b w:val="1"/>
          <w:bCs w:val="1"/>
        </w:rPr>
      </w:pPr>
      <w:r w:rsidDel="00000000" w:rsidR="00000000" w:rsidRPr="00000000">
        <w:rPr>
          <w:b w:val="1"/>
          <w:bCs w:val="1"/>
          <w:rtl w:val="0"/>
        </w:rPr>
        <w:t xml:space="preserve">What makes your kindergarten different from other centres near Bateman?</w:t>
      </w:r>
    </w:p>
    <w:p w:rsidR="00000000" w:rsidDel="00000000" w:rsidP="00000000" w:rsidRDefault="00000000" w:rsidRPr="00000000" w14:paraId="00000B11">
      <w:pPr>
        <w:rPr>
          <w:b w:val="1"/>
          <w:bCs w:val="1"/>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Our program uniquely combines academic rigour designed for Rossmoyne SHS preparation with daily nature experiences inspired by Piney Lakes Reserve. We understand Bateman's professional families need both educational excellence and meaningful outdoor engagement for their children.</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b w:val="1"/>
          <w:bCs w:val="1"/>
        </w:rPr>
      </w:pPr>
      <w:r w:rsidDel="00000000" w:rsidR="00000000" w:rsidRPr="00000000">
        <w:rPr>
          <w:b w:val="1"/>
          <w:bCs w:val="1"/>
          <w:rtl w:val="0"/>
        </w:rPr>
        <w:t xml:space="preserve">How do you prepare children for local primary schools?</w:t>
      </w:r>
    </w:p>
    <w:p w:rsidR="00000000" w:rsidDel="00000000" w:rsidP="00000000" w:rsidRDefault="00000000" w:rsidRPr="00000000" w14:paraId="00000B15">
      <w:pPr>
        <w:rPr>
          <w:b w:val="1"/>
          <w:bCs w:val="1"/>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We maintain close communication with Bateman Primary School so that our curriculum aligns with their expectations. Our structured literacy and numeracy programs, together with social-emotional development, create confident learners ready for the transition.</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b w:val="1"/>
          <w:bCs w:val="1"/>
        </w:rPr>
      </w:pPr>
      <w:r w:rsidDel="00000000" w:rsidR="00000000" w:rsidRPr="00000000">
        <w:rPr>
          <w:b w:val="1"/>
          <w:bCs w:val="1"/>
          <w:rtl w:val="0"/>
        </w:rPr>
        <w:t xml:space="preserve">What role does nature play in your curriculum?</w:t>
      </w:r>
    </w:p>
    <w:p w:rsidR="00000000" w:rsidDel="00000000" w:rsidP="00000000" w:rsidRDefault="00000000" w:rsidRPr="00000000" w14:paraId="00000B19">
      <w:pPr>
        <w:rPr>
          <w:b w:val="1"/>
          <w:bCs w:val="1"/>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Nature isn't just playtime. It's integrated throughout our academic program. Children check out mathematical concepts through natural materials, develop scientific thinking through ecosystem observation, and strengthen creativity through environmental art projects.</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b w:val="1"/>
          <w:bCs w:val="1"/>
        </w:rPr>
      </w:pPr>
      <w:r w:rsidDel="00000000" w:rsidR="00000000" w:rsidRPr="00000000">
        <w:rPr>
          <w:b w:val="1"/>
          <w:bCs w:val="1"/>
          <w:rtl w:val="0"/>
        </w:rPr>
        <w:t xml:space="preserve">What is "Nature Play" exactly?</w:t>
      </w:r>
    </w:p>
    <w:p w:rsidR="00000000" w:rsidDel="00000000" w:rsidP="00000000" w:rsidRDefault="00000000" w:rsidRPr="00000000" w14:paraId="00000B1D">
      <w:pPr>
        <w:rPr>
          <w:b w:val="1"/>
          <w:bCs w:val="1"/>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Nature play involves using natural materials like logs, rocks, and mud to foster creative problem solving and physical resilience, rather than relying solely on plastic play equipment.</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b w:val="1"/>
          <w:bCs w:val="1"/>
        </w:rPr>
      </w:pPr>
      <w:r w:rsidDel="00000000" w:rsidR="00000000" w:rsidRPr="00000000">
        <w:rPr>
          <w:b w:val="1"/>
          <w:bCs w:val="1"/>
          <w:rtl w:val="0"/>
        </w:rPr>
        <w:t xml:space="preserve">Is the Kindy program eligible for the CCS?</w:t>
      </w:r>
    </w:p>
    <w:p w:rsidR="00000000" w:rsidDel="00000000" w:rsidP="00000000" w:rsidRDefault="00000000" w:rsidRPr="00000000" w14:paraId="00000B21">
      <w:pPr>
        <w:rPr>
          <w:b w:val="1"/>
          <w:bCs w:val="1"/>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Yes, because our Kindergarten program is delivered within a Long Day Care setting, it is fully eligible for the Child Care Subsidy.</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b w:val="1"/>
          <w:bCs w:val="1"/>
        </w:rPr>
      </w:pPr>
      <w:r w:rsidDel="00000000" w:rsidR="00000000" w:rsidRPr="00000000">
        <w:rPr>
          <w:b w:val="1"/>
          <w:bCs w:val="1"/>
          <w:rtl w:val="0"/>
        </w:rPr>
        <w:t xml:space="preserve">How do you accommodate working families' schedules?</w:t>
      </w:r>
    </w:p>
    <w:p w:rsidR="00000000" w:rsidDel="00000000" w:rsidP="00000000" w:rsidRDefault="00000000" w:rsidRPr="00000000" w14:paraId="00000B25">
      <w:pPr>
        <w:rPr>
          <w:b w:val="1"/>
          <w:bCs w:val="1"/>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We offer flexible hours with early drop-off and late pick-up options. Our location provides convenient access without adding stress to your daily commute.</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With 2027 school enrolments fast approaching, now is the time to secure your child's place in a kindergarten program designed for confident success at Bateman Primary and beyond. Our kindergarten near Bateman offers the perfect balance of academic preparation and childhood wonder that discerning local families seek.</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Book your tour today and find how we're preparing Bateman's future leaders</w:t>
      </w:r>
      <w:r w:rsidDel="00000000" w:rsidR="00000000" w:rsidRPr="00000000">
        <w:br w:type="page"/>
      </w:r>
      <w:r w:rsidDel="00000000" w:rsidR="00000000" w:rsidRPr="00000000">
        <w:rPr>
          <w:rtl w:val="0"/>
        </w:rPr>
      </w:r>
    </w:p>
    <w:p w:rsidR="00000000" w:rsidDel="00000000" w:rsidP="00000000" w:rsidRDefault="00000000" w:rsidRPr="00000000" w14:paraId="00000B2B">
      <w:pPr>
        <w:pStyle w:val="Heading1"/>
        <w:rPr>
          <w:b w:val="1"/>
          <w:bCs w:val="1"/>
        </w:rPr>
      </w:pPr>
      <w:bookmarkStart w:colFirst="0" w:colLast="0" w:name="_erw8ubasxed7" w:id="24"/>
      <w:bookmarkEnd w:id="24"/>
      <w:r w:rsidDel="00000000" w:rsidR="00000000" w:rsidRPr="00000000">
        <w:rPr>
          <w:b w:val="1"/>
          <w:bCs w:val="1"/>
          <w:rtl w:val="0"/>
        </w:rPr>
        <w:t xml:space="preserve">Page 25 </w:t>
      </w:r>
    </w:p>
    <w:p w:rsidR="00000000" w:rsidDel="00000000" w:rsidP="00000000" w:rsidRDefault="00000000" w:rsidRPr="00000000" w14:paraId="00000B2C">
      <w:pPr>
        <w:rPr>
          <w:b w:val="1"/>
          <w:bCs w:val="1"/>
        </w:rPr>
      </w:pPr>
      <w:r w:rsidDel="00000000" w:rsidR="00000000" w:rsidRPr="00000000">
        <w:rPr>
          <w:b w:val="1"/>
          <w:bCs w:val="1"/>
          <w:rtl w:val="0"/>
        </w:rPr>
        <w:t xml:space="preserve">URL: </w:t>
      </w:r>
      <w:hyperlink r:id="rId24">
        <w:r w:rsidDel="00000000" w:rsidR="00000000" w:rsidRPr="00000000">
          <w:rPr>
            <w:b w:val="1"/>
            <w:bCs w:val="1"/>
            <w:color w:val="1155cc"/>
            <w:u w:val="single"/>
            <w:rtl w:val="0"/>
          </w:rPr>
          <w:t xml:space="preserve">https://flourishelc.com.au/kindergarten-rossmoyne-wa/</w:t>
        </w:r>
      </w:hyperlink>
      <w:r w:rsidDel="00000000" w:rsidR="00000000" w:rsidRPr="00000000">
        <w:rPr>
          <w:rtl w:val="0"/>
        </w:rPr>
      </w:r>
    </w:p>
    <w:p w:rsidR="00000000" w:rsidDel="00000000" w:rsidP="00000000" w:rsidRDefault="00000000" w:rsidRPr="00000000" w14:paraId="00000B2D">
      <w:pPr>
        <w:rPr>
          <w:b w:val="1"/>
          <w:bCs w:val="1"/>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Page Type: Location Page</w:t>
      </w:r>
    </w:p>
    <w:p w:rsidR="00000000" w:rsidDel="00000000" w:rsidP="00000000" w:rsidRDefault="00000000" w:rsidRPr="00000000" w14:paraId="00000B2F">
      <w:pPr>
        <w:rPr/>
      </w:pPr>
      <w:r w:rsidDel="00000000" w:rsidR="00000000" w:rsidRPr="00000000">
        <w:rPr>
          <w:rtl w:val="0"/>
        </w:rPr>
        <w:t xml:space="preserve">Content Type: New Content</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Keywords:</w:t>
      </w:r>
    </w:p>
    <w:p w:rsidR="00000000" w:rsidDel="00000000" w:rsidP="00000000" w:rsidRDefault="00000000" w:rsidRPr="00000000" w14:paraId="00000B32">
      <w:pPr>
        <w:rPr>
          <w:b w:val="1"/>
          <w:bCs w:val="1"/>
        </w:rPr>
      </w:pPr>
      <w:r w:rsidDel="00000000" w:rsidR="00000000" w:rsidRPr="00000000">
        <w:rPr>
          <w:b w:val="1"/>
          <w:bCs w:val="1"/>
          <w:rtl w:val="0"/>
        </w:rPr>
        <w:t xml:space="preserve">Primary keyword: kindergarten near rossmoyne</w:t>
      </w:r>
    </w:p>
    <w:p w:rsidR="00000000" w:rsidDel="00000000" w:rsidP="00000000" w:rsidRDefault="00000000" w:rsidRPr="00000000" w14:paraId="00000B33">
      <w:pPr>
        <w:rPr/>
      </w:pPr>
      <w:r w:rsidDel="00000000" w:rsidR="00000000" w:rsidRPr="00000000">
        <w:rPr>
          <w:rtl w:val="0"/>
        </w:rPr>
        <w:t xml:space="preserve">Secondary keywords: </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b w:val="1"/>
          <w:bCs w:val="1"/>
        </w:rPr>
      </w:pPr>
      <w:r w:rsidDel="00000000" w:rsidR="00000000" w:rsidRPr="00000000">
        <w:rPr>
          <w:b w:val="1"/>
          <w:bCs w:val="1"/>
          <w:rtl w:val="0"/>
        </w:rPr>
        <w:t xml:space="preserve">Content:</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Meta Title: Kindergarten Near Rossmoyne | Flourish ELC</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Meta Description: Looking for kindergarten near Rossmoyne? Our school readiness program prepares children for academic success. Nature-based learning by Canning River. Enquire today.</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b w:val="1"/>
          <w:bCs w:val="1"/>
        </w:rPr>
      </w:pPr>
      <w:r w:rsidDel="00000000" w:rsidR="00000000" w:rsidRPr="00000000">
        <w:rPr>
          <w:b w:val="1"/>
          <w:bCs w:val="1"/>
          <w:rtl w:val="0"/>
        </w:rPr>
        <w:t xml:space="preserve">H1: Kindergarten Near Rossmoyne</w:t>
      </w:r>
    </w:p>
    <w:p w:rsidR="00000000" w:rsidDel="00000000" w:rsidP="00000000" w:rsidRDefault="00000000" w:rsidRPr="00000000" w14:paraId="00000B3C">
      <w:pPr>
        <w:spacing w:after="240" w:before="240" w:lineRule="auto"/>
        <w:rPr/>
      </w:pPr>
      <w:r w:rsidDel="00000000" w:rsidR="00000000" w:rsidRPr="00000000">
        <w:rPr>
          <w:rtl w:val="0"/>
        </w:rPr>
        <w:t xml:space="preserve">A strong educational foundation is about more than getting school-ready. It's about building the skills, habits, and love of learning that carry children through every stage of their education. Our government-approved kindergarten program near Rossmoyne does exactly that, developing the literacy, numeracy, and critical thinking skills that allow them to truly flourish.</w:t>
      </w:r>
    </w:p>
    <w:p w:rsidR="00000000" w:rsidDel="00000000" w:rsidP="00000000" w:rsidRDefault="00000000" w:rsidRPr="00000000" w14:paraId="00000B3D">
      <w:pPr>
        <w:spacing w:after="240" w:before="240" w:lineRule="auto"/>
        <w:rPr/>
      </w:pPr>
      <w:r w:rsidDel="00000000" w:rsidR="00000000" w:rsidRPr="00000000">
        <w:rPr>
          <w:rtl w:val="0"/>
        </w:rPr>
        <w:t xml:space="preserve">And because great learning doesn't only happen indoors, our Nature-Play program brings the beauty of the Canning River environment into everyday experiences, nurturing curiosity and connection alongside academic growth.</w:t>
      </w:r>
    </w:p>
    <w:p w:rsidR="00000000" w:rsidDel="00000000" w:rsidP="00000000" w:rsidRDefault="00000000" w:rsidRPr="00000000" w14:paraId="00000B3E">
      <w:pPr>
        <w:spacing w:after="240" w:before="240" w:lineRule="auto"/>
        <w:rPr/>
      </w:pPr>
      <w:r w:rsidDel="00000000" w:rsidR="00000000" w:rsidRPr="00000000">
        <w:rPr>
          <w:rtl w:val="0"/>
        </w:rPr>
        <w:t xml:space="preserve">Contact us to learn more.</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b w:val="1"/>
          <w:bCs w:val="1"/>
        </w:rPr>
      </w:pPr>
      <w:r w:rsidDel="00000000" w:rsidR="00000000" w:rsidRPr="00000000">
        <w:rPr>
          <w:b w:val="1"/>
          <w:bCs w:val="1"/>
          <w:rtl w:val="0"/>
        </w:rPr>
        <w:t xml:space="preserve">H2: Understanding Your Early Learning Concerns</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b w:val="1"/>
          <w:bCs w:val="1"/>
        </w:rPr>
      </w:pPr>
      <w:r w:rsidDel="00000000" w:rsidR="00000000" w:rsidRPr="00000000">
        <w:rPr>
          <w:b w:val="1"/>
          <w:bCs w:val="1"/>
          <w:rtl w:val="0"/>
        </w:rPr>
        <w:t xml:space="preserve">H3: Building an Educational Foundation</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Our curriculum specifically provides the academic foundation that prepares children for the specific expectations of the local school community. We focus on:</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numPr>
          <w:ilvl w:val="0"/>
          <w:numId w:val="68"/>
        </w:numPr>
        <w:ind w:left="720" w:hanging="360"/>
        <w:rPr>
          <w:u w:val="none"/>
        </w:rPr>
      </w:pPr>
      <w:r w:rsidDel="00000000" w:rsidR="00000000" w:rsidRPr="00000000">
        <w:rPr>
          <w:rtl w:val="0"/>
        </w:rPr>
        <w:t xml:space="preserve">Advanced literacy skills including phonics, comprehension, and early writing.</w:t>
      </w:r>
    </w:p>
    <w:p w:rsidR="00000000" w:rsidDel="00000000" w:rsidP="00000000" w:rsidRDefault="00000000" w:rsidRPr="00000000" w14:paraId="00000B47">
      <w:pPr>
        <w:numPr>
          <w:ilvl w:val="0"/>
          <w:numId w:val="68"/>
        </w:numPr>
        <w:ind w:left="720" w:hanging="360"/>
        <w:rPr>
          <w:u w:val="none"/>
        </w:rPr>
      </w:pPr>
      <w:r w:rsidDel="00000000" w:rsidR="00000000" w:rsidRPr="00000000">
        <w:rPr>
          <w:rtl w:val="0"/>
        </w:rPr>
        <w:t xml:space="preserve">Mathematical concepts that extend beyond basic counting.</w:t>
      </w:r>
    </w:p>
    <w:p w:rsidR="00000000" w:rsidDel="00000000" w:rsidP="00000000" w:rsidRDefault="00000000" w:rsidRPr="00000000" w14:paraId="00000B48">
      <w:pPr>
        <w:numPr>
          <w:ilvl w:val="0"/>
          <w:numId w:val="68"/>
        </w:numPr>
        <w:ind w:left="720" w:hanging="360"/>
        <w:rPr>
          <w:u w:val="none"/>
        </w:rPr>
      </w:pPr>
      <w:r w:rsidDel="00000000" w:rsidR="00000000" w:rsidRPr="00000000">
        <w:rPr>
          <w:rtl w:val="0"/>
        </w:rPr>
        <w:t xml:space="preserve">Critical thinking and problem-solving abilities.</w:t>
      </w:r>
    </w:p>
    <w:p w:rsidR="00000000" w:rsidDel="00000000" w:rsidP="00000000" w:rsidRDefault="00000000" w:rsidRPr="00000000" w14:paraId="00000B49">
      <w:pPr>
        <w:numPr>
          <w:ilvl w:val="0"/>
          <w:numId w:val="68"/>
        </w:numPr>
        <w:ind w:left="720" w:hanging="360"/>
        <w:rPr>
          <w:u w:val="none"/>
        </w:rPr>
      </w:pPr>
      <w:r w:rsidDel="00000000" w:rsidR="00000000" w:rsidRPr="00000000">
        <w:rPr>
          <w:rtl w:val="0"/>
        </w:rPr>
        <w:t xml:space="preserve">Social and emotional development vital for school success.</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Book a tour to see our curriculum in action</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b w:val="1"/>
          <w:bCs w:val="1"/>
        </w:rPr>
      </w:pPr>
      <w:r w:rsidDel="00000000" w:rsidR="00000000" w:rsidRPr="00000000">
        <w:rPr>
          <w:b w:val="1"/>
          <w:bCs w:val="1"/>
          <w:rtl w:val="0"/>
        </w:rPr>
        <w:t xml:space="preserve">H3: Nurturing Development in a Digital Age</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In the current era, finding balance is vital. Our unique riverside location inspires our nature-based learning philosophy, making sure children develop:</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numPr>
          <w:ilvl w:val="0"/>
          <w:numId w:val="17"/>
        </w:numPr>
        <w:ind w:left="720" w:hanging="360"/>
        <w:rPr>
          <w:u w:val="none"/>
        </w:rPr>
      </w:pPr>
      <w:r w:rsidDel="00000000" w:rsidR="00000000" w:rsidRPr="00000000">
        <w:rPr>
          <w:rtl w:val="0"/>
        </w:rPr>
        <w:t xml:space="preserve">Environmental awareness through hands-on exploration.</w:t>
      </w:r>
    </w:p>
    <w:p w:rsidR="00000000" w:rsidDel="00000000" w:rsidP="00000000" w:rsidRDefault="00000000" w:rsidRPr="00000000" w14:paraId="00000B52">
      <w:pPr>
        <w:numPr>
          <w:ilvl w:val="0"/>
          <w:numId w:val="17"/>
        </w:numPr>
        <w:ind w:left="720" w:hanging="360"/>
        <w:rPr>
          <w:u w:val="none"/>
        </w:rPr>
      </w:pPr>
      <w:r w:rsidDel="00000000" w:rsidR="00000000" w:rsidRPr="00000000">
        <w:rPr>
          <w:rtl w:val="0"/>
        </w:rPr>
        <w:t xml:space="preserve">Physical confidence in our specially designed outdoor spaces.</w:t>
      </w:r>
    </w:p>
    <w:p w:rsidR="00000000" w:rsidDel="00000000" w:rsidP="00000000" w:rsidRDefault="00000000" w:rsidRPr="00000000" w14:paraId="00000B53">
      <w:pPr>
        <w:numPr>
          <w:ilvl w:val="0"/>
          <w:numId w:val="17"/>
        </w:numPr>
        <w:ind w:left="720" w:hanging="360"/>
        <w:rPr>
          <w:u w:val="none"/>
        </w:rPr>
      </w:pPr>
      <w:r w:rsidDel="00000000" w:rsidR="00000000" w:rsidRPr="00000000">
        <w:rPr>
          <w:rtl w:val="0"/>
        </w:rPr>
        <w:t xml:space="preserve">Creative thinking through unstructured nature play.</w:t>
      </w:r>
    </w:p>
    <w:p w:rsidR="00000000" w:rsidDel="00000000" w:rsidP="00000000" w:rsidRDefault="00000000" w:rsidRPr="00000000" w14:paraId="00000B54">
      <w:pPr>
        <w:numPr>
          <w:ilvl w:val="0"/>
          <w:numId w:val="17"/>
        </w:numPr>
        <w:ind w:left="720" w:hanging="360"/>
        <w:rPr>
          <w:u w:val="none"/>
        </w:rPr>
      </w:pPr>
      <w:r w:rsidDel="00000000" w:rsidR="00000000" w:rsidRPr="00000000">
        <w:rPr>
          <w:rtl w:val="0"/>
        </w:rPr>
        <w:t xml:space="preserve">Scientific curiosity about the natural world around them.</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del w:author="Victor McMillan" w:id="38" w:date="2026-06-22T06:15:26Z"/>
        </w:rPr>
      </w:pPr>
      <w:del w:author="Victor McMillan" w:id="38" w:date="2026-06-22T06:15:26Z">
        <w:r w:rsidDel="00000000" w:rsidR="00000000" w:rsidRPr="00000000">
          <w:rPr>
            <w:rtl w:val="0"/>
          </w:rPr>
          <w:delText xml:space="preserve">Our outdoor learning spaces meet and exceed City of Canning guidelines, so your child can safely appreciate our beautiful Perth weather while developing these vital skills.</w:delText>
        </w:r>
      </w:del>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b w:val="1"/>
          <w:bCs w:val="1"/>
        </w:rPr>
      </w:pPr>
      <w:r w:rsidDel="00000000" w:rsidR="00000000" w:rsidRPr="00000000">
        <w:rPr>
          <w:b w:val="1"/>
          <w:bCs w:val="1"/>
          <w:rtl w:val="0"/>
        </w:rPr>
        <w:t xml:space="preserve">H2: Your Local Early Learning Experts in Rossmoyne</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Our deep understanding of the Rossmoyne community sets us apart. We know the importance of preparing children for a smooth transition to schools like Rossmoyne Primary and Shelley Primary. This local knowledge influences every aspect of our program:</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numPr>
          <w:ilvl w:val="0"/>
          <w:numId w:val="16"/>
        </w:numPr>
        <w:ind w:left="720" w:hanging="360"/>
        <w:rPr>
          <w:u w:val="none"/>
        </w:rPr>
      </w:pPr>
      <w:r w:rsidDel="00000000" w:rsidR="00000000" w:rsidRPr="00000000">
        <w:rPr>
          <w:rtl w:val="0"/>
        </w:rPr>
        <w:t xml:space="preserve">Curriculum aligned with local school expectations.</w:t>
      </w:r>
    </w:p>
    <w:p w:rsidR="00000000" w:rsidDel="00000000" w:rsidP="00000000" w:rsidRDefault="00000000" w:rsidRPr="00000000" w14:paraId="00000B5E">
      <w:pPr>
        <w:numPr>
          <w:ilvl w:val="0"/>
          <w:numId w:val="16"/>
        </w:numPr>
        <w:ind w:left="720" w:hanging="360"/>
        <w:rPr>
          <w:u w:val="none"/>
        </w:rPr>
      </w:pPr>
      <w:r w:rsidDel="00000000" w:rsidR="00000000" w:rsidRPr="00000000">
        <w:rPr>
          <w:rtl w:val="0"/>
        </w:rPr>
        <w:t xml:space="preserve">Regular communication with nearby primary schools.</w:t>
      </w:r>
    </w:p>
    <w:p w:rsidR="00000000" w:rsidDel="00000000" w:rsidP="00000000" w:rsidRDefault="00000000" w:rsidRPr="00000000" w14:paraId="00000B5F">
      <w:pPr>
        <w:numPr>
          <w:ilvl w:val="0"/>
          <w:numId w:val="16"/>
        </w:numPr>
        <w:ind w:left="720" w:hanging="360"/>
        <w:rPr>
          <w:u w:val="none"/>
        </w:rPr>
      </w:pPr>
      <w:r w:rsidDel="00000000" w:rsidR="00000000" w:rsidRPr="00000000">
        <w:rPr>
          <w:rtl w:val="0"/>
        </w:rPr>
        <w:t xml:space="preserve">Understanding of the academic standards expected in this area.</w:t>
      </w:r>
    </w:p>
    <w:p w:rsidR="00000000" w:rsidDel="00000000" w:rsidP="00000000" w:rsidRDefault="00000000" w:rsidRPr="00000000" w14:paraId="00000B60">
      <w:pPr>
        <w:numPr>
          <w:ilvl w:val="0"/>
          <w:numId w:val="16"/>
        </w:numPr>
        <w:ind w:left="720" w:hanging="360"/>
        <w:rPr>
          <w:u w:val="none"/>
        </w:rPr>
      </w:pPr>
      <w:r w:rsidDel="00000000" w:rsidR="00000000" w:rsidRPr="00000000">
        <w:rPr>
          <w:rtl w:val="0"/>
        </w:rPr>
        <w:t xml:space="preserve">Programs that complement the community's educational values.</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Our educators bring professional qualifications and a genuine passion for early childhood development. They understand the unique balance Rossmoyne families seek between academic excellence and childhood joy.</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B65">
      <w:pPr>
        <w:spacing w:after="240" w:before="240" w:lineRule="auto"/>
        <w:rPr/>
      </w:pPr>
      <w:r w:rsidDel="00000000" w:rsidR="00000000" w:rsidRPr="00000000">
        <w:rPr>
          <w:rtl w:val="0"/>
        </w:rPr>
        <w:t xml:space="preserve">Our values underpin everything we do. At our centre, we provide a safe, nurturing, and fun environment that’s built upon:</w:t>
      </w:r>
    </w:p>
    <w:p w:rsidR="00000000" w:rsidDel="00000000" w:rsidP="00000000" w:rsidRDefault="00000000" w:rsidRPr="00000000" w14:paraId="00000B66">
      <w:pPr>
        <w:numPr>
          <w:ilvl w:val="0"/>
          <w:numId w:val="99"/>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B67">
      <w:pPr>
        <w:numPr>
          <w:ilvl w:val="0"/>
          <w:numId w:val="99"/>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B68">
      <w:pPr>
        <w:numPr>
          <w:ilvl w:val="0"/>
          <w:numId w:val="99"/>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B69">
      <w:pPr>
        <w:numPr>
          <w:ilvl w:val="0"/>
          <w:numId w:val="99"/>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B6A">
      <w:pPr>
        <w:numPr>
          <w:ilvl w:val="0"/>
          <w:numId w:val="99"/>
        </w:numPr>
        <w:spacing w:after="24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b w:val="1"/>
          <w:bCs w:val="1"/>
        </w:rPr>
      </w:pPr>
      <w:r w:rsidDel="00000000" w:rsidR="00000000" w:rsidRPr="00000000">
        <w:rPr>
          <w:b w:val="1"/>
          <w:bCs w:val="1"/>
          <w:rtl w:val="0"/>
        </w:rPr>
        <w:t xml:space="preserve">H2: Why Choose Our Kindergarten Program</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numPr>
          <w:ilvl w:val="0"/>
          <w:numId w:val="15"/>
        </w:numPr>
        <w:ind w:left="720" w:hanging="360"/>
      </w:pPr>
      <w:r w:rsidDel="00000000" w:rsidR="00000000" w:rsidRPr="00000000">
        <w:rPr>
          <w:b w:val="1"/>
          <w:bCs w:val="1"/>
          <w:rtl w:val="0"/>
        </w:rPr>
        <w:t xml:space="preserve">Child-Centred Approach:</w:t>
      </w:r>
      <w:r w:rsidDel="00000000" w:rsidR="00000000" w:rsidRPr="00000000">
        <w:rPr>
          <w:rtl w:val="0"/>
        </w:rPr>
        <w:t xml:space="preserve"> Every child is seen as capable, curious and confident, learning in a space where they feel safe, valued and empowered.</w:t>
      </w:r>
    </w:p>
    <w:p w:rsidR="00000000" w:rsidDel="00000000" w:rsidP="00000000" w:rsidRDefault="00000000" w:rsidRPr="00000000" w14:paraId="00000B6F">
      <w:pPr>
        <w:numPr>
          <w:ilvl w:val="0"/>
          <w:numId w:val="15"/>
        </w:numPr>
        <w:ind w:left="720" w:hanging="360"/>
      </w:pPr>
      <w:r w:rsidDel="00000000" w:rsidR="00000000" w:rsidRPr="00000000">
        <w:rPr>
          <w:b w:val="1"/>
          <w:bCs w:val="1"/>
          <w:rtl w:val="0"/>
        </w:rPr>
        <w:t xml:space="preserve">EYLF and NQF Aligned</w:t>
      </w:r>
      <w:r w:rsidDel="00000000" w:rsidR="00000000" w:rsidRPr="00000000">
        <w:rPr>
          <w:rtl w:val="0"/>
        </w:rPr>
        <w:t xml:space="preserve">: Programs guided by the Early Years Learning Framework and the National Quality Framework, with holistic, play-based learning at the core.</w:t>
      </w:r>
    </w:p>
    <w:p w:rsidR="00000000" w:rsidDel="00000000" w:rsidP="00000000" w:rsidRDefault="00000000" w:rsidRPr="00000000" w14:paraId="00000B70">
      <w:pPr>
        <w:numPr>
          <w:ilvl w:val="0"/>
          <w:numId w:val="15"/>
        </w:numPr>
        <w:ind w:left="720" w:hanging="360"/>
      </w:pPr>
      <w:r w:rsidDel="00000000" w:rsidR="00000000" w:rsidRPr="00000000">
        <w:rPr>
          <w:b w:val="1"/>
          <w:bCs w:val="1"/>
          <w:rtl w:val="0"/>
        </w:rPr>
        <w:t xml:space="preserve">Modern Learning Resources</w:t>
      </w:r>
      <w:r w:rsidDel="00000000" w:rsidR="00000000" w:rsidRPr="00000000">
        <w:rPr>
          <w:rtl w:val="0"/>
        </w:rPr>
        <w:t xml:space="preserve">: Classrooms equipped with iPads, Interactive Whiteboards and the latest educational materials to support every learning style.</w:t>
      </w:r>
    </w:p>
    <w:p w:rsidR="00000000" w:rsidDel="00000000" w:rsidP="00000000" w:rsidRDefault="00000000" w:rsidRPr="00000000" w14:paraId="00000B71">
      <w:pPr>
        <w:numPr>
          <w:ilvl w:val="0"/>
          <w:numId w:val="15"/>
        </w:numPr>
        <w:ind w:left="720" w:hanging="360"/>
      </w:pPr>
      <w:r w:rsidDel="00000000" w:rsidR="00000000" w:rsidRPr="00000000">
        <w:rPr>
          <w:b w:val="1"/>
          <w:bCs w:val="1"/>
          <w:rtl w:val="0"/>
        </w:rPr>
        <w:t xml:space="preserve">School Readiness Program:</w:t>
      </w:r>
      <w:r w:rsidDel="00000000" w:rsidR="00000000" w:rsidRPr="00000000">
        <w:rPr>
          <w:rtl w:val="0"/>
        </w:rPr>
        <w:t xml:space="preserve"> From writing and mathematics through to social justice and music, we prepare children for the rigour of local schools.</w:t>
      </w:r>
    </w:p>
    <w:p w:rsidR="00000000" w:rsidDel="00000000" w:rsidP="00000000" w:rsidRDefault="00000000" w:rsidRPr="00000000" w14:paraId="00000B72">
      <w:pPr>
        <w:numPr>
          <w:ilvl w:val="0"/>
          <w:numId w:val="15"/>
        </w:numPr>
        <w:ind w:left="720" w:hanging="360"/>
      </w:pPr>
      <w:r w:rsidDel="00000000" w:rsidR="00000000" w:rsidRPr="00000000">
        <w:rPr>
          <w:b w:val="1"/>
          <w:bCs w:val="1"/>
          <w:rtl w:val="0"/>
        </w:rPr>
        <w:t xml:space="preserve">STEM and Creative Arts</w:t>
      </w:r>
      <w:r w:rsidDel="00000000" w:rsidR="00000000" w:rsidRPr="00000000">
        <w:rPr>
          <w:rtl w:val="0"/>
        </w:rPr>
        <w:t xml:space="preserve">: Hands-on experiments, construction and creative expression that spark critical thinking and imagination.</w:t>
      </w:r>
    </w:p>
    <w:p w:rsidR="00000000" w:rsidDel="00000000" w:rsidP="00000000" w:rsidRDefault="00000000" w:rsidRPr="00000000" w14:paraId="00000B73">
      <w:pPr>
        <w:numPr>
          <w:ilvl w:val="0"/>
          <w:numId w:val="15"/>
        </w:numPr>
        <w:ind w:left="720" w:hanging="360"/>
      </w:pPr>
      <w:r w:rsidDel="00000000" w:rsidR="00000000" w:rsidRPr="00000000">
        <w:rPr>
          <w:b w:val="1"/>
          <w:bCs w:val="1"/>
          <w:rtl w:val="0"/>
        </w:rPr>
        <w:t xml:space="preserve">Sustainability and Cultural Education</w:t>
      </w:r>
      <w:r w:rsidDel="00000000" w:rsidR="00000000" w:rsidRPr="00000000">
        <w:rPr>
          <w:rtl w:val="0"/>
        </w:rPr>
        <w:t xml:space="preserve">: Children learn to respect the environment and embrace Australia's cultural diversity, including Aboriginal and Torres Strait Islander perspectives.</w:t>
      </w:r>
    </w:p>
    <w:p w:rsidR="00000000" w:rsidDel="00000000" w:rsidP="00000000" w:rsidRDefault="00000000" w:rsidRPr="00000000" w14:paraId="00000B74">
      <w:pPr>
        <w:numPr>
          <w:ilvl w:val="0"/>
          <w:numId w:val="15"/>
        </w:numPr>
        <w:ind w:left="720" w:hanging="360"/>
      </w:pPr>
      <w:r w:rsidDel="00000000" w:rsidR="00000000" w:rsidRPr="00000000">
        <w:rPr>
          <w:b w:val="1"/>
          <w:bCs w:val="1"/>
          <w:rtl w:val="0"/>
        </w:rPr>
        <w:t xml:space="preserve">Purpose-Built Facility:</w:t>
      </w:r>
      <w:r w:rsidDel="00000000" w:rsidR="00000000" w:rsidRPr="00000000">
        <w:rPr>
          <w:rtl w:val="0"/>
        </w:rPr>
        <w:t xml:space="preserve"> A brand-new Bull Creek centre that's spacious, naturally lit and beautifully equipped.</w:t>
      </w:r>
    </w:p>
    <w:p w:rsidR="00000000" w:rsidDel="00000000" w:rsidP="00000000" w:rsidRDefault="00000000" w:rsidRPr="00000000" w14:paraId="00000B75">
      <w:pPr>
        <w:numPr>
          <w:ilvl w:val="0"/>
          <w:numId w:val="15"/>
        </w:numPr>
        <w:ind w:left="720" w:hanging="360"/>
      </w:pPr>
      <w:r w:rsidDel="00000000" w:rsidR="00000000" w:rsidRPr="00000000">
        <w:rPr>
          <w:b w:val="1"/>
          <w:bCs w:val="1"/>
          <w:rtl w:val="0"/>
        </w:rPr>
        <w:t xml:space="preserve">Interactive Parent App</w:t>
      </w:r>
      <w:r w:rsidDel="00000000" w:rsidR="00000000" w:rsidRPr="00000000">
        <w:rPr>
          <w:rtl w:val="0"/>
        </w:rPr>
        <w:t xml:space="preserve">: Stay connected through photos, videos and learning stories that document your child's growth.</w:t>
      </w:r>
    </w:p>
    <w:p w:rsidR="00000000" w:rsidDel="00000000" w:rsidP="00000000" w:rsidRDefault="00000000" w:rsidRPr="00000000" w14:paraId="00000B76">
      <w:pPr>
        <w:numPr>
          <w:ilvl w:val="0"/>
          <w:numId w:val="15"/>
        </w:numPr>
        <w:ind w:left="720" w:hanging="360"/>
      </w:pPr>
      <w:r w:rsidDel="00000000" w:rsidR="00000000" w:rsidRPr="00000000">
        <w:rPr>
          <w:b w:val="1"/>
          <w:bCs w:val="1"/>
          <w:rtl w:val="0"/>
        </w:rPr>
        <w:t xml:space="preserve">Passionate, Qualified Educators</w:t>
      </w:r>
      <w:r w:rsidDel="00000000" w:rsidR="00000000" w:rsidRPr="00000000">
        <w:rPr>
          <w:rtl w:val="0"/>
        </w:rPr>
        <w:t xml:space="preserve">: First Aid trained and committed to reflective practice, ongoing professional development and the highest child safety standards.</w:t>
      </w:r>
      <w:r w:rsidDel="00000000" w:rsidR="00000000" w:rsidRPr="00000000">
        <w:rPr>
          <w:rtl w:val="0"/>
        </w:rPr>
      </w:r>
    </w:p>
    <w:p w:rsidR="00000000" w:rsidDel="00000000" w:rsidP="00000000" w:rsidRDefault="00000000" w:rsidRPr="00000000" w14:paraId="00000B77">
      <w:pPr>
        <w:rPr>
          <w:b w:val="1"/>
          <w:bCs w:val="1"/>
        </w:rPr>
      </w:pPr>
      <w:r w:rsidDel="00000000" w:rsidR="00000000" w:rsidRPr="00000000">
        <w:rPr>
          <w:rtl w:val="0"/>
        </w:rPr>
      </w:r>
    </w:p>
    <w:p w:rsidR="00000000" w:rsidDel="00000000" w:rsidP="00000000" w:rsidRDefault="00000000" w:rsidRPr="00000000" w14:paraId="00000B78">
      <w:pPr>
        <w:rPr>
          <w:b w:val="1"/>
          <w:bCs w:val="1"/>
        </w:rPr>
      </w:pPr>
      <w:r w:rsidDel="00000000" w:rsidR="00000000" w:rsidRPr="00000000">
        <w:rPr>
          <w:rtl w:val="0"/>
        </w:rPr>
      </w:r>
    </w:p>
    <w:p w:rsidR="00000000" w:rsidDel="00000000" w:rsidP="00000000" w:rsidRDefault="00000000" w:rsidRPr="00000000" w14:paraId="00000B7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b w:val="1"/>
          <w:bCs w:val="1"/>
        </w:rPr>
      </w:pPr>
      <w:r w:rsidDel="00000000" w:rsidR="00000000" w:rsidRPr="00000000">
        <w:rPr>
          <w:b w:val="1"/>
          <w:bCs w:val="1"/>
          <w:rtl w:val="0"/>
        </w:rPr>
        <w:t xml:space="preserve">What makes your kindergarten different from others near Rossmoyne?</w:t>
      </w:r>
    </w:p>
    <w:p w:rsidR="00000000" w:rsidDel="00000000" w:rsidP="00000000" w:rsidRDefault="00000000" w:rsidRPr="00000000" w14:paraId="00000B7C">
      <w:pPr>
        <w:rPr>
          <w:b w:val="1"/>
          <w:bCs w:val="1"/>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Our program specifically prepares children for the high academic standards of local schools while incorporating nature-based learning inspired by our Canning River location. We understand the educational pathway from kindergarten through to Rossmoyne Senior High School.</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b w:val="1"/>
          <w:bCs w:val="1"/>
        </w:rPr>
      </w:pPr>
      <w:r w:rsidDel="00000000" w:rsidR="00000000" w:rsidRPr="00000000">
        <w:rPr>
          <w:b w:val="1"/>
          <w:bCs w:val="1"/>
          <w:rtl w:val="0"/>
        </w:rPr>
        <w:t xml:space="preserve">How do you make sure outdoor play is safe during Perth's hot summers?</w:t>
      </w:r>
    </w:p>
    <w:p w:rsidR="00000000" w:rsidDel="00000000" w:rsidP="00000000" w:rsidRDefault="00000000" w:rsidRPr="00000000" w14:paraId="00000B80">
      <w:pPr>
        <w:rPr>
          <w:b w:val="1"/>
          <w:bCs w:val="1"/>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Our sun-safe outdoor play areas exceed </w:t>
      </w:r>
      <w:del w:author="Victor McMillan" w:id="39" w:date="2026-06-22T06:15:31Z">
        <w:r w:rsidDel="00000000" w:rsidR="00000000" w:rsidRPr="00000000">
          <w:rPr>
            <w:rtl w:val="0"/>
          </w:rPr>
          <w:delText xml:space="preserve">City of Canning </w:delText>
        </w:r>
      </w:del>
      <w:r w:rsidDel="00000000" w:rsidR="00000000" w:rsidRPr="00000000">
        <w:rPr>
          <w:rtl w:val="0"/>
        </w:rPr>
        <w:t xml:space="preserve">guidelines with extensive shade structures, scheduled water play, and carefully timed outdoor activities. We've invested in cooling systems and hydration stations so children can safely appreciate outdoor learning year-round.</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b w:val="1"/>
          <w:bCs w:val="1"/>
        </w:rPr>
      </w:pPr>
      <w:r w:rsidDel="00000000" w:rsidR="00000000" w:rsidRPr="00000000">
        <w:rPr>
          <w:b w:val="1"/>
          <w:bCs w:val="1"/>
          <w:rtl w:val="0"/>
        </w:rPr>
        <w:t xml:space="preserve">Do you offer tours for prospective families?</w:t>
      </w:r>
    </w:p>
    <w:p w:rsidR="00000000" w:rsidDel="00000000" w:rsidP="00000000" w:rsidRDefault="00000000" w:rsidRPr="00000000" w14:paraId="00000B84">
      <w:pPr>
        <w:rPr>
          <w:b w:val="1"/>
          <w:bCs w:val="1"/>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Yes, we encourage families to visit and see our facilities firsthand. Tours allow you to meet our educators, investigate our learning spaces, and understand how we prepare children for schools like Rossmoyne Primary.</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b w:val="1"/>
          <w:bCs w:val="1"/>
        </w:rPr>
      </w:pPr>
      <w:r w:rsidDel="00000000" w:rsidR="00000000" w:rsidRPr="00000000">
        <w:rPr>
          <w:b w:val="1"/>
          <w:bCs w:val="1"/>
          <w:rtl w:val="0"/>
        </w:rPr>
        <w:t xml:space="preserve">What age groups do you accept?</w:t>
      </w:r>
    </w:p>
    <w:p w:rsidR="00000000" w:rsidDel="00000000" w:rsidP="00000000" w:rsidRDefault="00000000" w:rsidRPr="00000000" w14:paraId="00000B88">
      <w:pPr>
        <w:rPr>
          <w:b w:val="1"/>
          <w:bCs w:val="1"/>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We offer programs for children from 6 months old through to school age, with specific kindergarten programs for 4-5 year olds preparing for school entry.</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b w:val="1"/>
          <w:bCs w:val="1"/>
        </w:rPr>
      </w:pPr>
      <w:r w:rsidDel="00000000" w:rsidR="00000000" w:rsidRPr="00000000">
        <w:rPr>
          <w:b w:val="1"/>
          <w:bCs w:val="1"/>
          <w:rtl w:val="0"/>
        </w:rPr>
        <w:t xml:space="preserve">How do you teach numeracy to 4-year-olds?</w:t>
      </w:r>
    </w:p>
    <w:p w:rsidR="00000000" w:rsidDel="00000000" w:rsidP="00000000" w:rsidRDefault="00000000" w:rsidRPr="00000000" w14:paraId="00000B8C">
      <w:pPr>
        <w:rPr>
          <w:b w:val="1"/>
          <w:bCs w:val="1"/>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We use "real-world" scenarios, such as measuring ingredients for baking, counting the things around us, and using geometric shapes in block construction.</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b w:val="1"/>
          <w:bCs w:val="1"/>
        </w:rPr>
      </w:pPr>
      <w:r w:rsidDel="00000000" w:rsidR="00000000" w:rsidRPr="00000000">
        <w:rPr>
          <w:b w:val="1"/>
          <w:bCs w:val="1"/>
          <w:rtl w:val="0"/>
        </w:rPr>
        <w:t xml:space="preserve">Do you provide sunscreen?</w:t>
      </w:r>
    </w:p>
    <w:p w:rsidR="00000000" w:rsidDel="00000000" w:rsidP="00000000" w:rsidRDefault="00000000" w:rsidRPr="00000000" w14:paraId="00000B90">
      <w:pPr>
        <w:rPr>
          <w:b w:val="1"/>
          <w:bCs w:val="1"/>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Yes, we provide SPF 50+ broad-spectrum sunscreen for all children. If your child has sensitive skin, you are welcome to provide a specific brand for their use.</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b w:val="1"/>
          <w:bCs w:val="1"/>
        </w:rPr>
      </w:pPr>
      <w:r w:rsidDel="00000000" w:rsidR="00000000" w:rsidRPr="00000000">
        <w:rPr>
          <w:b w:val="1"/>
          <w:bCs w:val="1"/>
          <w:rtl w:val="0"/>
        </w:rPr>
        <w:t xml:space="preserve">What happens if my child isn't toilet trained by Kindy?</w:t>
      </w:r>
    </w:p>
    <w:p w:rsidR="00000000" w:rsidDel="00000000" w:rsidP="00000000" w:rsidRDefault="00000000" w:rsidRPr="00000000" w14:paraId="00000B94">
      <w:pPr>
        <w:rPr>
          <w:b w:val="1"/>
          <w:bCs w:val="1"/>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We support all children's developmental journeys. While we encourage toilet training for the Kindy room, our educators will work with you to support your child’s needs.</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b w:val="1"/>
          <w:bCs w:val="1"/>
        </w:rPr>
      </w:pPr>
      <w:r w:rsidDel="00000000" w:rsidR="00000000" w:rsidRPr="00000000">
        <w:rPr>
          <w:b w:val="1"/>
          <w:bCs w:val="1"/>
          <w:rtl w:val="0"/>
        </w:rPr>
        <w:t xml:space="preserve">How do you track and report on children's progress?</w:t>
      </w:r>
    </w:p>
    <w:p w:rsidR="00000000" w:rsidDel="00000000" w:rsidP="00000000" w:rsidRDefault="00000000" w:rsidRPr="00000000" w14:paraId="00000B98">
      <w:pPr>
        <w:rPr>
          <w:b w:val="1"/>
          <w:bCs w:val="1"/>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We provide regular developmental assessments aligned with the Early Years Learning Framework, alongside detailed reports focusing on school readiness indicators important to Rossmoyne families.</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Give your child the competitive advantage they deserve. With 2027 school enrolments fast approaching, now is the ideal time to secure your child's place in our premium kindergarten near Rossmoyne. Our limited spots fill quickly as families recognise the importance of choosing the right educational foundation.</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Contact us today to arrange your personal tour</w:t>
      </w:r>
      <w:r w:rsidDel="00000000" w:rsidR="00000000" w:rsidRPr="00000000">
        <w:br w:type="page"/>
      </w:r>
      <w:r w:rsidDel="00000000" w:rsidR="00000000" w:rsidRPr="00000000">
        <w:rPr>
          <w:rtl w:val="0"/>
        </w:rPr>
      </w:r>
    </w:p>
    <w:p w:rsidR="00000000" w:rsidDel="00000000" w:rsidP="00000000" w:rsidRDefault="00000000" w:rsidRPr="00000000" w14:paraId="00000B9E">
      <w:pPr>
        <w:pStyle w:val="Heading1"/>
        <w:rPr>
          <w:b w:val="1"/>
          <w:bCs w:val="1"/>
        </w:rPr>
      </w:pPr>
      <w:bookmarkStart w:colFirst="0" w:colLast="0" w:name="_c4ly7splkdoc" w:id="25"/>
      <w:bookmarkEnd w:id="25"/>
      <w:r w:rsidDel="00000000" w:rsidR="00000000" w:rsidRPr="00000000">
        <w:rPr>
          <w:b w:val="1"/>
          <w:bCs w:val="1"/>
          <w:rtl w:val="0"/>
        </w:rPr>
        <w:t xml:space="preserve">Page 26 </w:t>
      </w:r>
    </w:p>
    <w:p w:rsidR="00000000" w:rsidDel="00000000" w:rsidP="00000000" w:rsidRDefault="00000000" w:rsidRPr="00000000" w14:paraId="00000B9F">
      <w:pPr>
        <w:rPr>
          <w:b w:val="1"/>
          <w:bCs w:val="1"/>
        </w:rPr>
      </w:pPr>
      <w:r w:rsidDel="00000000" w:rsidR="00000000" w:rsidRPr="00000000">
        <w:rPr>
          <w:b w:val="1"/>
          <w:bCs w:val="1"/>
          <w:rtl w:val="0"/>
        </w:rPr>
        <w:t xml:space="preserve">URL: https://flourishelc.com.au/kindergarten-shelley-wa/</w:t>
      </w:r>
    </w:p>
    <w:p w:rsidR="00000000" w:rsidDel="00000000" w:rsidP="00000000" w:rsidRDefault="00000000" w:rsidRPr="00000000" w14:paraId="00000BA0">
      <w:pPr>
        <w:rPr/>
      </w:pPr>
      <w:r w:rsidDel="00000000" w:rsidR="00000000" w:rsidRPr="00000000">
        <w:rPr>
          <w:rtl w:val="0"/>
        </w:rPr>
        <w:t xml:space="preserve">Page Type: Location Page</w:t>
      </w:r>
    </w:p>
    <w:p w:rsidR="00000000" w:rsidDel="00000000" w:rsidP="00000000" w:rsidRDefault="00000000" w:rsidRPr="00000000" w14:paraId="00000BA1">
      <w:pPr>
        <w:rPr/>
      </w:pPr>
      <w:r w:rsidDel="00000000" w:rsidR="00000000" w:rsidRPr="00000000">
        <w:rPr>
          <w:rtl w:val="0"/>
        </w:rPr>
        <w:t xml:space="preserve">Content Type: New Content</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Keywords:</w:t>
      </w:r>
    </w:p>
    <w:p w:rsidR="00000000" w:rsidDel="00000000" w:rsidP="00000000" w:rsidRDefault="00000000" w:rsidRPr="00000000" w14:paraId="00000BA4">
      <w:pPr>
        <w:rPr>
          <w:b w:val="1"/>
          <w:bCs w:val="1"/>
        </w:rPr>
      </w:pPr>
      <w:r w:rsidDel="00000000" w:rsidR="00000000" w:rsidRPr="00000000">
        <w:rPr>
          <w:b w:val="1"/>
          <w:bCs w:val="1"/>
          <w:rtl w:val="0"/>
        </w:rPr>
        <w:t xml:space="preserve">Primary keyword: kindergarten near shelley</w:t>
      </w:r>
    </w:p>
    <w:p w:rsidR="00000000" w:rsidDel="00000000" w:rsidP="00000000" w:rsidRDefault="00000000" w:rsidRPr="00000000" w14:paraId="00000BA5">
      <w:pPr>
        <w:rPr/>
      </w:pPr>
      <w:r w:rsidDel="00000000" w:rsidR="00000000" w:rsidRPr="00000000">
        <w:rPr>
          <w:rtl w:val="0"/>
        </w:rPr>
        <w:t xml:space="preserve">Secondary keywords: </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b w:val="1"/>
          <w:bCs w:val="1"/>
        </w:rPr>
      </w:pPr>
      <w:r w:rsidDel="00000000" w:rsidR="00000000" w:rsidRPr="00000000">
        <w:rPr>
          <w:b w:val="1"/>
          <w:bCs w:val="1"/>
          <w:rtl w:val="0"/>
        </w:rPr>
        <w:t xml:space="preserve">Content:</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Meta Title: Kindergarten Near Shelley | Flourish ELC</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Meta Description: Flourish ELC is a local kindergarten that inspires every child to grow, learn, develop, and thrive. Contact us now to learn more.</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b w:val="1"/>
          <w:bCs w:val="1"/>
        </w:rPr>
      </w:pPr>
      <w:r w:rsidDel="00000000" w:rsidR="00000000" w:rsidRPr="00000000">
        <w:rPr>
          <w:b w:val="1"/>
          <w:bCs w:val="1"/>
          <w:rtl w:val="0"/>
        </w:rPr>
        <w:t xml:space="preserve">H1: Kindergarten Near Shelley</w:t>
      </w:r>
    </w:p>
    <w:p w:rsidR="00000000" w:rsidDel="00000000" w:rsidP="00000000" w:rsidRDefault="00000000" w:rsidRPr="00000000" w14:paraId="00000BAF">
      <w:pPr>
        <w:spacing w:after="240" w:before="240" w:lineRule="auto"/>
        <w:rPr/>
      </w:pPr>
      <w:r w:rsidDel="00000000" w:rsidR="00000000" w:rsidRPr="00000000">
        <w:rPr>
          <w:rtl w:val="0"/>
        </w:rPr>
        <w:t xml:space="preserve">The Canning River isn't just a beautiful backdrop. It's one of the best classrooms a child could have. At our kindergarten near Shelley, the riverside environment inspires our daily learning, giving children hands-on experiences that build curiosity, creativity, and a genuine connection to the natural world.</w:t>
      </w:r>
    </w:p>
    <w:p w:rsidR="00000000" w:rsidDel="00000000" w:rsidP="00000000" w:rsidRDefault="00000000" w:rsidRPr="00000000" w14:paraId="00000BB0">
      <w:pPr>
        <w:spacing w:after="240" w:before="240" w:lineRule="auto"/>
        <w:rPr/>
      </w:pPr>
      <w:r w:rsidDel="00000000" w:rsidR="00000000" w:rsidRPr="00000000">
        <w:rPr>
          <w:rtl w:val="0"/>
        </w:rPr>
        <w:t xml:space="preserve">That outdoor richness sits alongside a EYLF under-pinned program focused on the literacy, numeracy, and social skills children need to start school with confidence. At our centre, school readiness and riverside learning don't compete with each other. They bring out the best in one another.</w:t>
      </w:r>
    </w:p>
    <w:p w:rsidR="00000000" w:rsidDel="00000000" w:rsidP="00000000" w:rsidRDefault="00000000" w:rsidRPr="00000000" w14:paraId="00000BB1">
      <w:pPr>
        <w:spacing w:after="240" w:before="240" w:lineRule="auto"/>
        <w:rPr/>
      </w:pPr>
      <w:r w:rsidDel="00000000" w:rsidR="00000000" w:rsidRPr="00000000">
        <w:rPr>
          <w:rtl w:val="0"/>
        </w:rPr>
        <w:t xml:space="preserve">Reach out to us now for any enquiries or questions! </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spacing w:after="240" w:before="240" w:lineRule="auto"/>
        <w:rPr>
          <w:b w:val="1"/>
          <w:bCs w:val="1"/>
        </w:rPr>
      </w:pPr>
      <w:r w:rsidDel="00000000" w:rsidR="00000000" w:rsidRPr="00000000">
        <w:rPr>
          <w:b w:val="1"/>
          <w:bCs w:val="1"/>
          <w:rtl w:val="0"/>
        </w:rPr>
        <w:t xml:space="preserve">H2: The Best of Both Worlds: Excellence and Outdoor Discovery</w:t>
      </w:r>
    </w:p>
    <w:p w:rsidR="00000000" w:rsidDel="00000000" w:rsidP="00000000" w:rsidRDefault="00000000" w:rsidRPr="00000000" w14:paraId="00000BB4">
      <w:pPr>
        <w:spacing w:after="240" w:before="240" w:lineRule="auto"/>
        <w:rPr/>
      </w:pPr>
      <w:r w:rsidDel="00000000" w:rsidR="00000000" w:rsidRPr="00000000">
        <w:rPr>
          <w:rtl w:val="0"/>
        </w:rPr>
        <w:t xml:space="preserve">At our Shelley centre, academic preparation is a significant area of focus. Our curriculum weaves literacy, numeracy, and science learning into real life scenarios,where children learn about local wildlife, observe seasonal changes, and develop a genuine sense of wonder about the natural world around them.</w:t>
      </w:r>
    </w:p>
    <w:p w:rsidR="00000000" w:rsidDel="00000000" w:rsidP="00000000" w:rsidRDefault="00000000" w:rsidRPr="00000000" w14:paraId="00000BB5">
      <w:pPr>
        <w:spacing w:after="240" w:before="240" w:lineRule="auto"/>
        <w:rPr/>
      </w:pPr>
      <w:r w:rsidDel="00000000" w:rsidR="00000000" w:rsidRPr="00000000">
        <w:rPr>
          <w:rtl w:val="0"/>
        </w:rPr>
        <w:t xml:space="preserve">It's purposeful, structured learning that happens to take place in one of the most beautiful settings imaginable. And it's exactly the kind of childhood that makes Shelley such a special place to grow up.</w:t>
      </w:r>
      <w:r w:rsidDel="00000000" w:rsidR="00000000" w:rsidRPr="00000000">
        <w:rPr>
          <w:rtl w:val="0"/>
        </w:rPr>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b w:val="1"/>
          <w:bCs w:val="1"/>
        </w:rPr>
      </w:pPr>
      <w:r w:rsidDel="00000000" w:rsidR="00000000" w:rsidRPr="00000000">
        <w:rPr>
          <w:b w:val="1"/>
          <w:bCs w:val="1"/>
          <w:rtl w:val="0"/>
        </w:rPr>
        <w:t xml:space="preserve">H3: Academic Foundations Through Natural Discovery</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Your child will develop essential pre-literacy skills, build mathematical thinking through pattern recognition, and investigate scientific concepts through seasonal observations along the river. Every activity aligns with early years learning frameworks while harnessing our unique location.</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b w:val="1"/>
          <w:bCs w:val="1"/>
        </w:rPr>
      </w:pPr>
      <w:r w:rsidDel="00000000" w:rsidR="00000000" w:rsidRPr="00000000">
        <w:rPr>
          <w:b w:val="1"/>
          <w:bCs w:val="1"/>
          <w:rtl w:val="0"/>
        </w:rPr>
        <w:t xml:space="preserve">H2: Safety and Outdoor Learning in Perth's Climate</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Perth's hot summers present real challenges for outdoor-based programs. We don't just cope with this reality, we've built our entire approach around it. Our extensive SunSmart accreditation isn't merely a certificate on the wall; it's a daily practice that allows children to safely investigate and learn outdoors year-round.</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Our educators expertly balance indoor and outdoor experiences, with purpose-built shade structures, scheduled water play, and climate-responsive programming. During peak UV times, we engage in focused literacy and numeracy activities indoors, then venture out during cooler periods to apply these concepts in nature. Parents can be confident their children are experiencing the riverside lifestyle safely, not spending months cooped up inside.</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del w:author="Victor McMillan" w:id="40" w:date="2026-06-22T06:12:16Z"/>
          <w:b w:val="1"/>
          <w:bCs w:val="1"/>
        </w:rPr>
      </w:pPr>
      <w:del w:author="Victor McMillan" w:id="40" w:date="2026-06-22T06:12:16Z">
        <w:r w:rsidDel="00000000" w:rsidR="00000000" w:rsidRPr="00000000">
          <w:rPr>
            <w:b w:val="1"/>
            <w:bCs w:val="1"/>
            <w:rtl w:val="0"/>
          </w:rPr>
          <w:delText xml:space="preserve">H3: Environmental Awareness and Emergency Preparedness</w:delText>
        </w:r>
      </w:del>
    </w:p>
    <w:p w:rsidR="00000000" w:rsidDel="00000000" w:rsidP="00000000" w:rsidRDefault="00000000" w:rsidRPr="00000000" w14:paraId="00000BC5">
      <w:pPr>
        <w:rPr>
          <w:del w:author="Victor McMillan" w:id="40" w:date="2026-06-22T06:12:16Z"/>
        </w:rPr>
      </w:pPr>
      <w:del w:author="Victor McMillan" w:id="40" w:date="2026-06-22T06:12:16Z">
        <w:r w:rsidDel="00000000" w:rsidR="00000000" w:rsidRPr="00000000">
          <w:rPr>
            <w:rtl w:val="0"/>
          </w:rPr>
        </w:r>
      </w:del>
    </w:p>
    <w:p w:rsidR="00000000" w:rsidDel="00000000" w:rsidP="00000000" w:rsidRDefault="00000000" w:rsidRPr="00000000" w14:paraId="00000BC6">
      <w:pPr>
        <w:rPr>
          <w:del w:author="Victor McMillan" w:id="40" w:date="2026-06-22T06:12:16Z"/>
        </w:rPr>
      </w:pPr>
      <w:del w:author="Victor McMillan" w:id="40" w:date="2026-06-22T06:12:16Z">
        <w:r w:rsidDel="00000000" w:rsidR="00000000" w:rsidRPr="00000000">
          <w:rPr>
            <w:rtl w:val="0"/>
          </w:rPr>
          <w:delText xml:space="preserve">As a service operating within the City of Melville, our planning and operations, particularly regarding amenity and traffic management, are aligned with local council expectations for our community. We maintain a fully developed Emergency Plan specific to our location, demonstrating our commitment to extensive safety in all seasons.</w:delText>
        </w:r>
      </w:del>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b w:val="1"/>
          <w:bCs w:val="1"/>
        </w:rPr>
      </w:pPr>
      <w:r w:rsidDel="00000000" w:rsidR="00000000" w:rsidRPr="00000000">
        <w:rPr>
          <w:b w:val="1"/>
          <w:bCs w:val="1"/>
          <w:rtl w:val="0"/>
        </w:rPr>
        <w:t xml:space="preserve">H2: Your Local Kindergarten Experts in Shelley</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Our curriculum is distinctively designed around the needs and interests of our students. We've built our entire educational philosophy around best practice and the Early Years Learning Framework with measurable learning goals and outcomes. </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Our dynamic and flexible program transforms familiar experiences into learning opportunities. Children might count insects or tree branches, create artwork inspired by local natural environment reflections, or develop language skills through storytelling about their weekend or classroom adventures. These aren't random activities but carefully planned experiences that prepare children for the academic expectations of Shelley Primary or other local primary school while nurturing their connection to place.</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b w:val="1"/>
          <w:bCs w:val="1"/>
        </w:rPr>
      </w:pPr>
      <w:r w:rsidDel="00000000" w:rsidR="00000000" w:rsidRPr="00000000">
        <w:rPr>
          <w:b w:val="1"/>
          <w:bCs w:val="1"/>
          <w:rtl w:val="0"/>
        </w:rPr>
        <w:t xml:space="preserve">H3: Community-Focused Education for Local Families</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We serve the families in Shelley's homes who value both educational excellence and authentic childhood experiences. Our educators understand the aspirations you hold for your children and the lifestyle you've chosen by living in this riverside community. Whether you're preparing for enrolment at local schools or simply want your child to thrive in their early years, our program delivers both outcomes without compromise.</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b w:val="1"/>
          <w:bCs w:val="1"/>
        </w:rPr>
      </w:pPr>
      <w:r w:rsidDel="00000000" w:rsidR="00000000" w:rsidRPr="00000000">
        <w:rPr>
          <w:b w:val="1"/>
          <w:bCs w:val="1"/>
          <w:rtl w:val="0"/>
        </w:rPr>
        <w:t xml:space="preserve">H2: Why Parents Choose Us for Childcare in the Shelley Area</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numPr>
          <w:ilvl w:val="0"/>
          <w:numId w:val="45"/>
        </w:numPr>
        <w:ind w:left="720" w:hanging="360"/>
      </w:pPr>
      <w:r w:rsidDel="00000000" w:rsidR="00000000" w:rsidRPr="00000000">
        <w:rPr>
          <w:b w:val="1"/>
          <w:bCs w:val="1"/>
          <w:rtl w:val="0"/>
        </w:rPr>
        <w:t xml:space="preserve">Child-Centred Approach:</w:t>
      </w:r>
      <w:r w:rsidDel="00000000" w:rsidR="00000000" w:rsidRPr="00000000">
        <w:rPr>
          <w:rtl w:val="0"/>
        </w:rPr>
        <w:t xml:space="preserve"> Every child is seen as capable, curious and confident, in a learning environment where they feel safe, valued and empowered.</w:t>
      </w:r>
    </w:p>
    <w:p w:rsidR="00000000" w:rsidDel="00000000" w:rsidP="00000000" w:rsidRDefault="00000000" w:rsidRPr="00000000" w14:paraId="00000BD9">
      <w:pPr>
        <w:numPr>
          <w:ilvl w:val="0"/>
          <w:numId w:val="45"/>
        </w:numPr>
        <w:ind w:left="720" w:hanging="360"/>
      </w:pPr>
      <w:r w:rsidDel="00000000" w:rsidR="00000000" w:rsidRPr="00000000">
        <w:rPr>
          <w:b w:val="1"/>
          <w:bCs w:val="1"/>
          <w:rtl w:val="0"/>
        </w:rPr>
        <w:t xml:space="preserve">EYLF Based Outcomes:</w:t>
      </w:r>
      <w:r w:rsidDel="00000000" w:rsidR="00000000" w:rsidRPr="00000000">
        <w:rPr>
          <w:rtl w:val="0"/>
        </w:rPr>
        <w:t xml:space="preserve"> Our educators sit at the forefront of delivering Early Years Learning Framework outcomes.</w:t>
      </w:r>
    </w:p>
    <w:p w:rsidR="00000000" w:rsidDel="00000000" w:rsidP="00000000" w:rsidRDefault="00000000" w:rsidRPr="00000000" w14:paraId="00000BDA">
      <w:pPr>
        <w:numPr>
          <w:ilvl w:val="0"/>
          <w:numId w:val="45"/>
        </w:numPr>
        <w:ind w:left="720" w:hanging="360"/>
      </w:pPr>
      <w:r w:rsidDel="00000000" w:rsidR="00000000" w:rsidRPr="00000000">
        <w:rPr>
          <w:b w:val="1"/>
          <w:bCs w:val="1"/>
          <w:rtl w:val="0"/>
        </w:rPr>
        <w:t xml:space="preserve">STEM and Creative Arts Integration:</w:t>
      </w:r>
      <w:r w:rsidDel="00000000" w:rsidR="00000000" w:rsidRPr="00000000">
        <w:rPr>
          <w:rtl w:val="0"/>
        </w:rPr>
        <w:t xml:space="preserve"> Hands-on experiments, construction, technology and creative expression build critical thinking and imagination.</w:t>
      </w:r>
    </w:p>
    <w:p w:rsidR="00000000" w:rsidDel="00000000" w:rsidP="00000000" w:rsidRDefault="00000000" w:rsidRPr="00000000" w14:paraId="00000BDB">
      <w:pPr>
        <w:numPr>
          <w:ilvl w:val="0"/>
          <w:numId w:val="45"/>
        </w:numPr>
        <w:ind w:left="720" w:hanging="360"/>
      </w:pPr>
      <w:r w:rsidDel="00000000" w:rsidR="00000000" w:rsidRPr="00000000">
        <w:rPr>
          <w:b w:val="1"/>
          <w:bCs w:val="1"/>
          <w:rtl w:val="0"/>
        </w:rPr>
        <w:t xml:space="preserve">Sustainability and Cultural Education:</w:t>
      </w:r>
      <w:r w:rsidDel="00000000" w:rsidR="00000000" w:rsidRPr="00000000">
        <w:rPr>
          <w:rtl w:val="0"/>
        </w:rPr>
        <w:t xml:space="preserve"> Children learn to care for the environment and embrace Australia's rich cultural diversity, including Aboriginal and Torres Strait Islander perspectives.</w:t>
      </w:r>
    </w:p>
    <w:p w:rsidR="00000000" w:rsidDel="00000000" w:rsidP="00000000" w:rsidRDefault="00000000" w:rsidRPr="00000000" w14:paraId="00000BDC">
      <w:pPr>
        <w:numPr>
          <w:ilvl w:val="0"/>
          <w:numId w:val="45"/>
        </w:numPr>
        <w:ind w:left="720" w:hanging="360"/>
      </w:pPr>
      <w:r w:rsidDel="00000000" w:rsidR="00000000" w:rsidRPr="00000000">
        <w:rPr>
          <w:b w:val="1"/>
          <w:bCs w:val="1"/>
          <w:rtl w:val="0"/>
        </w:rPr>
        <w:t xml:space="preserve">Interactive Parent App:</w:t>
      </w:r>
      <w:r w:rsidDel="00000000" w:rsidR="00000000" w:rsidRPr="00000000">
        <w:rPr>
          <w:rtl w:val="0"/>
        </w:rPr>
        <w:t xml:space="preserve"> Follow your child's learning journey through photos, videos, observations and learning stories. Be as involved as you like. Our place is your place.</w:t>
      </w:r>
    </w:p>
    <w:p w:rsidR="00000000" w:rsidDel="00000000" w:rsidP="00000000" w:rsidRDefault="00000000" w:rsidRPr="00000000" w14:paraId="00000BDD">
      <w:pPr>
        <w:numPr>
          <w:ilvl w:val="0"/>
          <w:numId w:val="45"/>
        </w:numPr>
        <w:ind w:left="720" w:hanging="360"/>
      </w:pPr>
      <w:r w:rsidDel="00000000" w:rsidR="00000000" w:rsidRPr="00000000">
        <w:rPr>
          <w:b w:val="1"/>
          <w:bCs w:val="1"/>
          <w:rtl w:val="0"/>
        </w:rPr>
        <w:t xml:space="preserve">Passionate Educators:</w:t>
      </w:r>
      <w:r w:rsidDel="00000000" w:rsidR="00000000" w:rsidRPr="00000000">
        <w:rPr>
          <w:rtl w:val="0"/>
        </w:rPr>
        <w:t xml:space="preserve"> Our team brings hundreds of years of combined experience and a real commitment to reflective practice, ongoing professional development and the highest standards of child safety.</w:t>
      </w:r>
    </w:p>
    <w:p w:rsidR="00000000" w:rsidDel="00000000" w:rsidP="00000000" w:rsidRDefault="00000000" w:rsidRPr="00000000" w14:paraId="00000BDE">
      <w:pPr>
        <w:numPr>
          <w:ilvl w:val="0"/>
          <w:numId w:val="45"/>
        </w:numPr>
        <w:ind w:left="720" w:hanging="360"/>
      </w:pPr>
      <w:r w:rsidDel="00000000" w:rsidR="00000000" w:rsidRPr="00000000">
        <w:rPr>
          <w:b w:val="1"/>
          <w:bCs w:val="1"/>
          <w:rtl w:val="0"/>
        </w:rPr>
        <w:t xml:space="preserve">Family Partnership:</w:t>
      </w:r>
      <w:r w:rsidDel="00000000" w:rsidR="00000000" w:rsidRPr="00000000">
        <w:rPr>
          <w:rtl w:val="0"/>
        </w:rPr>
        <w:t xml:space="preserve"> We work alongside families to celebrate every milestone, however small.</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b w:val="1"/>
          <w:bCs w:val="1"/>
        </w:rPr>
      </w:pPr>
      <w:r w:rsidDel="00000000" w:rsidR="00000000" w:rsidRPr="00000000">
        <w:rPr>
          <w:rtl w:val="0"/>
        </w:rPr>
      </w:r>
    </w:p>
    <w:p w:rsidR="00000000" w:rsidDel="00000000" w:rsidP="00000000" w:rsidRDefault="00000000" w:rsidRPr="00000000" w14:paraId="00000BE1">
      <w:pPr>
        <w:rPr>
          <w:b w:val="1"/>
          <w:bCs w:val="1"/>
        </w:rPr>
      </w:pPr>
      <w:r w:rsidDel="00000000" w:rsidR="00000000" w:rsidRPr="00000000">
        <w:rPr>
          <w:b w:val="1"/>
          <w:bCs w:val="1"/>
          <w:rtl w:val="0"/>
        </w:rPr>
        <w:t xml:space="preserve">H2: Supporting Every Child's Learning Journey</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We recognise that Shelley families come with diverse needs and expectations. If you're new to the area and finding your way through school options or grandparents helping with childcare decisions, our kindergarten provides clear communication and flexible engagement options.</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b w:val="1"/>
          <w:bCs w:val="1"/>
        </w:rPr>
      </w:pPr>
      <w:r w:rsidDel="00000000" w:rsidR="00000000" w:rsidRPr="00000000">
        <w:rPr>
          <w:b w:val="1"/>
          <w:bCs w:val="1"/>
          <w:rtl w:val="0"/>
        </w:rPr>
        <w:t xml:space="preserve">What makes your kindergarten different from other early learning centres?</w:t>
      </w:r>
    </w:p>
    <w:p w:rsidR="00000000" w:rsidDel="00000000" w:rsidP="00000000" w:rsidRDefault="00000000" w:rsidRPr="00000000" w14:paraId="00000BE9">
      <w:pPr>
        <w:rPr>
          <w:b w:val="1"/>
          <w:bCs w:val="1"/>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Our program is specifically designed around Australia, Shelley and our other localities unique environments to be relevant to our children. While maintaining an EYLF curriculum that makes sure of school readiness, we use local natural spaces as living classrooms. Your child won't just be "ready for school" – they'll have a deep connection to their community and environment.</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b w:val="1"/>
          <w:bCs w:val="1"/>
        </w:rPr>
      </w:pPr>
      <w:r w:rsidDel="00000000" w:rsidR="00000000" w:rsidRPr="00000000">
        <w:rPr>
          <w:b w:val="1"/>
          <w:bCs w:val="1"/>
          <w:rtl w:val="0"/>
        </w:rPr>
        <w:t xml:space="preserve">How do you handle Perth's hot weather while maintaining outdoor learning?</w:t>
      </w:r>
    </w:p>
    <w:p w:rsidR="00000000" w:rsidDel="00000000" w:rsidP="00000000" w:rsidRDefault="00000000" w:rsidRPr="00000000" w14:paraId="00000BED">
      <w:pPr>
        <w:rPr>
          <w:b w:val="1"/>
          <w:bCs w:val="1"/>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Our SunSmart accreditation guides daily practices including UV monitoring, protective clothing requirements, and strategic scheduling. We've invested in quality shade infrastructure and plan our most active outdoor exploration for cooler morning periods, with focused indoor learning during peak heat times.</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b w:val="1"/>
          <w:bCs w:val="1"/>
        </w:rPr>
      </w:pPr>
      <w:r w:rsidDel="00000000" w:rsidR="00000000" w:rsidRPr="00000000">
        <w:rPr>
          <w:b w:val="1"/>
          <w:bCs w:val="1"/>
          <w:rtl w:val="0"/>
        </w:rPr>
        <w:t xml:space="preserve">What specific school readiness skills will my child develop?</w:t>
      </w:r>
    </w:p>
    <w:p w:rsidR="00000000" w:rsidDel="00000000" w:rsidP="00000000" w:rsidRDefault="00000000" w:rsidRPr="00000000" w14:paraId="00000BF1">
      <w:pPr>
        <w:rPr>
          <w:b w:val="1"/>
          <w:bCs w:val="1"/>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Children develop pre-writing skills through nature journaling, mathematical concepts through hands-on exploration, and language skills through rich vocabulary about their local environment. We track progress against early years learning frameworks while making sure these skills develop through meaningful, engaging experiences.</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b w:val="1"/>
          <w:bCs w:val="1"/>
        </w:rPr>
      </w:pPr>
      <w:r w:rsidDel="00000000" w:rsidR="00000000" w:rsidRPr="00000000">
        <w:rPr>
          <w:b w:val="1"/>
          <w:bCs w:val="1"/>
          <w:rtl w:val="0"/>
        </w:rPr>
        <w:t xml:space="preserve">Do you cater to children who might need additional support?</w:t>
      </w:r>
    </w:p>
    <w:p w:rsidR="00000000" w:rsidDel="00000000" w:rsidP="00000000" w:rsidRDefault="00000000" w:rsidRPr="00000000" w14:paraId="00000BF5">
      <w:pPr>
        <w:rPr>
          <w:b w:val="1"/>
          <w:bCs w:val="1"/>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Absolutely. Our small group approach allows educators to identify and support individual learning needs early. We work collaboratively with families and specialists to make sure that every child thrives in our program.</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b w:val="1"/>
          <w:bCs w:val="1"/>
        </w:rPr>
      </w:pPr>
      <w:r w:rsidDel="00000000" w:rsidR="00000000" w:rsidRPr="00000000">
        <w:rPr>
          <w:b w:val="1"/>
          <w:bCs w:val="1"/>
          <w:rtl w:val="0"/>
        </w:rPr>
        <w:t xml:space="preserve">Does the program include a rest time?</w:t>
      </w:r>
    </w:p>
    <w:p w:rsidR="00000000" w:rsidDel="00000000" w:rsidP="00000000" w:rsidRDefault="00000000" w:rsidRPr="00000000" w14:paraId="00000BF9">
      <w:pPr>
        <w:rPr>
          <w:b w:val="1"/>
          <w:bCs w:val="1"/>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Yes, we provide a quiet period after lunch where children can engage in mindfulness, yoga, or quiet reading to recharge for the afternoon.</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Ready to find how your child can thrive in a kindergarten program that values both academic excellence and authentic childhood experiences? Our unique approach to early education sets children up for success at Shelley Primary and beyond while nurturing their love of learning through nature.</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Book a Tour and See Why Shelley Families Choose Our Kindergarten Program</w:t>
      </w:r>
      <w:r w:rsidDel="00000000" w:rsidR="00000000" w:rsidRPr="00000000">
        <w:br w:type="page"/>
      </w:r>
      <w:r w:rsidDel="00000000" w:rsidR="00000000" w:rsidRPr="00000000">
        <w:rPr>
          <w:rtl w:val="0"/>
        </w:rPr>
      </w:r>
    </w:p>
    <w:p w:rsidR="00000000" w:rsidDel="00000000" w:rsidP="00000000" w:rsidRDefault="00000000" w:rsidRPr="00000000" w14:paraId="00000BFF">
      <w:pPr>
        <w:pStyle w:val="Heading1"/>
        <w:rPr>
          <w:b w:val="1"/>
          <w:bCs w:val="1"/>
        </w:rPr>
      </w:pPr>
      <w:bookmarkStart w:colFirst="0" w:colLast="0" w:name="_pcz6ev2m6kgx" w:id="26"/>
      <w:bookmarkEnd w:id="26"/>
      <w:r w:rsidDel="00000000" w:rsidR="00000000" w:rsidRPr="00000000">
        <w:rPr>
          <w:b w:val="1"/>
          <w:bCs w:val="1"/>
          <w:rtl w:val="0"/>
        </w:rPr>
        <w:t xml:space="preserve">Page 27 </w:t>
      </w:r>
    </w:p>
    <w:p w:rsidR="00000000" w:rsidDel="00000000" w:rsidP="00000000" w:rsidRDefault="00000000" w:rsidRPr="00000000" w14:paraId="00000C00">
      <w:pPr>
        <w:rPr>
          <w:b w:val="1"/>
          <w:bCs w:val="1"/>
        </w:rPr>
      </w:pPr>
      <w:r w:rsidDel="00000000" w:rsidR="00000000" w:rsidRPr="00000000">
        <w:rPr>
          <w:b w:val="1"/>
          <w:bCs w:val="1"/>
          <w:rtl w:val="0"/>
        </w:rPr>
        <w:t xml:space="preserve">URL: </w:t>
      </w:r>
      <w:hyperlink r:id="rId25">
        <w:r w:rsidDel="00000000" w:rsidR="00000000" w:rsidRPr="00000000">
          <w:rPr>
            <w:b w:val="1"/>
            <w:bCs w:val="1"/>
            <w:color w:val="1155cc"/>
            <w:u w:val="single"/>
            <w:rtl w:val="0"/>
          </w:rPr>
          <w:t xml:space="preserve">https://flourishelc.com.au/kindergarten-willetton-wa/</w:t>
        </w:r>
      </w:hyperlink>
      <w:r w:rsidDel="00000000" w:rsidR="00000000" w:rsidRPr="00000000">
        <w:rPr>
          <w:rtl w:val="0"/>
        </w:rPr>
      </w:r>
    </w:p>
    <w:p w:rsidR="00000000" w:rsidDel="00000000" w:rsidP="00000000" w:rsidRDefault="00000000" w:rsidRPr="00000000" w14:paraId="00000C01">
      <w:pPr>
        <w:rPr>
          <w:b w:val="1"/>
          <w:bCs w:val="1"/>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Page Type: Location Page</w:t>
      </w:r>
    </w:p>
    <w:p w:rsidR="00000000" w:rsidDel="00000000" w:rsidP="00000000" w:rsidRDefault="00000000" w:rsidRPr="00000000" w14:paraId="00000C03">
      <w:pPr>
        <w:rPr/>
      </w:pPr>
      <w:r w:rsidDel="00000000" w:rsidR="00000000" w:rsidRPr="00000000">
        <w:rPr>
          <w:rtl w:val="0"/>
        </w:rPr>
        <w:t xml:space="preserve">Content Type: New Content</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Keywords:</w:t>
      </w:r>
    </w:p>
    <w:p w:rsidR="00000000" w:rsidDel="00000000" w:rsidP="00000000" w:rsidRDefault="00000000" w:rsidRPr="00000000" w14:paraId="00000C06">
      <w:pPr>
        <w:rPr>
          <w:b w:val="1"/>
          <w:bCs w:val="1"/>
        </w:rPr>
      </w:pPr>
      <w:r w:rsidDel="00000000" w:rsidR="00000000" w:rsidRPr="00000000">
        <w:rPr>
          <w:b w:val="1"/>
          <w:bCs w:val="1"/>
          <w:rtl w:val="0"/>
        </w:rPr>
        <w:t xml:space="preserve">Primary keyword: kindergarten near willetton</w:t>
      </w:r>
    </w:p>
    <w:p w:rsidR="00000000" w:rsidDel="00000000" w:rsidP="00000000" w:rsidRDefault="00000000" w:rsidRPr="00000000" w14:paraId="00000C07">
      <w:pPr>
        <w:rPr/>
      </w:pPr>
      <w:r w:rsidDel="00000000" w:rsidR="00000000" w:rsidRPr="00000000">
        <w:rPr>
          <w:rtl w:val="0"/>
        </w:rPr>
        <w:t xml:space="preserve">Secondary keywords: </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b w:val="1"/>
          <w:bCs w:val="1"/>
        </w:rPr>
      </w:pPr>
      <w:r w:rsidDel="00000000" w:rsidR="00000000" w:rsidRPr="00000000">
        <w:rPr>
          <w:b w:val="1"/>
          <w:bCs w:val="1"/>
          <w:rtl w:val="0"/>
        </w:rPr>
        <w:t xml:space="preserve">Content:</w:t>
      </w:r>
    </w:p>
    <w:p w:rsidR="00000000" w:rsidDel="00000000" w:rsidP="00000000" w:rsidRDefault="00000000" w:rsidRPr="00000000" w14:paraId="00000C0A">
      <w:pPr>
        <w:rPr/>
      </w:pPr>
      <w:r w:rsidDel="00000000" w:rsidR="00000000" w:rsidRPr="00000000">
        <w:rPr>
          <w:rtl w:val="0"/>
        </w:rPr>
        <w:t xml:space="preserve">Meta Title: Kindergarten Near Willetton | Flourish ELC</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Meta Description: Looking for kindergarten near Willetton? Our modern centre provides school readiness programs designed for Willetton families. Book your tour today.</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b w:val="1"/>
          <w:bCs w:val="1"/>
        </w:rPr>
      </w:pPr>
      <w:r w:rsidDel="00000000" w:rsidR="00000000" w:rsidRPr="00000000">
        <w:rPr>
          <w:b w:val="1"/>
          <w:bCs w:val="1"/>
          <w:rtl w:val="0"/>
        </w:rPr>
        <w:t xml:space="preserve">H1: Kindergarten Near Willetton</w:t>
      </w:r>
    </w:p>
    <w:p w:rsidR="00000000" w:rsidDel="00000000" w:rsidP="00000000" w:rsidRDefault="00000000" w:rsidRPr="00000000" w14:paraId="00000C0F">
      <w:pPr>
        <w:spacing w:after="240" w:before="240" w:lineRule="auto"/>
        <w:rPr/>
      </w:pPr>
      <w:r w:rsidDel="00000000" w:rsidR="00000000" w:rsidRPr="00000000">
        <w:rPr>
          <w:rtl w:val="0"/>
        </w:rPr>
        <w:t xml:space="preserve">The early years are when children develop the skills, habits, and confidence that carry them through their entire education. Our kindergarten program near Willetton is built around that understanding, combining structured, play-based learning with qualified educators who know exactly what a great start looks like.</w:t>
      </w:r>
    </w:p>
    <w:p w:rsidR="00000000" w:rsidDel="00000000" w:rsidP="00000000" w:rsidRDefault="00000000" w:rsidRPr="00000000" w14:paraId="00000C10">
      <w:pPr>
        <w:spacing w:after="240" w:before="240" w:lineRule="auto"/>
        <w:rPr/>
      </w:pPr>
      <w:r w:rsidDel="00000000" w:rsidR="00000000" w:rsidRPr="00000000">
        <w:rPr>
          <w:rtl w:val="0"/>
        </w:rPr>
        <w:t xml:space="preserve">Our school readiness program develops the literacy, numeracy, and social foundations children need to thrive at Willetton's local primary schools and beyond, giving every child the confidence and capability to begin their school journey feeling truly ready.</w:t>
      </w:r>
      <w:r w:rsidDel="00000000" w:rsidR="00000000" w:rsidRPr="00000000">
        <w:rPr>
          <w:rtl w:val="0"/>
        </w:rPr>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b w:val="1"/>
          <w:bCs w:val="1"/>
        </w:rPr>
      </w:pPr>
      <w:r w:rsidDel="00000000" w:rsidR="00000000" w:rsidRPr="00000000">
        <w:rPr>
          <w:b w:val="1"/>
          <w:bCs w:val="1"/>
          <w:rtl w:val="0"/>
        </w:rPr>
        <w:t xml:space="preserve">H2: Understanding Your Family's Educational Needs</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We understand the challenge of balancing work commitments while making sure your child receives premium early education. Our degree-qualified educators deliver a structured curriculum that builds essential cognitive, social, and emotional skills your child needs for a smooth transition to primary school.</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Our program addresses the specific concerns of Willetton families by focusing on:</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numPr>
          <w:ilvl w:val="0"/>
          <w:numId w:val="108"/>
        </w:numPr>
        <w:ind w:left="720" w:hanging="360"/>
        <w:rPr>
          <w:u w:val="none"/>
        </w:rPr>
      </w:pPr>
      <w:r w:rsidDel="00000000" w:rsidR="00000000" w:rsidRPr="00000000">
        <w:rPr>
          <w:rtl w:val="0"/>
        </w:rPr>
        <w:t xml:space="preserve">Foundational literacy and numeracy skills aligned with local school expectations.</w:t>
      </w:r>
    </w:p>
    <w:p w:rsidR="00000000" w:rsidDel="00000000" w:rsidP="00000000" w:rsidRDefault="00000000" w:rsidRPr="00000000" w14:paraId="00000C19">
      <w:pPr>
        <w:numPr>
          <w:ilvl w:val="0"/>
          <w:numId w:val="108"/>
        </w:numPr>
        <w:ind w:left="720" w:hanging="360"/>
        <w:rPr>
          <w:u w:val="none"/>
        </w:rPr>
      </w:pPr>
      <w:r w:rsidDel="00000000" w:rsidR="00000000" w:rsidRPr="00000000">
        <w:rPr>
          <w:rtl w:val="0"/>
        </w:rPr>
        <w:t xml:space="preserve">Social development that prepares children for classroom dynamics.</w:t>
      </w:r>
    </w:p>
    <w:p w:rsidR="00000000" w:rsidDel="00000000" w:rsidP="00000000" w:rsidRDefault="00000000" w:rsidRPr="00000000" w14:paraId="00000C1A">
      <w:pPr>
        <w:numPr>
          <w:ilvl w:val="0"/>
          <w:numId w:val="108"/>
        </w:numPr>
        <w:ind w:left="720" w:hanging="360"/>
        <w:rPr>
          <w:u w:val="none"/>
        </w:rPr>
      </w:pPr>
      <w:r w:rsidDel="00000000" w:rsidR="00000000" w:rsidRPr="00000000">
        <w:rPr>
          <w:rtl w:val="0"/>
        </w:rPr>
        <w:t xml:space="preserve">Emotional resilience building for confident learning.</w:t>
      </w:r>
    </w:p>
    <w:p w:rsidR="00000000" w:rsidDel="00000000" w:rsidP="00000000" w:rsidRDefault="00000000" w:rsidRPr="00000000" w14:paraId="00000C1B">
      <w:pPr>
        <w:numPr>
          <w:ilvl w:val="0"/>
          <w:numId w:val="108"/>
        </w:numPr>
        <w:ind w:left="720" w:hanging="360"/>
        <w:rPr>
          <w:u w:val="none"/>
        </w:rPr>
      </w:pPr>
      <w:r w:rsidDel="00000000" w:rsidR="00000000" w:rsidRPr="00000000">
        <w:rPr>
          <w:rtl w:val="0"/>
        </w:rPr>
        <w:t xml:space="preserve">Cultural inclusivity that reflects our diverse community.</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Book a tour to see our school readiness program in action</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b w:val="1"/>
          <w:bCs w:val="1"/>
        </w:rPr>
      </w:pPr>
      <w:r w:rsidDel="00000000" w:rsidR="00000000" w:rsidRPr="00000000">
        <w:rPr>
          <w:b w:val="1"/>
          <w:bCs w:val="1"/>
          <w:rtl w:val="0"/>
        </w:rPr>
        <w:t xml:space="preserve">H3: Safe, Year-Round Learning Spaces</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Perth's climate presents unique challenges for outdoor play and learning. Our outdoor spaces feature wide-ranging shade structures and sun-safe design elements that allow children to check out and learn safely throughout the year. These aren't afterthoughts. They're purpose-built features that demonstrate our commitment to providing a premium educational environment that protects your child while fostering their natural curiosity and love of learning.</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b w:val="1"/>
          <w:bCs w:val="1"/>
        </w:rPr>
      </w:pPr>
      <w:r w:rsidDel="00000000" w:rsidR="00000000" w:rsidRPr="00000000">
        <w:rPr>
          <w:b w:val="1"/>
          <w:bCs w:val="1"/>
          <w:rtl w:val="0"/>
        </w:rPr>
        <w:t xml:space="preserve">H2: Your Local Kindergarten Experts in Willetton</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We're not just located near Willetton. We're part of this community and understand what local families value most. Our educators know the educational landscape of the area deeply, from the specific curriculum approaches of nearby primary schools to the long-term academic pathway many families envision for their children.</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Our kindergarten near Willetton offers:</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numPr>
          <w:ilvl w:val="0"/>
          <w:numId w:val="34"/>
        </w:numPr>
        <w:ind w:left="720" w:hanging="360"/>
        <w:rPr>
          <w:u w:val="none"/>
        </w:rPr>
      </w:pPr>
      <w:r w:rsidDel="00000000" w:rsidR="00000000" w:rsidRPr="00000000">
        <w:rPr>
          <w:rtl w:val="0"/>
        </w:rPr>
        <w:t xml:space="preserve">Small group sizes for customised attention.</w:t>
      </w:r>
    </w:p>
    <w:p w:rsidR="00000000" w:rsidDel="00000000" w:rsidP="00000000" w:rsidRDefault="00000000" w:rsidRPr="00000000" w14:paraId="00000C2C">
      <w:pPr>
        <w:numPr>
          <w:ilvl w:val="0"/>
          <w:numId w:val="34"/>
        </w:numPr>
        <w:ind w:left="720" w:hanging="360"/>
        <w:rPr>
          <w:u w:val="none"/>
        </w:rPr>
      </w:pPr>
      <w:r w:rsidDel="00000000" w:rsidR="00000000" w:rsidRPr="00000000">
        <w:rPr>
          <w:rtl w:val="0"/>
        </w:rPr>
        <w:t xml:space="preserve">Regular progress updates and parent communication.</w:t>
      </w:r>
    </w:p>
    <w:p w:rsidR="00000000" w:rsidDel="00000000" w:rsidP="00000000" w:rsidRDefault="00000000" w:rsidRPr="00000000" w14:paraId="00000C2D">
      <w:pPr>
        <w:numPr>
          <w:ilvl w:val="0"/>
          <w:numId w:val="34"/>
        </w:numPr>
        <w:ind w:left="720" w:hanging="360"/>
        <w:rPr>
          <w:u w:val="none"/>
        </w:rPr>
      </w:pPr>
      <w:r w:rsidDel="00000000" w:rsidR="00000000" w:rsidRPr="00000000">
        <w:rPr>
          <w:rtl w:val="0"/>
        </w:rPr>
        <w:t xml:space="preserve">Flexible scheduling options for working families.</w:t>
      </w:r>
    </w:p>
    <w:p w:rsidR="00000000" w:rsidDel="00000000" w:rsidP="00000000" w:rsidRDefault="00000000" w:rsidRPr="00000000" w14:paraId="00000C2E">
      <w:pPr>
        <w:numPr>
          <w:ilvl w:val="0"/>
          <w:numId w:val="34"/>
        </w:numPr>
        <w:ind w:left="720" w:hanging="360"/>
        <w:rPr>
          <w:u w:val="none"/>
        </w:rPr>
      </w:pPr>
      <w:r w:rsidDel="00000000" w:rsidR="00000000" w:rsidRPr="00000000">
        <w:rPr>
          <w:rtl w:val="0"/>
        </w:rPr>
        <w:t xml:space="preserve">A curriculum that evolves with educational best practices.</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Our central location makes quality early education accessible to families throughout the area. We pride ourselves on being more than a service provider. We're your partner in nurturing your child's potential during these crucial early years.</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Secure your child's place in our kindergarten program</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b w:val="1"/>
          <w:bCs w:val="1"/>
        </w:rPr>
      </w:pPr>
      <w:r w:rsidDel="00000000" w:rsidR="00000000" w:rsidRPr="00000000">
        <w:rPr>
          <w:b w:val="1"/>
          <w:bCs w:val="1"/>
          <w:rtl w:val="0"/>
        </w:rPr>
        <w:t xml:space="preserve">H2: Why Choose Our Kindergarten near Willetton</w:t>
      </w:r>
    </w:p>
    <w:p w:rsidR="00000000" w:rsidDel="00000000" w:rsidP="00000000" w:rsidRDefault="00000000" w:rsidRPr="00000000" w14:paraId="00000C36">
      <w:pPr>
        <w:ind w:left="0" w:firstLine="0"/>
        <w:rPr/>
      </w:pPr>
      <w:r w:rsidDel="00000000" w:rsidR="00000000" w:rsidRPr="00000000">
        <w:rPr>
          <w:rtl w:val="0"/>
        </w:rPr>
      </w:r>
    </w:p>
    <w:p w:rsidR="00000000" w:rsidDel="00000000" w:rsidP="00000000" w:rsidRDefault="00000000" w:rsidRPr="00000000" w14:paraId="00000C37">
      <w:pPr>
        <w:numPr>
          <w:ilvl w:val="0"/>
          <w:numId w:val="82"/>
        </w:numPr>
        <w:ind w:left="720" w:hanging="360"/>
      </w:pPr>
      <w:r w:rsidDel="00000000" w:rsidR="00000000" w:rsidRPr="00000000">
        <w:rPr>
          <w:b w:val="1"/>
          <w:bCs w:val="1"/>
          <w:rtl w:val="0"/>
        </w:rPr>
        <w:t xml:space="preserve">Modern Learning Environment:</w:t>
      </w:r>
      <w:r w:rsidDel="00000000" w:rsidR="00000000" w:rsidRPr="00000000">
        <w:rPr>
          <w:rtl w:val="0"/>
        </w:rPr>
        <w:t xml:space="preserve"> Classrooms blend iPads, Interactive Whiteboards and the latest learning resources with natural materials and creative arts spaces.</w:t>
      </w:r>
    </w:p>
    <w:p w:rsidR="00000000" w:rsidDel="00000000" w:rsidP="00000000" w:rsidRDefault="00000000" w:rsidRPr="00000000" w14:paraId="00000C38">
      <w:pPr>
        <w:numPr>
          <w:ilvl w:val="0"/>
          <w:numId w:val="82"/>
        </w:numPr>
        <w:ind w:left="720" w:hanging="360"/>
      </w:pPr>
      <w:r w:rsidDel="00000000" w:rsidR="00000000" w:rsidRPr="00000000">
        <w:rPr>
          <w:b w:val="1"/>
          <w:bCs w:val="1"/>
          <w:rtl w:val="0"/>
        </w:rPr>
        <w:t xml:space="preserve">Brand-New, Purpose-Built Facility</w:t>
      </w:r>
      <w:r w:rsidDel="00000000" w:rsidR="00000000" w:rsidRPr="00000000">
        <w:rPr>
          <w:rtl w:val="0"/>
        </w:rPr>
        <w:t xml:space="preserve">: Our Bull Creek centre shows off the best of contemporary early childhood design, with bright, clean, modern spaces and generous indoor and outdoor learning areas.</w:t>
      </w:r>
    </w:p>
    <w:p w:rsidR="00000000" w:rsidDel="00000000" w:rsidP="00000000" w:rsidRDefault="00000000" w:rsidRPr="00000000" w14:paraId="00000C39">
      <w:pPr>
        <w:numPr>
          <w:ilvl w:val="0"/>
          <w:numId w:val="82"/>
        </w:numPr>
        <w:ind w:left="720" w:hanging="360"/>
      </w:pPr>
      <w:r w:rsidDel="00000000" w:rsidR="00000000" w:rsidRPr="00000000">
        <w:rPr>
          <w:b w:val="1"/>
          <w:bCs w:val="1"/>
          <w:rtl w:val="0"/>
        </w:rPr>
        <w:t xml:space="preserve">Interactive Parent App:</w:t>
      </w:r>
      <w:r w:rsidDel="00000000" w:rsidR="00000000" w:rsidRPr="00000000">
        <w:rPr>
          <w:rtl w:val="0"/>
        </w:rPr>
        <w:t xml:space="preserve"> Follow your child's day through photos, videos, observations, learning stories and educational programming. Stay as connected as your schedule allows. Our place is your place.</w:t>
      </w:r>
    </w:p>
    <w:p w:rsidR="00000000" w:rsidDel="00000000" w:rsidP="00000000" w:rsidRDefault="00000000" w:rsidRPr="00000000" w14:paraId="00000C3A">
      <w:pPr>
        <w:numPr>
          <w:ilvl w:val="0"/>
          <w:numId w:val="82"/>
        </w:numPr>
        <w:ind w:left="720" w:hanging="360"/>
      </w:pPr>
      <w:r w:rsidDel="00000000" w:rsidR="00000000" w:rsidRPr="00000000">
        <w:rPr>
          <w:b w:val="1"/>
          <w:bCs w:val="1"/>
          <w:rtl w:val="0"/>
        </w:rPr>
        <w:t xml:space="preserve">Qualified, Caring Educators:</w:t>
      </w:r>
      <w:r w:rsidDel="00000000" w:rsidR="00000000" w:rsidRPr="00000000">
        <w:rPr>
          <w:rtl w:val="0"/>
        </w:rPr>
        <w:t xml:space="preserve"> Our team holds Certificate III, Diploma and degree-level early childhood qualifications, all fully trained in First Aid and committed to ongoing professional development.</w:t>
      </w:r>
    </w:p>
    <w:p w:rsidR="00000000" w:rsidDel="00000000" w:rsidP="00000000" w:rsidRDefault="00000000" w:rsidRPr="00000000" w14:paraId="00000C3B">
      <w:pPr>
        <w:numPr>
          <w:ilvl w:val="0"/>
          <w:numId w:val="82"/>
        </w:numPr>
        <w:ind w:left="720" w:hanging="360"/>
      </w:pPr>
      <w:r w:rsidDel="00000000" w:rsidR="00000000" w:rsidRPr="00000000">
        <w:rPr>
          <w:b w:val="1"/>
          <w:bCs w:val="1"/>
          <w:rtl w:val="0"/>
        </w:rPr>
        <w:t xml:space="preserve">Strong Compliance and Child Safety Standards:</w:t>
      </w:r>
      <w:r w:rsidDel="00000000" w:rsidR="00000000" w:rsidRPr="00000000">
        <w:rPr>
          <w:rtl w:val="0"/>
        </w:rPr>
        <w:t xml:space="preserve"> We meet and exceed the Education and Care Services National Law, backed by our Child Safe Code of Conduct, $20 million public liability insurance and rigorous centre-wide policies and procedures.</w:t>
      </w:r>
    </w:p>
    <w:p w:rsidR="00000000" w:rsidDel="00000000" w:rsidP="00000000" w:rsidRDefault="00000000" w:rsidRPr="00000000" w14:paraId="00000C3C">
      <w:pPr>
        <w:numPr>
          <w:ilvl w:val="0"/>
          <w:numId w:val="82"/>
        </w:numPr>
        <w:ind w:left="720" w:hanging="360"/>
      </w:pPr>
      <w:r w:rsidDel="00000000" w:rsidR="00000000" w:rsidRPr="00000000">
        <w:rPr>
          <w:b w:val="1"/>
          <w:bCs w:val="1"/>
          <w:rtl w:val="0"/>
        </w:rPr>
        <w:t xml:space="preserve">Inclusive, Culturally Responsive Program</w:t>
      </w:r>
      <w:r w:rsidDel="00000000" w:rsidR="00000000" w:rsidRPr="00000000">
        <w:rPr>
          <w:rtl w:val="0"/>
        </w:rPr>
        <w:t xml:space="preserve">: The diverse cultural heritage of our families shows up in our everyday practice, including Aboriginal and Torres Strait Islander perspectives.</w:t>
      </w:r>
    </w:p>
    <w:p w:rsidR="00000000" w:rsidDel="00000000" w:rsidP="00000000" w:rsidRDefault="00000000" w:rsidRPr="00000000" w14:paraId="00000C3D">
      <w:pPr>
        <w:numPr>
          <w:ilvl w:val="0"/>
          <w:numId w:val="82"/>
        </w:numPr>
        <w:ind w:left="720" w:hanging="360"/>
      </w:pPr>
      <w:r w:rsidDel="00000000" w:rsidR="00000000" w:rsidRPr="00000000">
        <w:rPr>
          <w:b w:val="1"/>
          <w:bCs w:val="1"/>
          <w:rtl w:val="0"/>
        </w:rPr>
        <w:t xml:space="preserve">Family Partnership Approach</w:t>
      </w:r>
      <w:r w:rsidDel="00000000" w:rsidR="00000000" w:rsidRPr="00000000">
        <w:rPr>
          <w:rtl w:val="0"/>
        </w:rPr>
        <w:t xml:space="preserve">: We work alongside parents and carers, because you're your child's first and most important educator.</w:t>
      </w:r>
    </w:p>
    <w:p w:rsidR="00000000" w:rsidDel="00000000" w:rsidP="00000000" w:rsidRDefault="00000000" w:rsidRPr="00000000" w14:paraId="00000C3E">
      <w:pPr>
        <w:ind w:left="0" w:firstLine="0"/>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b w:val="1"/>
          <w:bCs w:val="1"/>
        </w:rPr>
      </w:pPr>
      <w:r w:rsidDel="00000000" w:rsidR="00000000" w:rsidRPr="00000000">
        <w:rPr>
          <w:b w:val="1"/>
          <w:bCs w:val="1"/>
          <w:rtl w:val="0"/>
        </w:rPr>
        <w:t xml:space="preserve">What makes your kindergarten different from other centres near Willetton?</w:t>
      </w:r>
    </w:p>
    <w:p w:rsidR="00000000" w:rsidDel="00000000" w:rsidP="00000000" w:rsidRDefault="00000000" w:rsidRPr="00000000" w14:paraId="00000C43">
      <w:pPr>
        <w:rPr>
          <w:b w:val="1"/>
          <w:bCs w:val="1"/>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Our kindergarten specifically meets the high educational expectations of Willetton families. We understand the local school system and have tailored our curriculum so that children are well-prepared for the transition to primary school within this catchment zone. Our educators are not just qualified. They're familiar with the specific requirements and teaching approaches of local schools.</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b w:val="1"/>
          <w:bCs w:val="1"/>
        </w:rPr>
      </w:pPr>
      <w:r w:rsidDel="00000000" w:rsidR="00000000" w:rsidRPr="00000000">
        <w:rPr>
          <w:b w:val="1"/>
          <w:bCs w:val="1"/>
          <w:rtl w:val="0"/>
        </w:rPr>
        <w:t xml:space="preserve">How do you prepare children for the competitive academic environment in Willetton?</w:t>
      </w:r>
    </w:p>
    <w:p w:rsidR="00000000" w:rsidDel="00000000" w:rsidP="00000000" w:rsidRDefault="00000000" w:rsidRPr="00000000" w14:paraId="00000C47">
      <w:pPr>
        <w:rPr>
          <w:b w:val="1"/>
          <w:bCs w:val="1"/>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We focus on building strong foundations in literacy, numeracy, and critical thinking through play-based learning. Our structured program includes daily activities that develop pre-reading skills, mathematical concepts, and problem-solving abilities. We also emphasise social skills and emotional resilience, making sure children are confident and ready to engage with classroom learning.</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b w:val="1"/>
          <w:bCs w:val="1"/>
        </w:rPr>
      </w:pPr>
      <w:r w:rsidDel="00000000" w:rsidR="00000000" w:rsidRPr="00000000">
        <w:rPr>
          <w:b w:val="1"/>
          <w:bCs w:val="1"/>
          <w:rtl w:val="0"/>
        </w:rPr>
        <w:t xml:space="preserve">What safety measures do you have in place for Perth's hot climate?</w:t>
      </w:r>
    </w:p>
    <w:p w:rsidR="00000000" w:rsidDel="00000000" w:rsidP="00000000" w:rsidRDefault="00000000" w:rsidRPr="00000000" w14:paraId="00000C4B">
      <w:pPr>
        <w:rPr>
          <w:b w:val="1"/>
          <w:bCs w:val="1"/>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Our outdoor learning areas </w:t>
      </w:r>
      <w:del w:author="Victor McMillan" w:id="41" w:date="2026-06-22T06:15:48Z">
        <w:r w:rsidDel="00000000" w:rsidR="00000000" w:rsidRPr="00000000">
          <w:rPr>
            <w:rtl w:val="0"/>
          </w:rPr>
          <w:delText xml:space="preserve">exceed City of Canning requirements with wide-ranging </w:delText>
        </w:r>
      </w:del>
      <w:ins w:author="Victor McMillan" w:id="41" w:date="2026-06-22T06:15:48Z">
        <w:r w:rsidDel="00000000" w:rsidR="00000000" w:rsidRPr="00000000">
          <w:rPr>
            <w:rtl w:val="0"/>
          </w:rPr>
          <w:t xml:space="preserve"> have ample </w:t>
        </w:r>
      </w:ins>
      <w:r w:rsidDel="00000000" w:rsidR="00000000" w:rsidRPr="00000000">
        <w:rPr>
          <w:rtl w:val="0"/>
        </w:rPr>
        <w:t xml:space="preserve">shade </w:t>
      </w:r>
      <w:del w:author="Victor McMillan" w:id="42" w:date="2026-06-22T06:16:02Z">
        <w:r w:rsidDel="00000000" w:rsidR="00000000" w:rsidRPr="00000000">
          <w:rPr>
            <w:rtl w:val="0"/>
          </w:rPr>
          <w:delText xml:space="preserve">structures </w:delText>
        </w:r>
      </w:del>
      <w:r w:rsidDel="00000000" w:rsidR="00000000" w:rsidRPr="00000000">
        <w:rPr>
          <w:rtl w:val="0"/>
        </w:rPr>
        <w:t xml:space="preserve">and sun-s</w:t>
      </w:r>
      <w:ins w:author="Victor McMillan" w:id="43" w:date="2026-06-22T06:16:08Z">
        <w:r w:rsidDel="00000000" w:rsidR="00000000" w:rsidRPr="00000000">
          <w:rPr>
            <w:rtl w:val="0"/>
          </w:rPr>
          <w:t xml:space="preserve">mart</w:t>
        </w:r>
      </w:ins>
      <w:del w:author="Victor McMillan" w:id="43" w:date="2026-06-22T06:16:08Z">
        <w:r w:rsidDel="00000000" w:rsidR="00000000" w:rsidRPr="00000000">
          <w:rPr>
            <w:rtl w:val="0"/>
          </w:rPr>
          <w:delText xml:space="preserve">afe</w:delText>
        </w:r>
      </w:del>
      <w:r w:rsidDel="00000000" w:rsidR="00000000" w:rsidRPr="00000000">
        <w:rPr>
          <w:rtl w:val="0"/>
        </w:rPr>
        <w:t xml:space="preserve"> </w:t>
      </w:r>
      <w:del w:author="Victor McMillan" w:id="44" w:date="2026-06-22T06:16:05Z">
        <w:r w:rsidDel="00000000" w:rsidR="00000000" w:rsidRPr="00000000">
          <w:rPr>
            <w:rtl w:val="0"/>
          </w:rPr>
          <w:delText xml:space="preserve">design </w:delText>
        </w:r>
      </w:del>
      <w:r w:rsidDel="00000000" w:rsidR="00000000" w:rsidRPr="00000000">
        <w:rPr>
          <w:rtl w:val="0"/>
        </w:rPr>
        <w:t xml:space="preserve">features. We've invested in purpose-built shade systems that allow for safe outdoor play year-round, so that children can appreciate fresh air and physical activity even during Perth's hottest months.</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b w:val="1"/>
          <w:bCs w:val="1"/>
        </w:rPr>
      </w:pPr>
      <w:r w:rsidDel="00000000" w:rsidR="00000000" w:rsidRPr="00000000">
        <w:rPr>
          <w:b w:val="1"/>
          <w:bCs w:val="1"/>
          <w:rtl w:val="0"/>
        </w:rPr>
        <w:t xml:space="preserve">How do you support Willetton's multicultural community?</w:t>
      </w:r>
    </w:p>
    <w:p w:rsidR="00000000" w:rsidDel="00000000" w:rsidP="00000000" w:rsidRDefault="00000000" w:rsidRPr="00000000" w14:paraId="00000C4F">
      <w:pPr>
        <w:rPr>
          <w:b w:val="1"/>
          <w:bCs w:val="1"/>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We celebrate major cultural festivals, stock our library with diverse books, and encourage families to share their traditions and languages within the classroom.</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b w:val="1"/>
          <w:bCs w:val="1"/>
        </w:rPr>
      </w:pPr>
      <w:r w:rsidDel="00000000" w:rsidR="00000000" w:rsidRPr="00000000">
        <w:rPr>
          <w:b w:val="1"/>
          <w:bCs w:val="1"/>
          <w:rtl w:val="0"/>
        </w:rPr>
        <w:t xml:space="preserve">What are the primary goals of the school readiness program?</w:t>
      </w:r>
    </w:p>
    <w:p w:rsidR="00000000" w:rsidDel="00000000" w:rsidP="00000000" w:rsidRDefault="00000000" w:rsidRPr="00000000" w14:paraId="00000C53">
      <w:pPr>
        <w:rPr>
          <w:b w:val="1"/>
          <w:bCs w:val="1"/>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The goals are to develop strong pre-literacy (phonics), numeracy (number sense), and social-emotional resilience so children are "learner-ready."</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b w:val="1"/>
          <w:bCs w:val="1"/>
        </w:rPr>
      </w:pPr>
      <w:r w:rsidDel="00000000" w:rsidR="00000000" w:rsidRPr="00000000">
        <w:rPr>
          <w:b w:val="1"/>
          <w:bCs w:val="1"/>
          <w:rtl w:val="0"/>
        </w:rPr>
        <w:t xml:space="preserve">Are your Kindy hours flexible?</w:t>
      </w:r>
    </w:p>
    <w:p w:rsidR="00000000" w:rsidDel="00000000" w:rsidP="00000000" w:rsidRDefault="00000000" w:rsidRPr="00000000" w14:paraId="00000C57">
      <w:pPr>
        <w:rPr>
          <w:b w:val="1"/>
          <w:bCs w:val="1"/>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Yes, unlike school-based Kindy, you can drop off as early as 7:00 am and pick up as late as 6:00 pm, while still receiving the full educational program.</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b w:val="1"/>
          <w:bCs w:val="1"/>
        </w:rPr>
      </w:pPr>
      <w:r w:rsidDel="00000000" w:rsidR="00000000" w:rsidRPr="00000000">
        <w:rPr>
          <w:b w:val="1"/>
          <w:bCs w:val="1"/>
          <w:rtl w:val="0"/>
        </w:rPr>
        <w:t xml:space="preserve">Do you cater to Willetton's multicultural community?</w:t>
      </w:r>
    </w:p>
    <w:p w:rsidR="00000000" w:rsidDel="00000000" w:rsidP="00000000" w:rsidRDefault="00000000" w:rsidRPr="00000000" w14:paraId="00000C5C">
      <w:pPr>
        <w:rPr>
          <w:b w:val="1"/>
          <w:bCs w:val="1"/>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We celebrate the rich cultural diversity of Willetton by incorporating multicultural perspectives into our curriculum. Our inclusive approach makes sure every child feels valued and represented, while learning to appreciate and respect different cultures. This is an essential skill for success in our diverse community.</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We invite you to visit our modern facility and check out how we can support your child's educational journey from the very beginning.</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Book your tour today and see why Willetton families choose us for their child's early education</w:t>
      </w:r>
      <w:r w:rsidDel="00000000" w:rsidR="00000000" w:rsidRPr="00000000">
        <w:br w:type="page"/>
      </w:r>
      <w:r w:rsidDel="00000000" w:rsidR="00000000" w:rsidRPr="00000000">
        <w:rPr>
          <w:rtl w:val="0"/>
        </w:rPr>
      </w:r>
    </w:p>
    <w:p w:rsidR="00000000" w:rsidDel="00000000" w:rsidP="00000000" w:rsidRDefault="00000000" w:rsidRPr="00000000" w14:paraId="00000C62">
      <w:pPr>
        <w:pStyle w:val="Heading1"/>
        <w:rPr>
          <w:b w:val="1"/>
          <w:bCs w:val="1"/>
        </w:rPr>
      </w:pPr>
      <w:bookmarkStart w:colFirst="0" w:colLast="0" w:name="_sysslhbbsf4b" w:id="27"/>
      <w:bookmarkEnd w:id="27"/>
      <w:r w:rsidDel="00000000" w:rsidR="00000000" w:rsidRPr="00000000">
        <w:rPr>
          <w:b w:val="1"/>
          <w:bCs w:val="1"/>
          <w:rtl w:val="0"/>
        </w:rPr>
        <w:t xml:space="preserve">Page 28 </w:t>
      </w:r>
    </w:p>
    <w:p w:rsidR="00000000" w:rsidDel="00000000" w:rsidP="00000000" w:rsidRDefault="00000000" w:rsidRPr="00000000" w14:paraId="00000C63">
      <w:pPr>
        <w:rPr>
          <w:b w:val="1"/>
          <w:bCs w:val="1"/>
        </w:rPr>
      </w:pPr>
      <w:r w:rsidDel="00000000" w:rsidR="00000000" w:rsidRPr="00000000">
        <w:rPr>
          <w:b w:val="1"/>
          <w:bCs w:val="1"/>
          <w:rtl w:val="0"/>
        </w:rPr>
        <w:t xml:space="preserve">URL: </w:t>
      </w:r>
      <w:hyperlink r:id="rId26">
        <w:r w:rsidDel="00000000" w:rsidR="00000000" w:rsidRPr="00000000">
          <w:rPr>
            <w:b w:val="1"/>
            <w:bCs w:val="1"/>
            <w:color w:val="1155cc"/>
            <w:u w:val="single"/>
            <w:rtl w:val="0"/>
          </w:rPr>
          <w:t xml:space="preserve">https://flourishelc.com.au/kindergarten-brentwood-wa/</w:t>
        </w:r>
      </w:hyperlink>
      <w:r w:rsidDel="00000000" w:rsidR="00000000" w:rsidRPr="00000000">
        <w:rPr>
          <w:rtl w:val="0"/>
        </w:rPr>
      </w:r>
    </w:p>
    <w:p w:rsidR="00000000" w:rsidDel="00000000" w:rsidP="00000000" w:rsidRDefault="00000000" w:rsidRPr="00000000" w14:paraId="00000C64">
      <w:pPr>
        <w:rPr>
          <w:b w:val="1"/>
          <w:bCs w:val="1"/>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Page Type: Location Page</w:t>
      </w:r>
    </w:p>
    <w:p w:rsidR="00000000" w:rsidDel="00000000" w:rsidP="00000000" w:rsidRDefault="00000000" w:rsidRPr="00000000" w14:paraId="00000C66">
      <w:pPr>
        <w:rPr/>
      </w:pPr>
      <w:r w:rsidDel="00000000" w:rsidR="00000000" w:rsidRPr="00000000">
        <w:rPr>
          <w:rtl w:val="0"/>
        </w:rPr>
        <w:t xml:space="preserve">Content Type: New Content</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Keywords:</w:t>
      </w:r>
    </w:p>
    <w:p w:rsidR="00000000" w:rsidDel="00000000" w:rsidP="00000000" w:rsidRDefault="00000000" w:rsidRPr="00000000" w14:paraId="00000C69">
      <w:pPr>
        <w:rPr>
          <w:b w:val="1"/>
          <w:bCs w:val="1"/>
        </w:rPr>
      </w:pPr>
      <w:r w:rsidDel="00000000" w:rsidR="00000000" w:rsidRPr="00000000">
        <w:rPr>
          <w:b w:val="1"/>
          <w:bCs w:val="1"/>
          <w:rtl w:val="0"/>
        </w:rPr>
        <w:t xml:space="preserve">Primary keyword: kindergarten near brentwood</w:t>
      </w:r>
    </w:p>
    <w:p w:rsidR="00000000" w:rsidDel="00000000" w:rsidP="00000000" w:rsidRDefault="00000000" w:rsidRPr="00000000" w14:paraId="00000C6A">
      <w:pPr>
        <w:rPr/>
      </w:pPr>
      <w:r w:rsidDel="00000000" w:rsidR="00000000" w:rsidRPr="00000000">
        <w:rPr>
          <w:rtl w:val="0"/>
        </w:rPr>
        <w:t xml:space="preserve">Secondary keywords: </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b w:val="1"/>
          <w:bCs w:val="1"/>
        </w:rPr>
      </w:pPr>
      <w:r w:rsidDel="00000000" w:rsidR="00000000" w:rsidRPr="00000000">
        <w:rPr>
          <w:b w:val="1"/>
          <w:bCs w:val="1"/>
          <w:rtl w:val="0"/>
        </w:rPr>
        <w:t xml:space="preserve">Content:</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Meta Title: Kindergarten Near Brentwood WA | Flourish ELC</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Meta Description: Looking for kindergarten near Brentwood? Flourish ELC is a nurturing environment where every child has the chance to grow, learn, and develop. Enquire today.</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b w:val="1"/>
          <w:bCs w:val="1"/>
        </w:rPr>
      </w:pPr>
      <w:r w:rsidDel="00000000" w:rsidR="00000000" w:rsidRPr="00000000">
        <w:rPr>
          <w:b w:val="1"/>
          <w:bCs w:val="1"/>
          <w:rtl w:val="0"/>
        </w:rPr>
        <w:t xml:space="preserve">H1: Kindergarten Near Brentwood</w:t>
      </w:r>
    </w:p>
    <w:p w:rsidR="00000000" w:rsidDel="00000000" w:rsidP="00000000" w:rsidRDefault="00000000" w:rsidRPr="00000000" w14:paraId="00000C74">
      <w:pPr>
        <w:spacing w:after="240" w:before="240" w:lineRule="auto"/>
        <w:rPr/>
      </w:pPr>
      <w:r w:rsidDel="00000000" w:rsidR="00000000" w:rsidRPr="00000000">
        <w:rPr>
          <w:rtl w:val="0"/>
        </w:rPr>
        <w:t xml:space="preserve">Picking the right kindergarten is one of the biggest calls you'll make as a parent. </w:t>
      </w:r>
    </w:p>
    <w:p w:rsidR="00000000" w:rsidDel="00000000" w:rsidP="00000000" w:rsidRDefault="00000000" w:rsidRPr="00000000" w14:paraId="00000C75">
      <w:pPr>
        <w:spacing w:after="240" w:before="240" w:lineRule="auto"/>
        <w:rPr/>
      </w:pPr>
      <w:r w:rsidDel="00000000" w:rsidR="00000000" w:rsidRPr="00000000">
        <w:rPr>
          <w:rtl w:val="0"/>
        </w:rPr>
        <w:t xml:space="preserve">At Flourish ELC, we’ve created a</w:t>
      </w:r>
      <w:r w:rsidDel="00000000" w:rsidR="00000000" w:rsidRPr="00000000">
        <w:rPr>
          <w:rtl w:val="0"/>
        </w:rPr>
        <w:t xml:space="preserve"> kindergarten program near Brentwood that combines evidence-based learning with the warmth and joy that make early childhood truly special, giving children the literacy, numeracy, and social skills they need to step into primary school ready and confident.</w:t>
      </w:r>
    </w:p>
    <w:p w:rsidR="00000000" w:rsidDel="00000000" w:rsidP="00000000" w:rsidRDefault="00000000" w:rsidRPr="00000000" w14:paraId="00000C76">
      <w:pPr>
        <w:spacing w:after="240" w:before="240" w:lineRule="auto"/>
        <w:rPr/>
      </w:pPr>
      <w:r w:rsidDel="00000000" w:rsidR="00000000" w:rsidRPr="00000000">
        <w:rPr>
          <w:rtl w:val="0"/>
        </w:rPr>
        <w:t xml:space="preserve">Nestled near the Canning River and Blue Gum Lake Reserve, our setting also gives children something just as valuable: the chance to learn in and through nature, building curiosity and connection alongside academic growth.</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b w:val="1"/>
          <w:bCs w:val="1"/>
        </w:rPr>
      </w:pPr>
      <w:r w:rsidDel="00000000" w:rsidR="00000000" w:rsidRPr="00000000">
        <w:rPr>
          <w:b w:val="1"/>
          <w:bCs w:val="1"/>
          <w:rtl w:val="0"/>
        </w:rPr>
        <w:t xml:space="preserve">H2: Addressing Your Educational Aspirations</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b w:val="1"/>
          <w:bCs w:val="1"/>
        </w:rPr>
      </w:pPr>
      <w:r w:rsidDel="00000000" w:rsidR="00000000" w:rsidRPr="00000000">
        <w:rPr>
          <w:b w:val="1"/>
          <w:bCs w:val="1"/>
          <w:rtl w:val="0"/>
        </w:rPr>
        <w:t xml:space="preserve">H3: Balancing Academic Excellence with Childhood Joy</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At Flourish ELC, we've designed our program as a play-based curriculum that integrates foundational literacy and numeracy skills through engaging, hands-on experiences that children genuinely appreciate.</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Our educators use evidence-based methodologies that transform learning into adventure. The kids could be checking out mathematical concepts through nature-based activities inspired by the natural environment of Blue Gum Lake Reserve or developing pre-writing skills through creative arts projects. Children build essential competencies while maintaining their natural curiosity and enthusiasm for discovery.</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Give Your Child the Brentwood Advantage - Enquire About Our 2027 Kindergarten Program</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b w:val="1"/>
          <w:bCs w:val="1"/>
        </w:rPr>
      </w:pPr>
      <w:r w:rsidDel="00000000" w:rsidR="00000000" w:rsidRPr="00000000">
        <w:rPr>
          <w:b w:val="1"/>
          <w:bCs w:val="1"/>
          <w:rtl w:val="0"/>
        </w:rPr>
        <w:t xml:space="preserve">H3: Proving Real Learning Through Play</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Our kindergarten program provides detailed progress tracking and regular parent communication, demonstrating your child's development in key areas including:</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numPr>
          <w:ilvl w:val="0"/>
          <w:numId w:val="11"/>
        </w:numPr>
        <w:ind w:left="720" w:hanging="360"/>
        <w:rPr>
          <w:u w:val="none"/>
        </w:rPr>
      </w:pPr>
      <w:r w:rsidDel="00000000" w:rsidR="00000000" w:rsidRPr="00000000">
        <w:rPr>
          <w:rtl w:val="0"/>
        </w:rPr>
        <w:t xml:space="preserve">Pre-literacy skills: phonemic awareness, letter recognition, and early reading comprehension.</w:t>
      </w:r>
    </w:p>
    <w:p w:rsidR="00000000" w:rsidDel="00000000" w:rsidP="00000000" w:rsidRDefault="00000000" w:rsidRPr="00000000" w14:paraId="00000C87">
      <w:pPr>
        <w:numPr>
          <w:ilvl w:val="0"/>
          <w:numId w:val="11"/>
        </w:numPr>
        <w:ind w:left="720" w:hanging="360"/>
        <w:rPr>
          <w:u w:val="none"/>
        </w:rPr>
      </w:pPr>
      <w:r w:rsidDel="00000000" w:rsidR="00000000" w:rsidRPr="00000000">
        <w:rPr>
          <w:rtl w:val="0"/>
        </w:rPr>
        <w:t xml:space="preserve">Mathematical thinking: number concepts, patterns, and problem-solving strategies.</w:t>
      </w:r>
    </w:p>
    <w:p w:rsidR="00000000" w:rsidDel="00000000" w:rsidP="00000000" w:rsidRDefault="00000000" w:rsidRPr="00000000" w14:paraId="00000C88">
      <w:pPr>
        <w:numPr>
          <w:ilvl w:val="0"/>
          <w:numId w:val="11"/>
        </w:numPr>
        <w:ind w:left="720" w:hanging="360"/>
        <w:rPr>
          <w:u w:val="none"/>
        </w:rPr>
      </w:pPr>
      <w:r w:rsidDel="00000000" w:rsidR="00000000" w:rsidRPr="00000000">
        <w:rPr>
          <w:rtl w:val="0"/>
        </w:rPr>
        <w:t xml:space="preserve">Social-emotional competencies: collaboration, self-regulation, and communication.</w:t>
      </w:r>
    </w:p>
    <w:p w:rsidR="00000000" w:rsidDel="00000000" w:rsidP="00000000" w:rsidRDefault="00000000" w:rsidRPr="00000000" w14:paraId="00000C89">
      <w:pPr>
        <w:numPr>
          <w:ilvl w:val="0"/>
          <w:numId w:val="11"/>
        </w:numPr>
        <w:ind w:left="720" w:hanging="360"/>
        <w:rPr>
          <w:u w:val="none"/>
        </w:rPr>
      </w:pPr>
      <w:r w:rsidDel="00000000" w:rsidR="00000000" w:rsidRPr="00000000">
        <w:rPr>
          <w:rtl w:val="0"/>
        </w:rPr>
        <w:t xml:space="preserve">Fine and gross motor development supporting handwriting readiness.</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b w:val="1"/>
          <w:bCs w:val="1"/>
        </w:rPr>
      </w:pPr>
      <w:r w:rsidDel="00000000" w:rsidR="00000000" w:rsidRPr="00000000">
        <w:rPr>
          <w:b w:val="1"/>
          <w:bCs w:val="1"/>
          <w:rtl w:val="0"/>
        </w:rPr>
        <w:t xml:space="preserve">H3: Making the Most of Brentwood's Natural Environment</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Parents chose Brentwood for its leafy, riverside environment and want their child's early learning to reflect this unique setting. Our program welcomes the "garden suburb" character with plenty of exciting children’s play equipment integrating our beautiful natural surroundings into daily curriculum. </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Children learn about local flora and fauna from the Canning River foreshore area, seasonal changes, and sustainable practices, all while developing the observation and inquiry skills essential for future academic success.</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b w:val="1"/>
          <w:bCs w:val="1"/>
        </w:rPr>
      </w:pPr>
      <w:r w:rsidDel="00000000" w:rsidR="00000000" w:rsidRPr="00000000">
        <w:rPr>
          <w:rtl w:val="0"/>
        </w:rPr>
      </w:r>
    </w:p>
    <w:p w:rsidR="00000000" w:rsidDel="00000000" w:rsidP="00000000" w:rsidRDefault="00000000" w:rsidRPr="00000000" w14:paraId="00000C93">
      <w:pPr>
        <w:spacing w:after="240" w:before="240" w:lineRule="auto"/>
        <w:rPr>
          <w:b w:val="1"/>
          <w:bCs w:val="1"/>
        </w:rPr>
      </w:pPr>
      <w:r w:rsidDel="00000000" w:rsidR="00000000" w:rsidRPr="00000000">
        <w:rPr>
          <w:b w:val="1"/>
          <w:bCs w:val="1"/>
          <w:rtl w:val="0"/>
        </w:rPr>
        <w:t xml:space="preserve">H3: The Flourish ELC Values</w:t>
      </w:r>
    </w:p>
    <w:p w:rsidR="00000000" w:rsidDel="00000000" w:rsidP="00000000" w:rsidRDefault="00000000" w:rsidRPr="00000000" w14:paraId="00000C94">
      <w:pPr>
        <w:numPr>
          <w:ilvl w:val="0"/>
          <w:numId w:val="102"/>
        </w:numPr>
        <w:spacing w:after="0" w:afterAutospacing="0" w:before="240" w:lineRule="auto"/>
        <w:ind w:left="720" w:hanging="360"/>
        <w:rPr/>
      </w:pPr>
      <w:r w:rsidDel="00000000" w:rsidR="00000000" w:rsidRPr="00000000">
        <w:rPr>
          <w:rtl w:val="0"/>
        </w:rPr>
        <w:t xml:space="preserve">Belonging and Inclusion</w:t>
      </w:r>
    </w:p>
    <w:p w:rsidR="00000000" w:rsidDel="00000000" w:rsidP="00000000" w:rsidRDefault="00000000" w:rsidRPr="00000000" w14:paraId="00000C95">
      <w:pPr>
        <w:numPr>
          <w:ilvl w:val="0"/>
          <w:numId w:val="102"/>
        </w:numPr>
        <w:spacing w:after="0" w:afterAutospacing="0" w:before="0" w:beforeAutospacing="0" w:lineRule="auto"/>
        <w:ind w:left="720" w:hanging="360"/>
        <w:rPr/>
      </w:pPr>
      <w:r w:rsidDel="00000000" w:rsidR="00000000" w:rsidRPr="00000000">
        <w:rPr>
          <w:rtl w:val="0"/>
        </w:rPr>
        <w:t xml:space="preserve">Partnerships with Family and Community</w:t>
      </w:r>
    </w:p>
    <w:p w:rsidR="00000000" w:rsidDel="00000000" w:rsidP="00000000" w:rsidRDefault="00000000" w:rsidRPr="00000000" w14:paraId="00000C96">
      <w:pPr>
        <w:numPr>
          <w:ilvl w:val="0"/>
          <w:numId w:val="102"/>
        </w:numPr>
        <w:spacing w:after="0" w:afterAutospacing="0" w:before="0" w:beforeAutospacing="0" w:lineRule="auto"/>
        <w:ind w:left="720" w:hanging="360"/>
        <w:rPr/>
      </w:pPr>
      <w:r w:rsidDel="00000000" w:rsidR="00000000" w:rsidRPr="00000000">
        <w:rPr>
          <w:rtl w:val="0"/>
        </w:rPr>
        <w:t xml:space="preserve">Child Led Learning and Growth</w:t>
      </w:r>
    </w:p>
    <w:p w:rsidR="00000000" w:rsidDel="00000000" w:rsidP="00000000" w:rsidRDefault="00000000" w:rsidRPr="00000000" w14:paraId="00000C97">
      <w:pPr>
        <w:numPr>
          <w:ilvl w:val="0"/>
          <w:numId w:val="102"/>
        </w:numPr>
        <w:spacing w:after="0" w:afterAutospacing="0" w:before="0" w:beforeAutospacing="0" w:lineRule="auto"/>
        <w:ind w:left="720" w:hanging="360"/>
        <w:rPr/>
      </w:pPr>
      <w:r w:rsidDel="00000000" w:rsidR="00000000" w:rsidRPr="00000000">
        <w:rPr>
          <w:rtl w:val="0"/>
        </w:rPr>
        <w:t xml:space="preserve">Safety, Wellbeing and Professional Excellence</w:t>
      </w:r>
    </w:p>
    <w:p w:rsidR="00000000" w:rsidDel="00000000" w:rsidP="00000000" w:rsidRDefault="00000000" w:rsidRPr="00000000" w14:paraId="00000C98">
      <w:pPr>
        <w:numPr>
          <w:ilvl w:val="0"/>
          <w:numId w:val="102"/>
        </w:numPr>
        <w:spacing w:after="240" w:before="0" w:beforeAutospacing="0" w:lineRule="auto"/>
        <w:ind w:left="720" w:hanging="360"/>
        <w:rPr/>
      </w:pPr>
      <w:r w:rsidDel="00000000" w:rsidR="00000000" w:rsidRPr="00000000">
        <w:rPr>
          <w:rtl w:val="0"/>
        </w:rPr>
        <w:t xml:space="preserve">Respect for Culture, Diversity and Sustainability</w:t>
      </w:r>
    </w:p>
    <w:p w:rsidR="00000000" w:rsidDel="00000000" w:rsidP="00000000" w:rsidRDefault="00000000" w:rsidRPr="00000000" w14:paraId="00000C99">
      <w:pPr>
        <w:rPr>
          <w:b w:val="1"/>
          <w:bCs w:val="1"/>
        </w:rPr>
      </w:pPr>
      <w:r w:rsidDel="00000000" w:rsidR="00000000" w:rsidRPr="00000000">
        <w:rPr>
          <w:rtl w:val="0"/>
        </w:rPr>
      </w:r>
    </w:p>
    <w:p w:rsidR="00000000" w:rsidDel="00000000" w:rsidP="00000000" w:rsidRDefault="00000000" w:rsidRPr="00000000" w14:paraId="00000C9A">
      <w:pPr>
        <w:rPr>
          <w:b w:val="1"/>
          <w:bCs w:val="1"/>
        </w:rPr>
      </w:pPr>
      <w:r w:rsidDel="00000000" w:rsidR="00000000" w:rsidRPr="00000000">
        <w:rPr>
          <w:rtl w:val="0"/>
        </w:rPr>
      </w:r>
    </w:p>
    <w:p w:rsidR="00000000" w:rsidDel="00000000" w:rsidP="00000000" w:rsidRDefault="00000000" w:rsidRPr="00000000" w14:paraId="00000C9B">
      <w:pPr>
        <w:rPr/>
      </w:pPr>
      <w:r w:rsidDel="00000000" w:rsidR="00000000" w:rsidRPr="00000000">
        <w:rPr>
          <w:b w:val="1"/>
          <w:bCs w:val="1"/>
          <w:rtl w:val="0"/>
        </w:rPr>
        <w:t xml:space="preserve">H2: Reasons to Choose Flourish ELC as Your Kindergarten</w:t>
      </w:r>
      <w:r w:rsidDel="00000000" w:rsidR="00000000" w:rsidRPr="00000000">
        <w:rPr>
          <w:rtl w:val="0"/>
        </w:rPr>
      </w:r>
    </w:p>
    <w:p w:rsidR="00000000" w:rsidDel="00000000" w:rsidP="00000000" w:rsidRDefault="00000000" w:rsidRPr="00000000" w14:paraId="00000C9C">
      <w:pPr>
        <w:numPr>
          <w:ilvl w:val="0"/>
          <w:numId w:val="55"/>
        </w:numPr>
        <w:spacing w:after="0" w:afterAutospacing="0" w:before="24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Each child’s learning plan is guided by their interests, abilities and developmental stage to support meaningful growth.</w:t>
      </w:r>
    </w:p>
    <w:p w:rsidR="00000000" w:rsidDel="00000000" w:rsidP="00000000" w:rsidRDefault="00000000" w:rsidRPr="00000000" w14:paraId="00000C9D">
      <w:pPr>
        <w:numPr>
          <w:ilvl w:val="0"/>
          <w:numId w:val="55"/>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Families stay informed with regular updates, including photos, videos, observations and learning highlights.</w:t>
      </w:r>
    </w:p>
    <w:p w:rsidR="00000000" w:rsidDel="00000000" w:rsidP="00000000" w:rsidRDefault="00000000" w:rsidRPr="00000000" w14:paraId="00000C9E">
      <w:pPr>
        <w:numPr>
          <w:ilvl w:val="0"/>
          <w:numId w:val="55"/>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experience a balanced program including STEM, Sustainability, Cultural Education, and School Readiness.</w:t>
      </w:r>
    </w:p>
    <w:p w:rsidR="00000000" w:rsidDel="00000000" w:rsidP="00000000" w:rsidRDefault="00000000" w:rsidRPr="00000000" w14:paraId="00000C9F">
      <w:pPr>
        <w:numPr>
          <w:ilvl w:val="0"/>
          <w:numId w:val="55"/>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Families are welcome to engage with centre life in a way that suits their schedule and comfort level.</w:t>
      </w:r>
    </w:p>
    <w:p w:rsidR="00000000" w:rsidDel="00000000" w:rsidP="00000000" w:rsidRDefault="00000000" w:rsidRPr="00000000" w14:paraId="00000CA0">
      <w:pPr>
        <w:numPr>
          <w:ilvl w:val="0"/>
          <w:numId w:val="55"/>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Our service is supported by $20 million Public Liability Insurance and First Aid trained educators across the centre.</w:t>
      </w:r>
    </w:p>
    <w:p w:rsidR="00000000" w:rsidDel="00000000" w:rsidP="00000000" w:rsidRDefault="00000000" w:rsidRPr="00000000" w14:paraId="00000CA1">
      <w:pPr>
        <w:numPr>
          <w:ilvl w:val="0"/>
          <w:numId w:val="55"/>
        </w:numPr>
        <w:spacing w:after="0" w:afterAutospacing="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percent of enrolments coming from referrals.</w:t>
      </w:r>
    </w:p>
    <w:p w:rsidR="00000000" w:rsidDel="00000000" w:rsidP="00000000" w:rsidRDefault="00000000" w:rsidRPr="00000000" w14:paraId="00000CA2">
      <w:pPr>
        <w:numPr>
          <w:ilvl w:val="0"/>
          <w:numId w:val="55"/>
        </w:numPr>
        <w:spacing w:after="24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Eligible families can access Child Care Subsidy assistance.</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b w:val="1"/>
          <w:bCs w:val="1"/>
        </w:rPr>
      </w:pPr>
      <w:r w:rsidDel="00000000" w:rsidR="00000000" w:rsidRPr="00000000">
        <w:rPr>
          <w:b w:val="1"/>
          <w:bCs w:val="1"/>
          <w:rtl w:val="0"/>
        </w:rPr>
        <w:t xml:space="preserve">H2: Building Skills for School Success</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Our kindergarten program systematically develops the specific competencies local primary schools expect:</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numPr>
          <w:ilvl w:val="0"/>
          <w:numId w:val="12"/>
        </w:numPr>
        <w:ind w:left="720" w:hanging="360"/>
        <w:rPr>
          <w:u w:val="none"/>
        </w:rPr>
      </w:pPr>
      <w:r w:rsidDel="00000000" w:rsidR="00000000" w:rsidRPr="00000000">
        <w:rPr>
          <w:b w:val="1"/>
          <w:bCs w:val="1"/>
          <w:rtl w:val="0"/>
        </w:rPr>
        <w:t xml:space="preserve">Literacy Foundations</w:t>
      </w:r>
      <w:r w:rsidDel="00000000" w:rsidR="00000000" w:rsidRPr="00000000">
        <w:rPr>
          <w:rtl w:val="0"/>
        </w:rPr>
        <w:t xml:space="preserve">: From phonics and sight words to story comprehension and creative expression.</w:t>
      </w:r>
    </w:p>
    <w:p w:rsidR="00000000" w:rsidDel="00000000" w:rsidP="00000000" w:rsidRDefault="00000000" w:rsidRPr="00000000" w14:paraId="00000CAA">
      <w:pPr>
        <w:numPr>
          <w:ilvl w:val="0"/>
          <w:numId w:val="12"/>
        </w:numPr>
        <w:ind w:left="720" w:hanging="360"/>
        <w:rPr>
          <w:u w:val="none"/>
        </w:rPr>
      </w:pPr>
      <w:r w:rsidDel="00000000" w:rsidR="00000000" w:rsidRPr="00000000">
        <w:rPr>
          <w:b w:val="1"/>
          <w:bCs w:val="1"/>
          <w:rtl w:val="0"/>
        </w:rPr>
        <w:t xml:space="preserve">Mathematical Thinking</w:t>
      </w:r>
      <w:r w:rsidDel="00000000" w:rsidR="00000000" w:rsidRPr="00000000">
        <w:rPr>
          <w:rtl w:val="0"/>
        </w:rPr>
        <w:t xml:space="preserve">: Number sense, measurement concepts, and logical reasoning through hands-on examination.</w:t>
      </w:r>
    </w:p>
    <w:p w:rsidR="00000000" w:rsidDel="00000000" w:rsidP="00000000" w:rsidRDefault="00000000" w:rsidRPr="00000000" w14:paraId="00000CAB">
      <w:pPr>
        <w:numPr>
          <w:ilvl w:val="0"/>
          <w:numId w:val="12"/>
        </w:numPr>
        <w:ind w:left="720" w:hanging="360"/>
        <w:rPr>
          <w:u w:val="none"/>
        </w:rPr>
      </w:pPr>
      <w:r w:rsidDel="00000000" w:rsidR="00000000" w:rsidRPr="00000000">
        <w:rPr>
          <w:b w:val="1"/>
          <w:bCs w:val="1"/>
          <w:rtl w:val="0"/>
        </w:rPr>
        <w:t xml:space="preserve">Scientific Inquiry</w:t>
      </w:r>
      <w:r w:rsidDel="00000000" w:rsidR="00000000" w:rsidRPr="00000000">
        <w:rPr>
          <w:rtl w:val="0"/>
        </w:rPr>
        <w:t xml:space="preserve">: Observation, hypothesis formation, and evidence-based thinking.</w:t>
      </w:r>
    </w:p>
    <w:p w:rsidR="00000000" w:rsidDel="00000000" w:rsidP="00000000" w:rsidRDefault="00000000" w:rsidRPr="00000000" w14:paraId="00000CAC">
      <w:pPr>
        <w:numPr>
          <w:ilvl w:val="0"/>
          <w:numId w:val="12"/>
        </w:numPr>
        <w:ind w:left="720" w:hanging="360"/>
        <w:rPr>
          <w:u w:val="none"/>
        </w:rPr>
      </w:pPr>
      <w:r w:rsidDel="00000000" w:rsidR="00000000" w:rsidRPr="00000000">
        <w:rPr>
          <w:b w:val="1"/>
          <w:bCs w:val="1"/>
          <w:rtl w:val="0"/>
        </w:rPr>
        <w:t xml:space="preserve">Social Skills</w:t>
      </w:r>
      <w:r w:rsidDel="00000000" w:rsidR="00000000" w:rsidRPr="00000000">
        <w:rPr>
          <w:rtl w:val="0"/>
        </w:rPr>
        <w:t xml:space="preserve">: Turn-taking, conflict resolution, and collaborative problem-solving.</w:t>
      </w:r>
    </w:p>
    <w:p w:rsidR="00000000" w:rsidDel="00000000" w:rsidP="00000000" w:rsidRDefault="00000000" w:rsidRPr="00000000" w14:paraId="00000CAD">
      <w:pPr>
        <w:numPr>
          <w:ilvl w:val="0"/>
          <w:numId w:val="12"/>
        </w:numPr>
        <w:ind w:left="720" w:hanging="360"/>
        <w:rPr>
          <w:u w:val="none"/>
        </w:rPr>
      </w:pPr>
      <w:r w:rsidDel="00000000" w:rsidR="00000000" w:rsidRPr="00000000">
        <w:rPr>
          <w:b w:val="1"/>
          <w:bCs w:val="1"/>
          <w:rtl w:val="0"/>
        </w:rPr>
        <w:t xml:space="preserve">Independence</w:t>
      </w:r>
      <w:r w:rsidDel="00000000" w:rsidR="00000000" w:rsidRPr="00000000">
        <w:rPr>
          <w:rtl w:val="0"/>
        </w:rPr>
        <w:t xml:space="preserve">: Self-care routines, organisational skills, and personal responsibility.</w:t>
      </w:r>
    </w:p>
    <w:p w:rsidR="00000000" w:rsidDel="00000000" w:rsidP="00000000" w:rsidRDefault="00000000" w:rsidRPr="00000000" w14:paraId="00000CAE">
      <w:pPr>
        <w:numPr>
          <w:ilvl w:val="0"/>
          <w:numId w:val="12"/>
        </w:numPr>
        <w:ind w:left="720" w:hanging="360"/>
        <w:rPr>
          <w:u w:val="none"/>
        </w:rPr>
      </w:pPr>
      <w:r w:rsidDel="00000000" w:rsidR="00000000" w:rsidRPr="00000000">
        <w:rPr>
          <w:b w:val="1"/>
          <w:bCs w:val="1"/>
          <w:rtl w:val="0"/>
        </w:rPr>
        <w:t xml:space="preserve">Creative Expression</w:t>
      </w:r>
      <w:r w:rsidDel="00000000" w:rsidR="00000000" w:rsidRPr="00000000">
        <w:rPr>
          <w:rtl w:val="0"/>
        </w:rPr>
        <w:t xml:space="preserve">: Art, music, drama, and imaginative play supporting whole-child development.</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Each activity purposefully builds school-relevant skills while maintaining the joy and wonder of early childhood learning.</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b w:val="1"/>
          <w:bCs w:val="1"/>
        </w:rPr>
      </w:pPr>
      <w:r w:rsidDel="00000000" w:rsidR="00000000" w:rsidRPr="00000000">
        <w:rPr>
          <w:b w:val="1"/>
          <w:bCs w:val="1"/>
          <w:rtl w:val="0"/>
        </w:rPr>
        <w:t xml:space="preserve">H2: The Flourish ELC Difference</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Unlike generic early learning programs, we offer specific preparation for Brentwood families' educational aspirations. Our curriculum is reverse-engineered from the expectations of local primary schools that feed into the area's first-rate high schools. We provide the specific Brentwood advantage your child needs.</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Our nature-based philosophy aligns perfectly with the community's values, making daily use of the incredible natural resources surrounding us. Children develop a deep connection to their local environment while building the academic foundations essential for future success.</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With school </w:t>
      </w:r>
      <w:r w:rsidDel="00000000" w:rsidR="00000000" w:rsidRPr="00000000">
        <w:rPr>
          <w:rtl w:val="0"/>
        </w:rPr>
        <w:t xml:space="preserve">enrolment</w:t>
      </w:r>
      <w:r w:rsidDel="00000000" w:rsidR="00000000" w:rsidRPr="00000000">
        <w:rPr>
          <w:rtl w:val="0"/>
        </w:rPr>
        <w:t xml:space="preserve"> dates for 2027 approaching, now is the critical time to secure your child's place and build their confidence for a successful start to primary school. Our limited places confirm the small group sizes and custom attention that deliver genuine school readiness outcomes.</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b w:val="1"/>
          <w:bCs w:val="1"/>
        </w:rPr>
      </w:pPr>
      <w:r w:rsidDel="00000000" w:rsidR="00000000" w:rsidRPr="00000000">
        <w:rPr>
          <w:b w:val="1"/>
          <w:bCs w:val="1"/>
          <w:rtl w:val="0"/>
        </w:rPr>
        <w:t xml:space="preserve">What age is kindergarten in Western Australia?</w:t>
      </w:r>
    </w:p>
    <w:p w:rsidR="00000000" w:rsidDel="00000000" w:rsidP="00000000" w:rsidRDefault="00000000" w:rsidRPr="00000000" w14:paraId="00000CBE">
      <w:pPr>
        <w:rPr>
          <w:b w:val="1"/>
          <w:bCs w:val="1"/>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In WA, kindergarten programs serve children who turn 4 years old by 30 June in their kindergarten year. This makes sure children are developmentally ready for the program's learning experiences.</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b w:val="1"/>
          <w:bCs w:val="1"/>
        </w:rPr>
      </w:pPr>
      <w:r w:rsidDel="00000000" w:rsidR="00000000" w:rsidRPr="00000000">
        <w:rPr>
          <w:b w:val="1"/>
          <w:bCs w:val="1"/>
          <w:rtl w:val="0"/>
        </w:rPr>
        <w:t xml:space="preserve">How does your kindergarten program differ from regular childcare?</w:t>
      </w:r>
    </w:p>
    <w:p w:rsidR="00000000" w:rsidDel="00000000" w:rsidP="00000000" w:rsidRDefault="00000000" w:rsidRPr="00000000" w14:paraId="00000CC2">
      <w:pPr>
        <w:rPr>
          <w:b w:val="1"/>
          <w:bCs w:val="1"/>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Our kindergarten program follows the approved government curriculum with specific school readiness objectives. We employ qualified early childhood teachers and maintain structured learning programs designed to prepare children for formal schooling.</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b w:val="1"/>
          <w:bCs w:val="1"/>
        </w:rPr>
      </w:pPr>
      <w:r w:rsidDel="00000000" w:rsidR="00000000" w:rsidRPr="00000000">
        <w:rPr>
          <w:b w:val="1"/>
          <w:bCs w:val="1"/>
          <w:rtl w:val="0"/>
        </w:rPr>
        <w:t xml:space="preserve">Do you offer full-day or half-day kindergarten programs?</w:t>
      </w:r>
    </w:p>
    <w:p w:rsidR="00000000" w:rsidDel="00000000" w:rsidP="00000000" w:rsidRDefault="00000000" w:rsidRPr="00000000" w14:paraId="00000CC6">
      <w:pPr>
        <w:rPr>
          <w:b w:val="1"/>
          <w:bCs w:val="1"/>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As a long day care service licensed centre, we offer flexible attendance options to suit different family needs. Our programs deliver extensive educational outcomes whether children attend full week or partial week days of your choosing, subject to availability.</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b w:val="1"/>
          <w:bCs w:val="1"/>
        </w:rPr>
      </w:pPr>
      <w:r w:rsidDel="00000000" w:rsidR="00000000" w:rsidRPr="00000000">
        <w:rPr>
          <w:b w:val="1"/>
          <w:bCs w:val="1"/>
          <w:rtl w:val="0"/>
        </w:rPr>
        <w:t xml:space="preserve">How do you use Blue Gum Lake in your curriculum?</w:t>
      </w:r>
    </w:p>
    <w:p w:rsidR="00000000" w:rsidDel="00000000" w:rsidP="00000000" w:rsidRDefault="00000000" w:rsidRPr="00000000" w14:paraId="00000CCA">
      <w:pPr>
        <w:rPr>
          <w:b w:val="1"/>
          <w:bCs w:val="1"/>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We research the local area to understand flora and fauna to include in our programming activities and experiences, helping children develop skills and a connection to the Australian and local Brentwood ecosystem.</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b w:val="1"/>
          <w:bCs w:val="1"/>
        </w:rPr>
      </w:pPr>
      <w:r w:rsidDel="00000000" w:rsidR="00000000" w:rsidRPr="00000000">
        <w:rPr>
          <w:b w:val="1"/>
          <w:bCs w:val="1"/>
          <w:rtl w:val="0"/>
        </w:rPr>
        <w:t xml:space="preserve">Is there an application fee?</w:t>
      </w:r>
    </w:p>
    <w:p w:rsidR="00000000" w:rsidDel="00000000" w:rsidP="00000000" w:rsidRDefault="00000000" w:rsidRPr="00000000" w14:paraId="00000CCE">
      <w:pPr>
        <w:rPr>
          <w:b w:val="1"/>
          <w:bCs w:val="1"/>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We do not charge an application fee or bond! Fee payments include CCS payments direct from Centrelink for eligible families and direct debit for the gap. Fees are payable one week in advance of the current week. .</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b w:val="1"/>
          <w:bCs w:val="1"/>
        </w:rPr>
      </w:pPr>
      <w:r w:rsidDel="00000000" w:rsidR="00000000" w:rsidRPr="00000000">
        <w:rPr>
          <w:b w:val="1"/>
          <w:bCs w:val="1"/>
          <w:rtl w:val="0"/>
        </w:rPr>
        <w:t xml:space="preserve">How do you assess and track my child's progress?</w:t>
      </w:r>
    </w:p>
    <w:p w:rsidR="00000000" w:rsidDel="00000000" w:rsidP="00000000" w:rsidRDefault="00000000" w:rsidRPr="00000000" w14:paraId="00000CD2">
      <w:pPr>
        <w:rPr>
          <w:b w:val="1"/>
          <w:bCs w:val="1"/>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We use observation-based assessments aligned with the Early Years Learning Framework, maintain detailed portfolios of children's work, and provide regular progress reports. Parents receive extensive transition statements valuable for primary school enrolment.</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b w:val="1"/>
          <w:bCs w:val="1"/>
        </w:rPr>
      </w:pPr>
      <w:r w:rsidDel="00000000" w:rsidR="00000000" w:rsidRPr="00000000">
        <w:rPr>
          <w:b w:val="1"/>
          <w:bCs w:val="1"/>
          <w:rtl w:val="0"/>
        </w:rPr>
        <w:t xml:space="preserve">What should my child be able to do before starting kindergarten?</w:t>
      </w:r>
    </w:p>
    <w:p w:rsidR="00000000" w:rsidDel="00000000" w:rsidP="00000000" w:rsidRDefault="00000000" w:rsidRPr="00000000" w14:paraId="00000CD6">
      <w:pPr>
        <w:rPr>
          <w:b w:val="1"/>
          <w:bCs w:val="1"/>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While children develop at different rates, basic self-care skills like toileting and eating independently are helpful. Our industry experts support children at all developmental stages and work with families to address any specific needs.</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Secure Your Child's Place - Contact Us Today</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Give your child the foundation they deserve for their educational journey. Contact Flourish ELC today to learn more about our kindergarten near Brentwood and secure your child's place for 2027.</w:t>
      </w:r>
      <w:r w:rsidDel="00000000" w:rsidR="00000000" w:rsidRPr="00000000">
        <w:br w:type="page"/>
      </w:r>
      <w:r w:rsidDel="00000000" w:rsidR="00000000" w:rsidRPr="00000000">
        <w:rPr>
          <w:rtl w:val="0"/>
        </w:rPr>
      </w:r>
    </w:p>
    <w:p w:rsidR="00000000" w:rsidDel="00000000" w:rsidP="00000000" w:rsidRDefault="00000000" w:rsidRPr="00000000" w14:paraId="00000CDC">
      <w:pPr>
        <w:pStyle w:val="Heading1"/>
        <w:rPr>
          <w:b w:val="1"/>
          <w:bCs w:val="1"/>
        </w:rPr>
      </w:pPr>
      <w:bookmarkStart w:colFirst="0" w:colLast="0" w:name="_g1oj5h9k6vrl" w:id="28"/>
      <w:bookmarkEnd w:id="28"/>
      <w:r w:rsidDel="00000000" w:rsidR="00000000" w:rsidRPr="00000000">
        <w:rPr>
          <w:b w:val="1"/>
          <w:bCs w:val="1"/>
          <w:rtl w:val="0"/>
        </w:rPr>
        <w:t xml:space="preserve">Page 29 </w:t>
      </w:r>
    </w:p>
    <w:p w:rsidR="00000000" w:rsidDel="00000000" w:rsidP="00000000" w:rsidRDefault="00000000" w:rsidRPr="00000000" w14:paraId="00000CDD">
      <w:pPr>
        <w:rPr>
          <w:b w:val="1"/>
          <w:bCs w:val="1"/>
        </w:rPr>
      </w:pPr>
      <w:r w:rsidDel="00000000" w:rsidR="00000000" w:rsidRPr="00000000">
        <w:rPr>
          <w:b w:val="1"/>
          <w:bCs w:val="1"/>
          <w:rtl w:val="0"/>
        </w:rPr>
        <w:t xml:space="preserve">URL: https://flourishelc.com.au/areas-we-serve/</w:t>
      </w:r>
    </w:p>
    <w:p w:rsidR="00000000" w:rsidDel="00000000" w:rsidP="00000000" w:rsidRDefault="00000000" w:rsidRPr="00000000" w14:paraId="00000CDE">
      <w:pPr>
        <w:rPr/>
      </w:pPr>
      <w:r w:rsidDel="00000000" w:rsidR="00000000" w:rsidRPr="00000000">
        <w:rPr>
          <w:rtl w:val="0"/>
        </w:rPr>
        <w:t xml:space="preserve">Page Type: Location Page</w:t>
      </w:r>
    </w:p>
    <w:p w:rsidR="00000000" w:rsidDel="00000000" w:rsidP="00000000" w:rsidRDefault="00000000" w:rsidRPr="00000000" w14:paraId="00000CDF">
      <w:pPr>
        <w:rPr/>
      </w:pPr>
      <w:r w:rsidDel="00000000" w:rsidR="00000000" w:rsidRPr="00000000">
        <w:rPr>
          <w:rtl w:val="0"/>
        </w:rPr>
        <w:t xml:space="preserve">Content Type: New Content</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Keywords:</w:t>
      </w:r>
    </w:p>
    <w:p w:rsidR="00000000" w:rsidDel="00000000" w:rsidP="00000000" w:rsidRDefault="00000000" w:rsidRPr="00000000" w14:paraId="00000CE2">
      <w:pPr>
        <w:rPr>
          <w:b w:val="1"/>
          <w:bCs w:val="1"/>
        </w:rPr>
      </w:pPr>
      <w:r w:rsidDel="00000000" w:rsidR="00000000" w:rsidRPr="00000000">
        <w:rPr>
          <w:b w:val="1"/>
          <w:bCs w:val="1"/>
          <w:rtl w:val="0"/>
        </w:rPr>
        <w:t xml:space="preserve">Primary keyword: childcare near me</w:t>
      </w:r>
    </w:p>
    <w:p w:rsidR="00000000" w:rsidDel="00000000" w:rsidP="00000000" w:rsidRDefault="00000000" w:rsidRPr="00000000" w14:paraId="00000CE3">
      <w:pPr>
        <w:rPr/>
      </w:pPr>
      <w:r w:rsidDel="00000000" w:rsidR="00000000" w:rsidRPr="00000000">
        <w:rPr>
          <w:rtl w:val="0"/>
        </w:rPr>
        <w:t xml:space="preserve">Secondary keywords: daycare near me,preschool near me,kindergarten near me</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b w:val="1"/>
          <w:bCs w:val="1"/>
        </w:rPr>
      </w:pPr>
      <w:r w:rsidDel="00000000" w:rsidR="00000000" w:rsidRPr="00000000">
        <w:rPr>
          <w:b w:val="1"/>
          <w:bCs w:val="1"/>
          <w:rtl w:val="0"/>
        </w:rPr>
        <w:t xml:space="preserve">Content:</w:t>
      </w:r>
    </w:p>
    <w:p w:rsidR="00000000" w:rsidDel="00000000" w:rsidP="00000000" w:rsidRDefault="00000000" w:rsidRPr="00000000" w14:paraId="00000CE6">
      <w:pPr>
        <w:rPr/>
      </w:pPr>
      <w:r w:rsidDel="00000000" w:rsidR="00000000" w:rsidRPr="00000000">
        <w:rPr>
          <w:rtl w:val="0"/>
        </w:rPr>
        <w:t xml:space="preserve">Meta Title: Childcare Near Me | Flourish ELC</w:t>
      </w:r>
    </w:p>
    <w:p w:rsidR="00000000" w:rsidDel="00000000" w:rsidP="00000000" w:rsidRDefault="00000000" w:rsidRPr="00000000" w14:paraId="00000CE7">
      <w:pPr>
        <w:rPr/>
      </w:pPr>
      <w:r w:rsidDel="00000000" w:rsidR="00000000" w:rsidRPr="00000000">
        <w:rPr>
          <w:rtl w:val="0"/>
        </w:rPr>
        <w:t xml:space="preserve">Meta Description: Looking for childcare near me? Find trusted daycare, preschool &amp; kindergarten options in your area. Expert early learning programs for your child's development.</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b w:val="1"/>
          <w:bCs w:val="1"/>
        </w:rPr>
      </w:pPr>
      <w:r w:rsidDel="00000000" w:rsidR="00000000" w:rsidRPr="00000000">
        <w:rPr>
          <w:b w:val="1"/>
          <w:bCs w:val="1"/>
          <w:rtl w:val="0"/>
        </w:rPr>
        <w:t xml:space="preserve">H1: Find Exceptional Childcare Near Me - Quality Early Learning Centres in NSW &amp; WA</w:t>
      </w:r>
    </w:p>
    <w:p w:rsidR="00000000" w:rsidDel="00000000" w:rsidP="00000000" w:rsidRDefault="00000000" w:rsidRPr="00000000" w14:paraId="00000CEA">
      <w:pPr>
        <w:spacing w:after="240" w:before="240" w:lineRule="auto"/>
        <w:rPr/>
      </w:pPr>
      <w:r w:rsidDel="00000000" w:rsidR="00000000" w:rsidRPr="00000000">
        <w:rPr>
          <w:rtl w:val="0"/>
        </w:rPr>
        <w:t xml:space="preserve">At Flourish Early Learning Centre, exceptional childcare means something specific. Qualified educators who genuinely know your child, purposeful programs designed for every stage of development, and warm, safe environments where children feel confident to explore, connect, and grow.</w:t>
      </w:r>
    </w:p>
    <w:p w:rsidR="00000000" w:rsidDel="00000000" w:rsidP="00000000" w:rsidRDefault="00000000" w:rsidRPr="00000000" w14:paraId="00000CEB">
      <w:pPr>
        <w:spacing w:after="240" w:before="240" w:lineRule="auto"/>
        <w:rPr/>
      </w:pPr>
      <w:r w:rsidDel="00000000" w:rsidR="00000000" w:rsidRPr="00000000">
        <w:rPr>
          <w:rtl w:val="0"/>
        </w:rPr>
        <w:t xml:space="preserve">Whether your little one is just starting out in infant care, finding their feet in a toddler program, or preparing for the big step into primary school, our centres are built to meet them where they are and take them further.</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b w:val="1"/>
          <w:bCs w:val="1"/>
        </w:rPr>
      </w:pPr>
      <w:r w:rsidDel="00000000" w:rsidR="00000000" w:rsidRPr="00000000">
        <w:rPr>
          <w:b w:val="1"/>
          <w:bCs w:val="1"/>
          <w:rtl w:val="0"/>
        </w:rPr>
        <w:t xml:space="preserve">H2: Understanding Your Childcare Challenges and Our Services</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b w:val="1"/>
          <w:bCs w:val="1"/>
        </w:rPr>
      </w:pPr>
      <w:r w:rsidDel="00000000" w:rsidR="00000000" w:rsidRPr="00000000">
        <w:rPr>
          <w:b w:val="1"/>
          <w:bCs w:val="1"/>
          <w:rtl w:val="0"/>
        </w:rPr>
        <w:t xml:space="preserve">H3: Availability and Waitlist Concerns</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Finding available spots in quality childcare centres can cause stress. At Flourish ELC, we've expanded our capacity to meet growing community needs, offering immediate enrolment opportunities across multiple age groups. Our streamlined enrolment process means you can secure your child's place quickly and confidently, without the uncertainty of extended waiting periods.</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Book a tour today to check out our available programs</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b w:val="1"/>
          <w:bCs w:val="1"/>
        </w:rPr>
      </w:pPr>
      <w:r w:rsidDel="00000000" w:rsidR="00000000" w:rsidRPr="00000000">
        <w:rPr>
          <w:b w:val="1"/>
          <w:bCs w:val="1"/>
          <w:rtl w:val="0"/>
        </w:rPr>
        <w:t xml:space="preserve">H3: Convenient Locations for Busy Families</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The daily drop-off and pick-up routine shouldn't add stress to your already busy schedule. Our strategically located centres provide easy access from major roads and residential areas, with ample parking and efficient traffic flow designs. We understand that convenience matters when you're managing work commutes and family logistics, which is why our centres feature:</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numPr>
          <w:ilvl w:val="0"/>
          <w:numId w:val="43"/>
        </w:numPr>
        <w:ind w:left="720" w:hanging="360"/>
        <w:rPr>
          <w:u w:val="none"/>
        </w:rPr>
      </w:pPr>
      <w:r w:rsidDel="00000000" w:rsidR="00000000" w:rsidRPr="00000000">
        <w:rPr>
          <w:rtl w:val="0"/>
        </w:rPr>
        <w:t xml:space="preserve">Extended operating hours from 7:00am until 6:00pm to accommodate different work schedules.</w:t>
      </w:r>
    </w:p>
    <w:p w:rsidR="00000000" w:rsidDel="00000000" w:rsidP="00000000" w:rsidRDefault="00000000" w:rsidRPr="00000000" w14:paraId="00000CFB">
      <w:pPr>
        <w:numPr>
          <w:ilvl w:val="0"/>
          <w:numId w:val="43"/>
        </w:numPr>
        <w:ind w:left="720" w:hanging="360"/>
        <w:rPr>
          <w:u w:val="none"/>
        </w:rPr>
      </w:pPr>
      <w:r w:rsidDel="00000000" w:rsidR="00000000" w:rsidRPr="00000000">
        <w:rPr>
          <w:rtl w:val="0"/>
        </w:rPr>
        <w:t xml:space="preserve">Safe, well-lit car parks with designated drop-off zones.</w:t>
      </w:r>
    </w:p>
    <w:p w:rsidR="00000000" w:rsidDel="00000000" w:rsidP="00000000" w:rsidRDefault="00000000" w:rsidRPr="00000000" w14:paraId="00000CFC">
      <w:pPr>
        <w:numPr>
          <w:ilvl w:val="0"/>
          <w:numId w:val="43"/>
        </w:numPr>
        <w:ind w:left="720" w:hanging="360"/>
        <w:rPr>
          <w:u w:val="none"/>
        </w:rPr>
      </w:pPr>
      <w:r w:rsidDel="00000000" w:rsidR="00000000" w:rsidRPr="00000000">
        <w:rPr>
          <w:rtl w:val="0"/>
        </w:rPr>
        <w:t xml:space="preserve">Quick access to main transport routes.</w:t>
      </w:r>
    </w:p>
    <w:p w:rsidR="00000000" w:rsidDel="00000000" w:rsidP="00000000" w:rsidRDefault="00000000" w:rsidRPr="00000000" w14:paraId="00000CFD">
      <w:pPr>
        <w:numPr>
          <w:ilvl w:val="0"/>
          <w:numId w:val="43"/>
        </w:numPr>
        <w:ind w:left="720" w:hanging="360"/>
        <w:rPr>
          <w:u w:val="none"/>
        </w:rPr>
      </w:pPr>
      <w:r w:rsidDel="00000000" w:rsidR="00000000" w:rsidRPr="00000000">
        <w:rPr>
          <w:rtl w:val="0"/>
        </w:rPr>
        <w:t xml:space="preserve">Clear signage and easy navigation.</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b w:val="1"/>
          <w:bCs w:val="1"/>
        </w:rPr>
      </w:pPr>
      <w:r w:rsidDel="00000000" w:rsidR="00000000" w:rsidRPr="00000000">
        <w:rPr>
          <w:rtl w:val="0"/>
        </w:rPr>
      </w:r>
    </w:p>
    <w:p w:rsidR="00000000" w:rsidDel="00000000" w:rsidP="00000000" w:rsidRDefault="00000000" w:rsidRPr="00000000" w14:paraId="00000D00">
      <w:pPr>
        <w:rPr>
          <w:b w:val="1"/>
          <w:bCs w:val="1"/>
        </w:rPr>
      </w:pPr>
      <w:r w:rsidDel="00000000" w:rsidR="00000000" w:rsidRPr="00000000">
        <w:rPr>
          <w:b w:val="1"/>
          <w:bCs w:val="1"/>
          <w:rtl w:val="0"/>
        </w:rPr>
        <w:t xml:space="preserve">H3: Building Community Connections</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For families new to an area or seeking stronger community ties, finding a childcare centre that serves as a social hub proves invaluable. Flourish ELC creates opportunities for both children and parents to build meaningful local connections through regular family events, parent information sessions, and collaborative learning experiences. Our centres become vibrant community spaces where friendships flourish and support networks naturally develop.</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b w:val="1"/>
          <w:bCs w:val="1"/>
        </w:rPr>
      </w:pPr>
      <w:r w:rsidDel="00000000" w:rsidR="00000000" w:rsidRPr="00000000">
        <w:rPr>
          <w:rtl w:val="0"/>
        </w:rPr>
      </w:r>
    </w:p>
    <w:p w:rsidR="00000000" w:rsidDel="00000000" w:rsidP="00000000" w:rsidRDefault="00000000" w:rsidRPr="00000000" w14:paraId="00000D05">
      <w:pPr>
        <w:rPr>
          <w:b w:val="1"/>
          <w:bCs w:val="1"/>
        </w:rPr>
      </w:pPr>
      <w:r w:rsidDel="00000000" w:rsidR="00000000" w:rsidRPr="00000000">
        <w:rPr>
          <w:b w:val="1"/>
          <w:bCs w:val="1"/>
          <w:rtl w:val="0"/>
        </w:rPr>
        <w:t xml:space="preserve">H2: Your Local Daycare Near Me </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As dedicated early learning specialists, we bring fresh innovation and modern approaches to childcare across our service areas. Our purpose-built centres reflect contemporary design standards, incorporating natural light, open learning spaces, and extensive outdoor play areas with custom-designed shade structures vital for safe outdoor activities.</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Our commitment to excellence extends beyond facilities. Each Flourish ELC centre maintains:</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numPr>
          <w:ilvl w:val="0"/>
          <w:numId w:val="54"/>
        </w:numPr>
        <w:ind w:left="720" w:hanging="360"/>
        <w:rPr>
          <w:u w:val="none"/>
        </w:rPr>
      </w:pPr>
      <w:r w:rsidDel="00000000" w:rsidR="00000000" w:rsidRPr="00000000">
        <w:rPr>
          <w:rtl w:val="0"/>
        </w:rPr>
        <w:t xml:space="preserve">Low educator-to-child ratios that provide personalised attention.</w:t>
      </w:r>
    </w:p>
    <w:p w:rsidR="00000000" w:rsidDel="00000000" w:rsidP="00000000" w:rsidRDefault="00000000" w:rsidRPr="00000000" w14:paraId="00000D0C">
      <w:pPr>
        <w:numPr>
          <w:ilvl w:val="0"/>
          <w:numId w:val="54"/>
        </w:numPr>
        <w:ind w:left="720" w:hanging="360"/>
        <w:rPr>
          <w:u w:val="none"/>
        </w:rPr>
      </w:pPr>
      <w:r w:rsidDel="00000000" w:rsidR="00000000" w:rsidRPr="00000000">
        <w:rPr>
          <w:rtl w:val="0"/>
        </w:rPr>
        <w:t xml:space="preserve">Qualified early childhood educators passionate about child development.</w:t>
      </w:r>
    </w:p>
    <w:p w:rsidR="00000000" w:rsidDel="00000000" w:rsidP="00000000" w:rsidRDefault="00000000" w:rsidRPr="00000000" w14:paraId="00000D0D">
      <w:pPr>
        <w:numPr>
          <w:ilvl w:val="0"/>
          <w:numId w:val="54"/>
        </w:numPr>
        <w:ind w:left="720" w:hanging="360"/>
        <w:rPr>
          <w:u w:val="none"/>
        </w:rPr>
      </w:pPr>
      <w:r w:rsidDel="00000000" w:rsidR="00000000" w:rsidRPr="00000000">
        <w:rPr>
          <w:rtl w:val="0"/>
        </w:rPr>
        <w:t xml:space="preserve">Regular professional development to incorporate the latest teaching methods.</w:t>
      </w:r>
    </w:p>
    <w:p w:rsidR="00000000" w:rsidDel="00000000" w:rsidP="00000000" w:rsidRDefault="00000000" w:rsidRPr="00000000" w14:paraId="00000D0E">
      <w:pPr>
        <w:numPr>
          <w:ilvl w:val="0"/>
          <w:numId w:val="54"/>
        </w:numPr>
        <w:ind w:left="720" w:hanging="360"/>
        <w:rPr>
          <w:u w:val="none"/>
        </w:rPr>
      </w:pPr>
      <w:r w:rsidDel="00000000" w:rsidR="00000000" w:rsidRPr="00000000">
        <w:rPr>
          <w:rtl w:val="0"/>
        </w:rPr>
        <w:t xml:space="preserve">Strong partnerships with local schools for smooth transitions.</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Find your nearest Flourish ELC location</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We pride ourselves on responding to local family needs, offering flexible care options including full-time, part-time, and casual bookings. Our boutique approach means every family receives personalised service, with direct communication channels to centre management so your concerns are always heard and addressed quickly.</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b w:val="1"/>
          <w:bCs w:val="1"/>
        </w:rPr>
      </w:pPr>
      <w:r w:rsidDel="00000000" w:rsidR="00000000" w:rsidRPr="00000000">
        <w:rPr>
          <w:b w:val="1"/>
          <w:bCs w:val="1"/>
          <w:rtl w:val="0"/>
        </w:rPr>
        <w:t xml:space="preserve">H2: Why Choose Flourish ELC for Preschool Near Me</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numPr>
          <w:ilvl w:val="0"/>
          <w:numId w:val="28"/>
        </w:numPr>
        <w:ind w:left="720" w:hanging="360"/>
        <w:rPr>
          <w:u w:val="none"/>
        </w:rPr>
      </w:pPr>
      <w:r w:rsidDel="00000000" w:rsidR="00000000" w:rsidRPr="00000000">
        <w:rPr>
          <w:b w:val="1"/>
          <w:bCs w:val="1"/>
          <w:rtl w:val="0"/>
        </w:rPr>
        <w:t xml:space="preserve">Individualised Learning:</w:t>
      </w:r>
      <w:r w:rsidDel="00000000" w:rsidR="00000000" w:rsidRPr="00000000">
        <w:rPr>
          <w:rtl w:val="0"/>
        </w:rPr>
        <w:t xml:space="preserve"> Educators create learning experiences that reflect each child’s strengths, interests and stage of development.</w:t>
      </w:r>
    </w:p>
    <w:p w:rsidR="00000000" w:rsidDel="00000000" w:rsidP="00000000" w:rsidRDefault="00000000" w:rsidRPr="00000000" w14:paraId="00000D18">
      <w:pPr>
        <w:numPr>
          <w:ilvl w:val="0"/>
          <w:numId w:val="28"/>
        </w:numPr>
        <w:ind w:left="720" w:hanging="360"/>
        <w:rPr>
          <w:u w:val="none"/>
        </w:rPr>
      </w:pPr>
      <w:r w:rsidDel="00000000" w:rsidR="00000000" w:rsidRPr="00000000">
        <w:rPr>
          <w:b w:val="1"/>
          <w:bCs w:val="1"/>
          <w:rtl w:val="0"/>
        </w:rPr>
        <w:t xml:space="preserve">Insurance Coverage:</w:t>
      </w:r>
      <w:r w:rsidDel="00000000" w:rsidR="00000000" w:rsidRPr="00000000">
        <w:rPr>
          <w:rtl w:val="0"/>
        </w:rPr>
        <w:t xml:space="preserve"> Our service is backed by $20 million Public Liability Insurance and supported by First Aid trained educators.</w:t>
      </w:r>
      <w:r w:rsidDel="00000000" w:rsidR="00000000" w:rsidRPr="00000000">
        <w:rPr>
          <w:rtl w:val="0"/>
        </w:rPr>
      </w:r>
    </w:p>
    <w:p w:rsidR="00000000" w:rsidDel="00000000" w:rsidP="00000000" w:rsidRDefault="00000000" w:rsidRPr="00000000" w14:paraId="00000D19">
      <w:pPr>
        <w:numPr>
          <w:ilvl w:val="0"/>
          <w:numId w:val="28"/>
        </w:numPr>
        <w:ind w:left="720" w:hanging="360"/>
        <w:rPr>
          <w:u w:val="none"/>
        </w:rPr>
      </w:pPr>
      <w:r w:rsidDel="00000000" w:rsidR="00000000" w:rsidRPr="00000000">
        <w:rPr>
          <w:b w:val="1"/>
          <w:bCs w:val="1"/>
          <w:rtl w:val="0"/>
        </w:rPr>
        <w:t xml:space="preserve">Interactive Parent App:</w:t>
      </w:r>
      <w:r w:rsidDel="00000000" w:rsidR="00000000" w:rsidRPr="00000000">
        <w:rPr>
          <w:rtl w:val="0"/>
        </w:rPr>
        <w:t xml:space="preserve"> Families can stay informed through photos, videos, observations and regular learning updates sent directly to their device.</w:t>
      </w:r>
    </w:p>
    <w:p w:rsidR="00000000" w:rsidDel="00000000" w:rsidP="00000000" w:rsidRDefault="00000000" w:rsidRPr="00000000" w14:paraId="00000D1A">
      <w:pPr>
        <w:numPr>
          <w:ilvl w:val="0"/>
          <w:numId w:val="28"/>
        </w:numPr>
        <w:ind w:left="720" w:hanging="360"/>
        <w:rPr>
          <w:u w:val="none"/>
        </w:rPr>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percent of enrolments coming through family and community referrals.</w:t>
      </w:r>
    </w:p>
    <w:p w:rsidR="00000000" w:rsidDel="00000000" w:rsidP="00000000" w:rsidRDefault="00000000" w:rsidRPr="00000000" w14:paraId="00000D1B">
      <w:pPr>
        <w:numPr>
          <w:ilvl w:val="0"/>
          <w:numId w:val="28"/>
        </w:numPr>
        <w:ind w:left="720" w:hanging="360"/>
        <w:rPr>
          <w:u w:val="none"/>
        </w:rPr>
      </w:pPr>
      <w:r w:rsidDel="00000000" w:rsidR="00000000" w:rsidRPr="00000000">
        <w:rPr>
          <w:b w:val="1"/>
          <w:bCs w:val="1"/>
          <w:rtl w:val="0"/>
        </w:rPr>
        <w:t xml:space="preserve">Comprehensive Curriculum:</w:t>
      </w:r>
      <w:r w:rsidDel="00000000" w:rsidR="00000000" w:rsidRPr="00000000">
        <w:rPr>
          <w:rtl w:val="0"/>
        </w:rPr>
        <w:t xml:space="preserve"> Children engage in STEM, Sustainability, Cultural Education, and School Readiness activities throughout the year.</w:t>
      </w:r>
    </w:p>
    <w:p w:rsidR="00000000" w:rsidDel="00000000" w:rsidP="00000000" w:rsidRDefault="00000000" w:rsidRPr="00000000" w14:paraId="00000D1C">
      <w:pPr>
        <w:numPr>
          <w:ilvl w:val="0"/>
          <w:numId w:val="28"/>
        </w:numPr>
        <w:ind w:left="720" w:hanging="360"/>
        <w:rPr>
          <w:u w:val="none"/>
        </w:rPr>
      </w:pPr>
      <w:r w:rsidDel="00000000" w:rsidR="00000000" w:rsidRPr="00000000">
        <w:rPr>
          <w:b w:val="1"/>
          <w:bCs w:val="1"/>
          <w:rtl w:val="0"/>
        </w:rPr>
        <w:t xml:space="preserve">Flexible Family Involvement:</w:t>
      </w:r>
      <w:r w:rsidDel="00000000" w:rsidR="00000000" w:rsidRPr="00000000">
        <w:rPr>
          <w:rtl w:val="0"/>
        </w:rPr>
        <w:t xml:space="preserve"> We value strong family partnerships and encourage parents to be involved in centre life in a way that suits them.</w:t>
      </w:r>
    </w:p>
    <w:p w:rsidR="00000000" w:rsidDel="00000000" w:rsidP="00000000" w:rsidRDefault="00000000" w:rsidRPr="00000000" w14:paraId="00000D1D">
      <w:pPr>
        <w:numPr>
          <w:ilvl w:val="0"/>
          <w:numId w:val="28"/>
        </w:numPr>
        <w:ind w:left="720" w:hanging="360"/>
        <w:rPr>
          <w:u w:val="none"/>
        </w:rPr>
      </w:pPr>
      <w:r w:rsidDel="00000000" w:rsidR="00000000" w:rsidRPr="00000000">
        <w:rPr>
          <w:b w:val="1"/>
          <w:bCs w:val="1"/>
          <w:rtl w:val="0"/>
        </w:rPr>
        <w:t xml:space="preserve">Subsidy Support:</w:t>
      </w:r>
      <w:r w:rsidDel="00000000" w:rsidR="00000000" w:rsidRPr="00000000">
        <w:rPr>
          <w:rtl w:val="0"/>
        </w:rPr>
        <w:t xml:space="preserve"> Eligible families can access Child Care Subsidy and Start Strong Funding assistance (in NSW).</w:t>
      </w:r>
    </w:p>
    <w:p w:rsidR="00000000" w:rsidDel="00000000" w:rsidP="00000000" w:rsidRDefault="00000000" w:rsidRPr="00000000" w14:paraId="00000D1E">
      <w:pPr>
        <w:ind w:left="0" w:firstLine="0"/>
        <w:rPr/>
      </w:pPr>
      <w:r w:rsidDel="00000000" w:rsidR="00000000" w:rsidRPr="00000000">
        <w:rPr>
          <w:rtl w:val="0"/>
        </w:rPr>
      </w:r>
    </w:p>
    <w:p w:rsidR="00000000" w:rsidDel="00000000" w:rsidP="00000000" w:rsidRDefault="00000000" w:rsidRPr="00000000" w14:paraId="00000D1F">
      <w:pPr>
        <w:ind w:left="0" w:firstLine="0"/>
        <w:rPr/>
      </w:pPr>
      <w:r w:rsidDel="00000000" w:rsidR="00000000" w:rsidRPr="00000000">
        <w:rPr>
          <w:rtl w:val="0"/>
        </w:rPr>
      </w:r>
    </w:p>
    <w:p w:rsidR="00000000" w:rsidDel="00000000" w:rsidP="00000000" w:rsidRDefault="00000000" w:rsidRPr="00000000" w14:paraId="00000D20">
      <w:pPr>
        <w:rPr>
          <w:b w:val="1"/>
          <w:bCs w:val="1"/>
        </w:rPr>
      </w:pPr>
      <w:r w:rsidDel="00000000" w:rsidR="00000000" w:rsidRPr="00000000">
        <w:rPr>
          <w:b w:val="1"/>
          <w:bCs w:val="1"/>
          <w:rtl w:val="0"/>
        </w:rPr>
        <w:t xml:space="preserve">H2: Frequently Asked Questions About Childcare Near Me</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b w:val="1"/>
          <w:bCs w:val="1"/>
        </w:rPr>
      </w:pPr>
      <w:r w:rsidDel="00000000" w:rsidR="00000000" w:rsidRPr="00000000">
        <w:rPr>
          <w:b w:val="1"/>
          <w:bCs w:val="1"/>
          <w:rtl w:val="0"/>
        </w:rPr>
        <w:t xml:space="preserve">What age groups do you cater to?</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We provide extensive care for children from 6 weeks to 5 years old across our centres. Each age group benefits from dedicated spaces and programs designed specifically for their developmental stage, from nurturing nurseries for infants to stimulating preschool rooms for older children.</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b w:val="1"/>
          <w:bCs w:val="1"/>
        </w:rPr>
      </w:pPr>
      <w:r w:rsidDel="00000000" w:rsidR="00000000" w:rsidRPr="00000000">
        <w:rPr>
          <w:b w:val="1"/>
          <w:bCs w:val="1"/>
          <w:rtl w:val="0"/>
        </w:rPr>
        <w:t xml:space="preserve">How do I know if quality daycare near me is available?</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Simply contact us or complete our online enquiry form. Our enrolment team will discuss current availability, arrange a centre tour, and guide you through the enrolment process. We maintain transparent waitlist systems when needed, keeping families informed of anticipated placement timeframes.</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b w:val="1"/>
          <w:bCs w:val="1"/>
        </w:rPr>
      </w:pPr>
      <w:r w:rsidDel="00000000" w:rsidR="00000000" w:rsidRPr="00000000">
        <w:rPr>
          <w:b w:val="1"/>
          <w:bCs w:val="1"/>
          <w:rtl w:val="0"/>
        </w:rPr>
        <w:t xml:space="preserve">What makes your preschool programs different?</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Our preschool near me programs blend structured learning with play-based exploration. Qualified early childhood teachers lead small group experiences focusing on school readiness while maintaining the joy of discovery. We emphasise social-emotional development alongside academic foundations.</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b w:val="1"/>
          <w:bCs w:val="1"/>
        </w:rPr>
      </w:pPr>
      <w:r w:rsidDel="00000000" w:rsidR="00000000" w:rsidRPr="00000000">
        <w:rPr>
          <w:b w:val="1"/>
          <w:bCs w:val="1"/>
          <w:rtl w:val="0"/>
        </w:rPr>
        <w:t xml:space="preserve">Do you offer before and after school care?</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While our primary focus is early learning for children under school age, some locations offer holiday care programs. Contact your preferred centre to discuss specific service offerings in your area.</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b w:val="1"/>
          <w:bCs w:val="1"/>
        </w:rPr>
      </w:pPr>
      <w:r w:rsidDel="00000000" w:rsidR="00000000" w:rsidRPr="00000000">
        <w:rPr>
          <w:b w:val="1"/>
          <w:bCs w:val="1"/>
          <w:rtl w:val="0"/>
        </w:rPr>
        <w:t xml:space="preserve">Can I transfer my child between Flourish ELC locations?</w:t>
      </w:r>
    </w:p>
    <w:p w:rsidR="00000000" w:rsidDel="00000000" w:rsidP="00000000" w:rsidRDefault="00000000" w:rsidRPr="00000000" w14:paraId="00000D33">
      <w:pPr>
        <w:rPr>
          <w:b w:val="1"/>
          <w:bCs w:val="1"/>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Yes, if your family moves or your workplace changes, we offer priority transfer to our other locations, provided a vacancy exists in the required age group.</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b w:val="1"/>
          <w:bCs w:val="1"/>
        </w:rPr>
      </w:pPr>
      <w:r w:rsidDel="00000000" w:rsidR="00000000" w:rsidRPr="00000000">
        <w:rPr>
          <w:b w:val="1"/>
          <w:bCs w:val="1"/>
          <w:rtl w:val="0"/>
        </w:rPr>
        <w:t xml:space="preserve">Do you offer tours on weekends?</w:t>
      </w:r>
    </w:p>
    <w:p w:rsidR="00000000" w:rsidDel="00000000" w:rsidP="00000000" w:rsidRDefault="00000000" w:rsidRPr="00000000" w14:paraId="00000D37">
      <w:pPr>
        <w:rPr>
          <w:b w:val="1"/>
          <w:bCs w:val="1"/>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Generally, we conduct tours during operating hours so you can see the environment in action. Check our social media for upcoming dates.</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b w:val="1"/>
          <w:bCs w:val="1"/>
        </w:rPr>
      </w:pPr>
      <w:r w:rsidDel="00000000" w:rsidR="00000000" w:rsidRPr="00000000">
        <w:rPr>
          <w:b w:val="1"/>
          <w:bCs w:val="1"/>
          <w:rtl w:val="0"/>
        </w:rPr>
        <w:t xml:space="preserve">How do you support children with additional needs?</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We adopt inclusive practices, working collaboratively with families and specialists to support children with additional needs. Our educators receive ongoing training in inclusive education, and we maintain strong relationships with local support services.</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Finding the right childcare near me doesn't have to cause stress. At Flourish ELC, we're committed to providing exceptional early learning experiences that support your child's development while giving you peace of mind. Our modern centres, knowledgeable educators, and innovative programs create the perfect environment for young minds to flourish.</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Secure your child's place today - enquire now about enrolment at your nearest Flourish ELC centre</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flourishelc.com.au/daycare-childcare-willetton-wa/" TargetMode="External"/><Relationship Id="rId22" Type="http://schemas.openxmlformats.org/officeDocument/2006/relationships/hyperlink" Target="https://flourishelc.com.au/kindergarten-leeming-wa/" TargetMode="External"/><Relationship Id="rId21" Type="http://schemas.openxmlformats.org/officeDocument/2006/relationships/hyperlink" Target="https://flourishelc.com.au/kindergarten-bull-creek-wa/" TargetMode="External"/><Relationship Id="rId24" Type="http://schemas.openxmlformats.org/officeDocument/2006/relationships/hyperlink" Target="https://flourishelc.com.au/kindergarten-rossmoyne-wa/" TargetMode="External"/><Relationship Id="rId23" Type="http://schemas.openxmlformats.org/officeDocument/2006/relationships/hyperlink" Target="https://flourishelc.com.au/kindergarten-bateman-w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lourishelc.com.au/daycare-childcare-gables-nsw/" TargetMode="External"/><Relationship Id="rId26" Type="http://schemas.openxmlformats.org/officeDocument/2006/relationships/hyperlink" Target="https://flourishelc.com.au/kindergarten-brentwood-wa/" TargetMode="External"/><Relationship Id="rId25" Type="http://schemas.openxmlformats.org/officeDocument/2006/relationships/hyperlink" Target="https://flourishelc.com.au/kindergarten-willetton-wa/" TargetMode="External"/><Relationship Id="rId5" Type="http://schemas.openxmlformats.org/officeDocument/2006/relationships/styles" Target="styles.xml"/><Relationship Id="rId6" Type="http://schemas.openxmlformats.org/officeDocument/2006/relationships/hyperlink" Target="https://flourishelc.com.au/daycare-childcare-oakville-nsw/" TargetMode="External"/><Relationship Id="rId7" Type="http://schemas.openxmlformats.org/officeDocument/2006/relationships/hyperlink" Target="https://flourishelc.com.au/daycare-childcare-box-hill-nsw/" TargetMode="External"/><Relationship Id="rId8" Type="http://schemas.openxmlformats.org/officeDocument/2006/relationships/hyperlink" Target="https://flourishelc.com.au/daycare-childcare-vineyard-nsw/" TargetMode="External"/><Relationship Id="rId11" Type="http://schemas.openxmlformats.org/officeDocument/2006/relationships/hyperlink" Target="https://flourishelc.com.au/preschool-box-hill-nsw/" TargetMode="External"/><Relationship Id="rId10" Type="http://schemas.openxmlformats.org/officeDocument/2006/relationships/hyperlink" Target="https://flourishelc.com.au/daycare-childcare-riverstone-nsw/" TargetMode="External"/><Relationship Id="rId13" Type="http://schemas.openxmlformats.org/officeDocument/2006/relationships/hyperlink" Target="https://flourishelc.com.au/preschool-gables-nsw/" TargetMode="External"/><Relationship Id="rId12" Type="http://schemas.openxmlformats.org/officeDocument/2006/relationships/hyperlink" Target="https://flourishelc.com.au/preschool-vineyard-nsw/" TargetMode="External"/><Relationship Id="rId15" Type="http://schemas.openxmlformats.org/officeDocument/2006/relationships/hyperlink" Target="https://flourishelc.com.au/preschool-riverstone-nsw/" TargetMode="External"/><Relationship Id="rId14" Type="http://schemas.openxmlformats.org/officeDocument/2006/relationships/hyperlink" Target="https://flourishelc.com.au/preschool-grantham-farm-nsw/" TargetMode="External"/><Relationship Id="rId17" Type="http://schemas.openxmlformats.org/officeDocument/2006/relationships/hyperlink" Target="https://flourishelc.com.au/daycare-childcare-bull-creek-wa/" TargetMode="External"/><Relationship Id="rId16" Type="http://schemas.openxmlformats.org/officeDocument/2006/relationships/hyperlink" Target="https://flourishelc.com.au/preschool-mulgrave-nsw/" TargetMode="External"/><Relationship Id="rId19" Type="http://schemas.openxmlformats.org/officeDocument/2006/relationships/hyperlink" Target="https://flourishelc.com.au/daycare-childcare-rossmoyne-wa/" TargetMode="External"/><Relationship Id="rId18" Type="http://schemas.openxmlformats.org/officeDocument/2006/relationships/hyperlink" Target="https://flourishelc.com.au/daycare-childcare-leeming-w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